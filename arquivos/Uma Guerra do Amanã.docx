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839DB5" w14:textId="5C6345F9" w:rsidR="00E5194E" w:rsidRDefault="00E048D6" w:rsidP="001B1090">
      <w:pPr>
        <w:jc w:val="both"/>
        <w:rPr>
          <w:rFonts w:ascii="Arial Black" w:hAnsi="Arial Black"/>
          <w:sz w:val="96"/>
          <w:szCs w:val="96"/>
        </w:rPr>
      </w:pPr>
      <w:r>
        <w:rPr>
          <w:noProof/>
        </w:rPr>
        <w:drawing>
          <wp:anchor distT="0" distB="0" distL="114300" distR="114300" simplePos="0" relativeHeight="251658240" behindDoc="0" locked="0" layoutInCell="1" allowOverlap="1" wp14:anchorId="607B234C" wp14:editId="34F1C099">
            <wp:simplePos x="0" y="0"/>
            <wp:positionH relativeFrom="page">
              <wp:align>right</wp:align>
            </wp:positionH>
            <wp:positionV relativeFrom="paragraph">
              <wp:posOffset>-899795</wp:posOffset>
            </wp:positionV>
            <wp:extent cx="7535917" cy="10657490"/>
            <wp:effectExtent l="0" t="0" r="8255" b="0"/>
            <wp:wrapNone/>
            <wp:docPr id="743429025" name="Imagem 743429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535917" cy="10657490"/>
                    </a:xfrm>
                    <a:prstGeom prst="rect">
                      <a:avLst/>
                    </a:prstGeom>
                  </pic:spPr>
                </pic:pic>
              </a:graphicData>
            </a:graphic>
            <wp14:sizeRelH relativeFrom="page">
              <wp14:pctWidth>0</wp14:pctWidth>
            </wp14:sizeRelH>
            <wp14:sizeRelV relativeFrom="page">
              <wp14:pctHeight>0</wp14:pctHeight>
            </wp14:sizeRelV>
          </wp:anchor>
        </w:drawing>
      </w:r>
      <w:r w:rsidR="008C1135">
        <w:rPr>
          <w:rFonts w:ascii="Arial Black" w:hAnsi="Arial Black"/>
          <w:sz w:val="96"/>
          <w:szCs w:val="96"/>
        </w:rPr>
        <w:t xml:space="preserve"> </w:t>
      </w:r>
    </w:p>
    <w:p w14:paraId="6845E452" w14:textId="77777777" w:rsidR="00E5194E" w:rsidRDefault="00E5194E" w:rsidP="001B1090">
      <w:pPr>
        <w:jc w:val="both"/>
        <w:rPr>
          <w:rFonts w:ascii="Arial Black" w:hAnsi="Arial Black"/>
          <w:sz w:val="96"/>
          <w:szCs w:val="96"/>
        </w:rPr>
      </w:pPr>
    </w:p>
    <w:p w14:paraId="5C550723" w14:textId="77777777" w:rsidR="00DE1B6A" w:rsidRPr="00084D3B" w:rsidRDefault="00DE1B6A" w:rsidP="001B1090">
      <w:pPr>
        <w:jc w:val="both"/>
        <w:rPr>
          <w:rFonts w:ascii="Arial Black" w:hAnsi="Arial Black"/>
          <w:sz w:val="96"/>
          <w:szCs w:val="96"/>
        </w:rPr>
      </w:pPr>
    </w:p>
    <w:p w14:paraId="44FFB264" w14:textId="77777777" w:rsidR="00DE1B6A" w:rsidRDefault="00DE1B6A" w:rsidP="001B1090">
      <w:pPr>
        <w:jc w:val="both"/>
        <w:rPr>
          <w:rFonts w:ascii="Arial Black" w:hAnsi="Arial Black"/>
          <w:sz w:val="96"/>
          <w:szCs w:val="96"/>
        </w:rPr>
      </w:pPr>
    </w:p>
    <w:p w14:paraId="206B76A7" w14:textId="77777777" w:rsidR="00DE1B6A" w:rsidRDefault="00DE1B6A" w:rsidP="001B1090">
      <w:pPr>
        <w:jc w:val="both"/>
        <w:rPr>
          <w:rFonts w:ascii="Arial Black" w:hAnsi="Arial Black"/>
          <w:sz w:val="96"/>
          <w:szCs w:val="96"/>
        </w:rPr>
      </w:pPr>
    </w:p>
    <w:p w14:paraId="55B3B3B7" w14:textId="77777777" w:rsidR="00445B3F" w:rsidRDefault="00445B3F" w:rsidP="001B1090">
      <w:pPr>
        <w:jc w:val="both"/>
        <w:rPr>
          <w:rFonts w:ascii="Arial Black" w:hAnsi="Arial Black"/>
          <w:sz w:val="96"/>
          <w:szCs w:val="96"/>
        </w:rPr>
      </w:pPr>
    </w:p>
    <w:p w14:paraId="6A026585" w14:textId="77777777" w:rsidR="00445B3F" w:rsidRDefault="00445B3F" w:rsidP="001B1090">
      <w:pPr>
        <w:jc w:val="both"/>
        <w:rPr>
          <w:rFonts w:ascii="Arial Black" w:hAnsi="Arial Black"/>
          <w:sz w:val="96"/>
          <w:szCs w:val="96"/>
        </w:rPr>
      </w:pPr>
    </w:p>
    <w:p w14:paraId="78FD8AAF" w14:textId="77777777" w:rsidR="00445B3F" w:rsidRDefault="00445B3F" w:rsidP="001B1090">
      <w:pPr>
        <w:jc w:val="both"/>
        <w:rPr>
          <w:rFonts w:ascii="Arial Black" w:hAnsi="Arial Black"/>
          <w:sz w:val="96"/>
          <w:szCs w:val="96"/>
        </w:rPr>
      </w:pPr>
    </w:p>
    <w:p w14:paraId="31BE66F1" w14:textId="77777777" w:rsidR="00445B3F" w:rsidRDefault="00445B3F" w:rsidP="001B1090">
      <w:pPr>
        <w:jc w:val="both"/>
        <w:rPr>
          <w:rFonts w:ascii="Arial Black" w:hAnsi="Arial Black"/>
          <w:sz w:val="96"/>
          <w:szCs w:val="96"/>
        </w:rPr>
      </w:pPr>
    </w:p>
    <w:p w14:paraId="707FFFB1" w14:textId="77777777" w:rsidR="007F6D12" w:rsidRDefault="007F6D12" w:rsidP="001B1090">
      <w:pPr>
        <w:jc w:val="both"/>
        <w:rPr>
          <w:rFonts w:ascii="Arial Black" w:hAnsi="Arial Black"/>
          <w:sz w:val="96"/>
          <w:szCs w:val="96"/>
        </w:rPr>
      </w:pPr>
    </w:p>
    <w:p w14:paraId="798128D3" w14:textId="77777777" w:rsidR="007F6D12" w:rsidRDefault="007F6D12" w:rsidP="001B1090">
      <w:pPr>
        <w:jc w:val="both"/>
        <w:rPr>
          <w:rFonts w:ascii="Arial Black" w:hAnsi="Arial Black"/>
          <w:sz w:val="96"/>
          <w:szCs w:val="96"/>
        </w:rPr>
      </w:pPr>
    </w:p>
    <w:p w14:paraId="7F832E75" w14:textId="2D40A078" w:rsidR="00BF23E6" w:rsidRDefault="00F36989" w:rsidP="001B1090">
      <w:pPr>
        <w:jc w:val="center"/>
        <w:rPr>
          <w:rFonts w:ascii="Arial Black" w:hAnsi="Arial Black"/>
          <w:sz w:val="96"/>
          <w:szCs w:val="96"/>
        </w:rPr>
      </w:pPr>
      <w:r>
        <w:rPr>
          <w:rFonts w:ascii="Arial Black" w:hAnsi="Arial Black"/>
          <w:sz w:val="96"/>
          <w:szCs w:val="96"/>
        </w:rPr>
        <w:t>Uma guerra do</w:t>
      </w:r>
    </w:p>
    <w:p w14:paraId="58E2891A" w14:textId="243E9370" w:rsidR="00445B3F" w:rsidRDefault="00F36989" w:rsidP="001B1090">
      <w:pPr>
        <w:jc w:val="center"/>
        <w:rPr>
          <w:rFonts w:ascii="Arial Black" w:hAnsi="Arial Black"/>
          <w:sz w:val="96"/>
          <w:szCs w:val="96"/>
        </w:rPr>
      </w:pPr>
      <w:r>
        <w:rPr>
          <w:rFonts w:ascii="Arial Black" w:hAnsi="Arial Black"/>
          <w:sz w:val="96"/>
          <w:szCs w:val="96"/>
        </w:rPr>
        <w:t>amanhã</w:t>
      </w:r>
    </w:p>
    <w:p w14:paraId="20950631" w14:textId="7BAFB527" w:rsidR="00445B3F" w:rsidRPr="003578E9" w:rsidRDefault="00445B3F" w:rsidP="001B1090">
      <w:pPr>
        <w:pStyle w:val="Ttulo"/>
        <w:jc w:val="both"/>
        <w:rPr>
          <w:rFonts w:hint="eastAsia"/>
          <w:sz w:val="96"/>
          <w:szCs w:val="96"/>
        </w:rPr>
      </w:pPr>
    </w:p>
    <w:p w14:paraId="1674C867" w14:textId="77777777" w:rsidR="007F6D12" w:rsidRPr="003578E9" w:rsidRDefault="007F6D12" w:rsidP="001B1090">
      <w:pPr>
        <w:jc w:val="both"/>
        <w:rPr>
          <w:rFonts w:ascii="Arial Black" w:hAnsi="Arial Black"/>
          <w:sz w:val="96"/>
          <w:szCs w:val="96"/>
        </w:rPr>
      </w:pPr>
    </w:p>
    <w:p w14:paraId="31F4EE90" w14:textId="77777777" w:rsidR="007F6D12" w:rsidRDefault="007F6D12" w:rsidP="001B1090">
      <w:pPr>
        <w:jc w:val="both"/>
        <w:rPr>
          <w:rFonts w:ascii="Arial Black" w:hAnsi="Arial Black"/>
          <w:sz w:val="52"/>
          <w:szCs w:val="52"/>
        </w:rPr>
      </w:pPr>
    </w:p>
    <w:p w14:paraId="322F9ADE" w14:textId="77777777" w:rsidR="007F6D12" w:rsidRDefault="007F6D12" w:rsidP="001B1090">
      <w:pPr>
        <w:jc w:val="both"/>
        <w:rPr>
          <w:rFonts w:ascii="Arial Black" w:hAnsi="Arial Black"/>
          <w:sz w:val="52"/>
          <w:szCs w:val="52"/>
        </w:rPr>
      </w:pPr>
    </w:p>
    <w:p w14:paraId="1E0DF2A2" w14:textId="77777777" w:rsidR="008373C1" w:rsidRDefault="008373C1" w:rsidP="001B1090">
      <w:pPr>
        <w:jc w:val="both"/>
        <w:rPr>
          <w:rFonts w:ascii="Arial Black" w:hAnsi="Arial Black"/>
          <w:sz w:val="52"/>
          <w:szCs w:val="52"/>
        </w:rPr>
      </w:pPr>
    </w:p>
    <w:sdt>
      <w:sdtPr>
        <w:rPr>
          <w:rFonts w:asciiTheme="minorHAnsi" w:eastAsiaTheme="minorEastAsia" w:hAnsiTheme="minorHAnsi" w:cs="Times New Roman"/>
          <w:color w:val="auto"/>
          <w:sz w:val="22"/>
          <w:szCs w:val="22"/>
        </w:rPr>
        <w:id w:val="891920239"/>
        <w:docPartObj>
          <w:docPartGallery w:val="Table of Contents"/>
          <w:docPartUnique/>
        </w:docPartObj>
      </w:sdtPr>
      <w:sdtEndPr/>
      <w:sdtContent>
        <w:p w14:paraId="113D41D7" w14:textId="77777777" w:rsidR="00A245CE" w:rsidRDefault="155EF08D" w:rsidP="00C92386">
          <w:pPr>
            <w:pStyle w:val="CabealhodoSumrio"/>
            <w:rPr>
              <w:rFonts w:hint="eastAsia"/>
              <w:noProof/>
            </w:rPr>
          </w:pPr>
          <w:r>
            <w:t>Sumário</w:t>
          </w:r>
        </w:p>
        <w:p w14:paraId="67AA9F72" w14:textId="0D0825C9" w:rsidR="00A245CE" w:rsidRDefault="00A245CE" w:rsidP="155EF08D">
          <w:pPr>
            <w:pStyle w:val="Sumrio1"/>
            <w:tabs>
              <w:tab w:val="right" w:leader="dot" w:pos="8490"/>
            </w:tabs>
            <w:rPr>
              <w:rStyle w:val="Hyperlink"/>
              <w:rFonts w:hint="eastAsia"/>
              <w:noProof/>
              <w:kern w:val="2"/>
              <w14:ligatures w14:val="standardContextual"/>
            </w:rPr>
          </w:pPr>
          <w:r>
            <w:fldChar w:fldCharType="begin"/>
          </w:r>
          <w:r>
            <w:instrText>TOC \o "1-3" \z \u \h</w:instrText>
          </w:r>
          <w:r>
            <w:fldChar w:fldCharType="separate"/>
          </w:r>
          <w:hyperlink w:anchor="_Toc1759294929">
            <w:r w:rsidR="155EF08D" w:rsidRPr="155EF08D">
              <w:rPr>
                <w:rStyle w:val="Hyperlink"/>
              </w:rPr>
              <w:t>Parte 1: O engenheiro e o Soldado</w:t>
            </w:r>
            <w:r>
              <w:tab/>
            </w:r>
            <w:r>
              <w:fldChar w:fldCharType="begin"/>
            </w:r>
            <w:r>
              <w:instrText>PAGEREF _Toc1759294929 \h</w:instrText>
            </w:r>
            <w:r>
              <w:fldChar w:fldCharType="separate"/>
            </w:r>
            <w:r w:rsidR="155EF08D" w:rsidRPr="155EF08D">
              <w:rPr>
                <w:rStyle w:val="Hyperlink"/>
              </w:rPr>
              <w:t>7</w:t>
            </w:r>
            <w:r>
              <w:fldChar w:fldCharType="end"/>
            </w:r>
          </w:hyperlink>
        </w:p>
        <w:p w14:paraId="17B3B4CE" w14:textId="1B9C7D72" w:rsidR="00A245CE" w:rsidRDefault="155EF08D" w:rsidP="155EF08D">
          <w:pPr>
            <w:pStyle w:val="Sumrio2"/>
            <w:tabs>
              <w:tab w:val="left" w:pos="660"/>
              <w:tab w:val="right" w:leader="dot" w:pos="8490"/>
            </w:tabs>
            <w:rPr>
              <w:rStyle w:val="Hyperlink"/>
              <w:rFonts w:hint="eastAsia"/>
              <w:noProof/>
              <w:kern w:val="2"/>
              <w14:ligatures w14:val="standardContextual"/>
            </w:rPr>
          </w:pPr>
          <w:hyperlink w:anchor="_Toc744279701">
            <w:r w:rsidRPr="155EF08D">
              <w:rPr>
                <w:rStyle w:val="Hyperlink"/>
              </w:rPr>
              <w:t>1</w:t>
            </w:r>
            <w:r w:rsidR="00A245CE">
              <w:tab/>
            </w:r>
            <w:r w:rsidRPr="155EF08D">
              <w:rPr>
                <w:rStyle w:val="Hyperlink"/>
              </w:rPr>
              <w:t>Victor (I)</w:t>
            </w:r>
            <w:r w:rsidR="00A245CE">
              <w:tab/>
            </w:r>
            <w:r w:rsidR="00A245CE">
              <w:fldChar w:fldCharType="begin"/>
            </w:r>
            <w:r w:rsidR="00A245CE">
              <w:instrText>PAGEREF _Toc744279701 \h</w:instrText>
            </w:r>
            <w:r w:rsidR="00A245CE">
              <w:fldChar w:fldCharType="separate"/>
            </w:r>
            <w:r w:rsidRPr="155EF08D">
              <w:rPr>
                <w:rStyle w:val="Hyperlink"/>
              </w:rPr>
              <w:t>7</w:t>
            </w:r>
            <w:r w:rsidR="00A245CE">
              <w:fldChar w:fldCharType="end"/>
            </w:r>
          </w:hyperlink>
        </w:p>
        <w:p w14:paraId="642BF4E3" w14:textId="05342DF9" w:rsidR="00A245CE" w:rsidRDefault="155EF08D" w:rsidP="155EF08D">
          <w:pPr>
            <w:pStyle w:val="Sumrio2"/>
            <w:tabs>
              <w:tab w:val="left" w:pos="660"/>
              <w:tab w:val="right" w:leader="dot" w:pos="8490"/>
            </w:tabs>
            <w:rPr>
              <w:rStyle w:val="Hyperlink"/>
              <w:rFonts w:hint="eastAsia"/>
              <w:noProof/>
              <w:kern w:val="2"/>
              <w14:ligatures w14:val="standardContextual"/>
            </w:rPr>
          </w:pPr>
          <w:hyperlink w:anchor="_Toc1532550550">
            <w:r w:rsidRPr="155EF08D">
              <w:rPr>
                <w:rStyle w:val="Hyperlink"/>
              </w:rPr>
              <w:t>2</w:t>
            </w:r>
            <w:r w:rsidR="00A245CE">
              <w:tab/>
            </w:r>
            <w:r w:rsidRPr="155EF08D">
              <w:rPr>
                <w:rStyle w:val="Hyperlink"/>
              </w:rPr>
              <w:t>Álvares (I)</w:t>
            </w:r>
            <w:r w:rsidR="00A245CE">
              <w:tab/>
            </w:r>
            <w:r w:rsidR="00A245CE">
              <w:fldChar w:fldCharType="begin"/>
            </w:r>
            <w:r w:rsidR="00A245CE">
              <w:instrText>PAGEREF _Toc1532550550 \h</w:instrText>
            </w:r>
            <w:r w:rsidR="00A245CE">
              <w:fldChar w:fldCharType="separate"/>
            </w:r>
            <w:r w:rsidRPr="155EF08D">
              <w:rPr>
                <w:rStyle w:val="Hyperlink"/>
              </w:rPr>
              <w:t>10</w:t>
            </w:r>
            <w:r w:rsidR="00A245CE">
              <w:fldChar w:fldCharType="end"/>
            </w:r>
          </w:hyperlink>
        </w:p>
        <w:p w14:paraId="055E8F32" w14:textId="18BAF94F" w:rsidR="00A245CE" w:rsidRDefault="155EF08D" w:rsidP="155EF08D">
          <w:pPr>
            <w:pStyle w:val="Sumrio2"/>
            <w:tabs>
              <w:tab w:val="right" w:leader="dot" w:pos="8490"/>
            </w:tabs>
            <w:rPr>
              <w:rStyle w:val="Hyperlink"/>
              <w:rFonts w:hint="eastAsia"/>
              <w:noProof/>
              <w:kern w:val="2"/>
              <w14:ligatures w14:val="standardContextual"/>
            </w:rPr>
          </w:pPr>
          <w:hyperlink w:anchor="_Toc1824788068">
            <w:r w:rsidRPr="155EF08D">
              <w:rPr>
                <w:rStyle w:val="Hyperlink"/>
              </w:rPr>
              <w:t>3 Mumppe (I)</w:t>
            </w:r>
            <w:r w:rsidR="00A245CE">
              <w:tab/>
            </w:r>
            <w:r w:rsidR="00A245CE">
              <w:fldChar w:fldCharType="begin"/>
            </w:r>
            <w:r w:rsidR="00A245CE">
              <w:instrText>PAGEREF _Toc1824788068 \h</w:instrText>
            </w:r>
            <w:r w:rsidR="00A245CE">
              <w:fldChar w:fldCharType="separate"/>
            </w:r>
            <w:r w:rsidRPr="155EF08D">
              <w:rPr>
                <w:rStyle w:val="Hyperlink"/>
              </w:rPr>
              <w:t>13</w:t>
            </w:r>
            <w:r w:rsidR="00A245CE">
              <w:fldChar w:fldCharType="end"/>
            </w:r>
          </w:hyperlink>
        </w:p>
        <w:p w14:paraId="17A825C4" w14:textId="141BB86C" w:rsidR="00A245CE" w:rsidRDefault="155EF08D" w:rsidP="155EF08D">
          <w:pPr>
            <w:pStyle w:val="Sumrio2"/>
            <w:tabs>
              <w:tab w:val="right" w:leader="dot" w:pos="8490"/>
            </w:tabs>
            <w:rPr>
              <w:rStyle w:val="Hyperlink"/>
              <w:rFonts w:hint="eastAsia"/>
              <w:noProof/>
              <w:kern w:val="2"/>
              <w14:ligatures w14:val="standardContextual"/>
            </w:rPr>
          </w:pPr>
          <w:hyperlink w:anchor="_Toc597303358">
            <w:r w:rsidRPr="155EF08D">
              <w:rPr>
                <w:rStyle w:val="Hyperlink"/>
              </w:rPr>
              <w:t>4 John (I)</w:t>
            </w:r>
            <w:r w:rsidR="00A245CE">
              <w:tab/>
            </w:r>
            <w:r w:rsidR="00A245CE">
              <w:fldChar w:fldCharType="begin"/>
            </w:r>
            <w:r w:rsidR="00A245CE">
              <w:instrText>PAGEREF _Toc597303358 \h</w:instrText>
            </w:r>
            <w:r w:rsidR="00A245CE">
              <w:fldChar w:fldCharType="separate"/>
            </w:r>
            <w:r w:rsidRPr="155EF08D">
              <w:rPr>
                <w:rStyle w:val="Hyperlink"/>
              </w:rPr>
              <w:t>16</w:t>
            </w:r>
            <w:r w:rsidR="00A245CE">
              <w:fldChar w:fldCharType="end"/>
            </w:r>
          </w:hyperlink>
        </w:p>
        <w:p w14:paraId="28BD9750" w14:textId="34330813" w:rsidR="00A245CE" w:rsidRDefault="155EF08D" w:rsidP="155EF08D">
          <w:pPr>
            <w:pStyle w:val="Sumrio2"/>
            <w:tabs>
              <w:tab w:val="right" w:leader="dot" w:pos="8490"/>
            </w:tabs>
            <w:rPr>
              <w:rStyle w:val="Hyperlink"/>
              <w:rFonts w:hint="eastAsia"/>
              <w:noProof/>
              <w:kern w:val="2"/>
              <w14:ligatures w14:val="standardContextual"/>
            </w:rPr>
          </w:pPr>
          <w:hyperlink w:anchor="_Toc619342328">
            <w:r w:rsidRPr="155EF08D">
              <w:rPr>
                <w:rStyle w:val="Hyperlink"/>
              </w:rPr>
              <w:t>5 Victor (II)</w:t>
            </w:r>
            <w:r w:rsidR="00A245CE">
              <w:tab/>
            </w:r>
            <w:r w:rsidR="00A245CE">
              <w:fldChar w:fldCharType="begin"/>
            </w:r>
            <w:r w:rsidR="00A245CE">
              <w:instrText>PAGEREF _Toc619342328 \h</w:instrText>
            </w:r>
            <w:r w:rsidR="00A245CE">
              <w:fldChar w:fldCharType="separate"/>
            </w:r>
            <w:r w:rsidRPr="155EF08D">
              <w:rPr>
                <w:rStyle w:val="Hyperlink"/>
              </w:rPr>
              <w:t>18</w:t>
            </w:r>
            <w:r w:rsidR="00A245CE">
              <w:fldChar w:fldCharType="end"/>
            </w:r>
          </w:hyperlink>
        </w:p>
        <w:p w14:paraId="0C629A01" w14:textId="4AF3E4B3" w:rsidR="00A245CE" w:rsidRDefault="155EF08D" w:rsidP="155EF08D">
          <w:pPr>
            <w:pStyle w:val="Sumrio2"/>
            <w:tabs>
              <w:tab w:val="right" w:leader="dot" w:pos="8490"/>
            </w:tabs>
            <w:rPr>
              <w:rStyle w:val="Hyperlink"/>
              <w:rFonts w:hint="eastAsia"/>
              <w:noProof/>
              <w:kern w:val="2"/>
              <w14:ligatures w14:val="standardContextual"/>
            </w:rPr>
          </w:pPr>
          <w:hyperlink w:anchor="_Toc1767803110">
            <w:r w:rsidRPr="155EF08D">
              <w:rPr>
                <w:rStyle w:val="Hyperlink"/>
              </w:rPr>
              <w:t>6 Álvares (II)</w:t>
            </w:r>
            <w:r w:rsidR="00A245CE">
              <w:tab/>
            </w:r>
            <w:r w:rsidR="00A245CE">
              <w:fldChar w:fldCharType="begin"/>
            </w:r>
            <w:r w:rsidR="00A245CE">
              <w:instrText>PAGEREF _Toc1767803110 \h</w:instrText>
            </w:r>
            <w:r w:rsidR="00A245CE">
              <w:fldChar w:fldCharType="separate"/>
            </w:r>
            <w:r w:rsidRPr="155EF08D">
              <w:rPr>
                <w:rStyle w:val="Hyperlink"/>
              </w:rPr>
              <w:t>21</w:t>
            </w:r>
            <w:r w:rsidR="00A245CE">
              <w:fldChar w:fldCharType="end"/>
            </w:r>
          </w:hyperlink>
        </w:p>
        <w:p w14:paraId="3DBAC5D8" w14:textId="0D7DB39E" w:rsidR="00A245CE" w:rsidRDefault="155EF08D" w:rsidP="155EF08D">
          <w:pPr>
            <w:pStyle w:val="Sumrio2"/>
            <w:tabs>
              <w:tab w:val="right" w:leader="dot" w:pos="8490"/>
            </w:tabs>
            <w:rPr>
              <w:rStyle w:val="Hyperlink"/>
              <w:rFonts w:hint="eastAsia"/>
              <w:noProof/>
              <w:kern w:val="2"/>
              <w14:ligatures w14:val="standardContextual"/>
            </w:rPr>
          </w:pPr>
          <w:hyperlink w:anchor="_Toc964080522">
            <w:r w:rsidRPr="155EF08D">
              <w:rPr>
                <w:rStyle w:val="Hyperlink"/>
              </w:rPr>
              <w:t>7 Maya (I)</w:t>
            </w:r>
            <w:r w:rsidR="00A245CE">
              <w:tab/>
            </w:r>
            <w:r w:rsidR="00A245CE">
              <w:fldChar w:fldCharType="begin"/>
            </w:r>
            <w:r w:rsidR="00A245CE">
              <w:instrText>PAGEREF _Toc964080522 \h</w:instrText>
            </w:r>
            <w:r w:rsidR="00A245CE">
              <w:fldChar w:fldCharType="separate"/>
            </w:r>
            <w:r w:rsidRPr="155EF08D">
              <w:rPr>
                <w:rStyle w:val="Hyperlink"/>
              </w:rPr>
              <w:t>24</w:t>
            </w:r>
            <w:r w:rsidR="00A245CE">
              <w:fldChar w:fldCharType="end"/>
            </w:r>
          </w:hyperlink>
        </w:p>
        <w:p w14:paraId="4144D320" w14:textId="2E0597AF" w:rsidR="00A245CE" w:rsidRDefault="155EF08D" w:rsidP="155EF08D">
          <w:pPr>
            <w:pStyle w:val="Sumrio2"/>
            <w:tabs>
              <w:tab w:val="right" w:leader="dot" w:pos="8490"/>
            </w:tabs>
            <w:rPr>
              <w:rStyle w:val="Hyperlink"/>
              <w:rFonts w:hint="eastAsia"/>
              <w:noProof/>
              <w:kern w:val="2"/>
              <w14:ligatures w14:val="standardContextual"/>
            </w:rPr>
          </w:pPr>
          <w:hyperlink w:anchor="_Toc1874030399">
            <w:r w:rsidRPr="155EF08D">
              <w:rPr>
                <w:rStyle w:val="Hyperlink"/>
              </w:rPr>
              <w:t>8 Sophie (I)</w:t>
            </w:r>
            <w:r w:rsidR="00A245CE">
              <w:tab/>
            </w:r>
            <w:r w:rsidR="00A245CE">
              <w:fldChar w:fldCharType="begin"/>
            </w:r>
            <w:r w:rsidR="00A245CE">
              <w:instrText>PAGEREF _Toc1874030399 \h</w:instrText>
            </w:r>
            <w:r w:rsidR="00A245CE">
              <w:fldChar w:fldCharType="separate"/>
            </w:r>
            <w:r w:rsidRPr="155EF08D">
              <w:rPr>
                <w:rStyle w:val="Hyperlink"/>
              </w:rPr>
              <w:t>28</w:t>
            </w:r>
            <w:r w:rsidR="00A245CE">
              <w:fldChar w:fldCharType="end"/>
            </w:r>
          </w:hyperlink>
        </w:p>
        <w:p w14:paraId="08643C6F" w14:textId="6BF99831" w:rsidR="00A245CE" w:rsidRDefault="155EF08D" w:rsidP="155EF08D">
          <w:pPr>
            <w:pStyle w:val="Sumrio2"/>
            <w:tabs>
              <w:tab w:val="right" w:leader="dot" w:pos="8490"/>
            </w:tabs>
            <w:rPr>
              <w:rStyle w:val="Hyperlink"/>
              <w:rFonts w:hint="eastAsia"/>
              <w:noProof/>
              <w:kern w:val="2"/>
              <w14:ligatures w14:val="standardContextual"/>
            </w:rPr>
          </w:pPr>
          <w:hyperlink w:anchor="_Toc1874778115">
            <w:r w:rsidRPr="155EF08D">
              <w:rPr>
                <w:rStyle w:val="Hyperlink"/>
              </w:rPr>
              <w:t>9 Victor (III)</w:t>
            </w:r>
            <w:r w:rsidR="00A245CE">
              <w:tab/>
            </w:r>
            <w:r w:rsidR="00A245CE">
              <w:fldChar w:fldCharType="begin"/>
            </w:r>
            <w:r w:rsidR="00A245CE">
              <w:instrText>PAGEREF _Toc1874778115 \h</w:instrText>
            </w:r>
            <w:r w:rsidR="00A245CE">
              <w:fldChar w:fldCharType="separate"/>
            </w:r>
            <w:r w:rsidRPr="155EF08D">
              <w:rPr>
                <w:rStyle w:val="Hyperlink"/>
              </w:rPr>
              <w:t>30</w:t>
            </w:r>
            <w:r w:rsidR="00A245CE">
              <w:fldChar w:fldCharType="end"/>
            </w:r>
          </w:hyperlink>
        </w:p>
        <w:p w14:paraId="086F1E95" w14:textId="40C2C999" w:rsidR="00A245CE" w:rsidRDefault="155EF08D" w:rsidP="155EF08D">
          <w:pPr>
            <w:pStyle w:val="Sumrio2"/>
            <w:tabs>
              <w:tab w:val="right" w:leader="dot" w:pos="8490"/>
            </w:tabs>
            <w:rPr>
              <w:rStyle w:val="Hyperlink"/>
              <w:rFonts w:hint="eastAsia"/>
              <w:noProof/>
              <w:kern w:val="2"/>
              <w14:ligatures w14:val="standardContextual"/>
            </w:rPr>
          </w:pPr>
          <w:hyperlink w:anchor="_Toc1141788559">
            <w:r w:rsidRPr="155EF08D">
              <w:rPr>
                <w:rStyle w:val="Hyperlink"/>
              </w:rPr>
              <w:t>10 Álvares (III)</w:t>
            </w:r>
            <w:r w:rsidR="00A245CE">
              <w:tab/>
            </w:r>
            <w:r w:rsidR="00A245CE">
              <w:fldChar w:fldCharType="begin"/>
            </w:r>
            <w:r w:rsidR="00A245CE">
              <w:instrText>PAGEREF _Toc1141788559 \h</w:instrText>
            </w:r>
            <w:r w:rsidR="00A245CE">
              <w:fldChar w:fldCharType="separate"/>
            </w:r>
            <w:r w:rsidRPr="155EF08D">
              <w:rPr>
                <w:rStyle w:val="Hyperlink"/>
              </w:rPr>
              <w:t>33</w:t>
            </w:r>
            <w:r w:rsidR="00A245CE">
              <w:fldChar w:fldCharType="end"/>
            </w:r>
          </w:hyperlink>
        </w:p>
        <w:p w14:paraId="29F4ECB5" w14:textId="3AB8253C" w:rsidR="00A245CE" w:rsidRDefault="155EF08D" w:rsidP="155EF08D">
          <w:pPr>
            <w:pStyle w:val="Sumrio2"/>
            <w:tabs>
              <w:tab w:val="right" w:leader="dot" w:pos="8490"/>
            </w:tabs>
            <w:rPr>
              <w:rStyle w:val="Hyperlink"/>
              <w:rFonts w:hint="eastAsia"/>
              <w:noProof/>
              <w:kern w:val="2"/>
              <w14:ligatures w14:val="standardContextual"/>
            </w:rPr>
          </w:pPr>
          <w:hyperlink w:anchor="_Toc1731173952">
            <w:r w:rsidRPr="155EF08D">
              <w:rPr>
                <w:rStyle w:val="Hyperlink"/>
              </w:rPr>
              <w:t>11 Jonatan (II)</w:t>
            </w:r>
            <w:r w:rsidR="00A245CE">
              <w:tab/>
            </w:r>
            <w:r w:rsidR="00A245CE">
              <w:fldChar w:fldCharType="begin"/>
            </w:r>
            <w:r w:rsidR="00A245CE">
              <w:instrText>PAGEREF _Toc1731173952 \h</w:instrText>
            </w:r>
            <w:r w:rsidR="00A245CE">
              <w:fldChar w:fldCharType="separate"/>
            </w:r>
            <w:r w:rsidRPr="155EF08D">
              <w:rPr>
                <w:rStyle w:val="Hyperlink"/>
              </w:rPr>
              <w:t>38</w:t>
            </w:r>
            <w:r w:rsidR="00A245CE">
              <w:fldChar w:fldCharType="end"/>
            </w:r>
          </w:hyperlink>
        </w:p>
        <w:p w14:paraId="3429A689" w14:textId="1FCCA4BC" w:rsidR="00A245CE" w:rsidRDefault="155EF08D" w:rsidP="155EF08D">
          <w:pPr>
            <w:pStyle w:val="Sumrio2"/>
            <w:tabs>
              <w:tab w:val="right" w:leader="dot" w:pos="8490"/>
            </w:tabs>
            <w:rPr>
              <w:rStyle w:val="Hyperlink"/>
              <w:rFonts w:hint="eastAsia"/>
              <w:noProof/>
              <w:kern w:val="2"/>
              <w14:ligatures w14:val="standardContextual"/>
            </w:rPr>
          </w:pPr>
          <w:hyperlink w:anchor="_Toc80963274">
            <w:r w:rsidRPr="155EF08D">
              <w:rPr>
                <w:rStyle w:val="Hyperlink"/>
              </w:rPr>
              <w:t>12 Idris (I)</w:t>
            </w:r>
            <w:r w:rsidR="00A245CE">
              <w:tab/>
            </w:r>
            <w:r w:rsidR="00A245CE">
              <w:fldChar w:fldCharType="begin"/>
            </w:r>
            <w:r w:rsidR="00A245CE">
              <w:instrText>PAGEREF _Toc80963274 \h</w:instrText>
            </w:r>
            <w:r w:rsidR="00A245CE">
              <w:fldChar w:fldCharType="separate"/>
            </w:r>
            <w:r w:rsidRPr="155EF08D">
              <w:rPr>
                <w:rStyle w:val="Hyperlink"/>
              </w:rPr>
              <w:t>38</w:t>
            </w:r>
            <w:r w:rsidR="00A245CE">
              <w:fldChar w:fldCharType="end"/>
            </w:r>
          </w:hyperlink>
        </w:p>
        <w:p w14:paraId="3CE693E3" w14:textId="69575FBC" w:rsidR="00A245CE" w:rsidRDefault="155EF08D" w:rsidP="155EF08D">
          <w:pPr>
            <w:pStyle w:val="Sumrio2"/>
            <w:tabs>
              <w:tab w:val="right" w:leader="dot" w:pos="8490"/>
            </w:tabs>
            <w:rPr>
              <w:rStyle w:val="Hyperlink"/>
              <w:rFonts w:hint="eastAsia"/>
              <w:noProof/>
              <w:kern w:val="2"/>
              <w14:ligatures w14:val="standardContextual"/>
            </w:rPr>
          </w:pPr>
          <w:hyperlink w:anchor="_Toc544892055">
            <w:r w:rsidRPr="155EF08D">
              <w:rPr>
                <w:rStyle w:val="Hyperlink"/>
              </w:rPr>
              <w:t>13 Alvares (IV)</w:t>
            </w:r>
            <w:r w:rsidR="00A245CE">
              <w:tab/>
            </w:r>
            <w:r w:rsidR="00A245CE">
              <w:fldChar w:fldCharType="begin"/>
            </w:r>
            <w:r w:rsidR="00A245CE">
              <w:instrText>PAGEREF _Toc544892055 \h</w:instrText>
            </w:r>
            <w:r w:rsidR="00A245CE">
              <w:fldChar w:fldCharType="separate"/>
            </w:r>
            <w:r w:rsidRPr="155EF08D">
              <w:rPr>
                <w:rStyle w:val="Hyperlink"/>
              </w:rPr>
              <w:t>38</w:t>
            </w:r>
            <w:r w:rsidR="00A245CE">
              <w:fldChar w:fldCharType="end"/>
            </w:r>
          </w:hyperlink>
        </w:p>
        <w:p w14:paraId="74C43531" w14:textId="581AB171" w:rsidR="00A245CE" w:rsidRDefault="155EF08D" w:rsidP="155EF08D">
          <w:pPr>
            <w:pStyle w:val="Sumrio2"/>
            <w:tabs>
              <w:tab w:val="right" w:leader="dot" w:pos="8490"/>
            </w:tabs>
            <w:rPr>
              <w:rStyle w:val="Hyperlink"/>
              <w:rFonts w:hint="eastAsia"/>
              <w:noProof/>
              <w:kern w:val="2"/>
              <w14:ligatures w14:val="standardContextual"/>
            </w:rPr>
          </w:pPr>
          <w:hyperlink w:anchor="_Toc299320766">
            <w:r w:rsidRPr="155EF08D">
              <w:rPr>
                <w:rStyle w:val="Hyperlink"/>
              </w:rPr>
              <w:t>14 Victor (V)</w:t>
            </w:r>
            <w:r w:rsidR="00A245CE">
              <w:tab/>
            </w:r>
            <w:r w:rsidR="00A245CE">
              <w:fldChar w:fldCharType="begin"/>
            </w:r>
            <w:r w:rsidR="00A245CE">
              <w:instrText>PAGEREF _Toc299320766 \h</w:instrText>
            </w:r>
            <w:r w:rsidR="00A245CE">
              <w:fldChar w:fldCharType="separate"/>
            </w:r>
            <w:r w:rsidRPr="155EF08D">
              <w:rPr>
                <w:rStyle w:val="Hyperlink"/>
              </w:rPr>
              <w:t>38</w:t>
            </w:r>
            <w:r w:rsidR="00A245CE">
              <w:fldChar w:fldCharType="end"/>
            </w:r>
          </w:hyperlink>
        </w:p>
        <w:p w14:paraId="26398ED1" w14:textId="714F2DF1" w:rsidR="00A245CE" w:rsidRDefault="155EF08D" w:rsidP="155EF08D">
          <w:pPr>
            <w:pStyle w:val="Sumrio2"/>
            <w:tabs>
              <w:tab w:val="right" w:leader="dot" w:pos="8490"/>
            </w:tabs>
            <w:rPr>
              <w:rStyle w:val="Hyperlink"/>
              <w:rFonts w:hint="eastAsia"/>
              <w:noProof/>
              <w:kern w:val="2"/>
              <w14:ligatures w14:val="standardContextual"/>
            </w:rPr>
          </w:pPr>
          <w:hyperlink w:anchor="_Toc678987079">
            <w:r w:rsidRPr="155EF08D">
              <w:rPr>
                <w:rStyle w:val="Hyperlink"/>
              </w:rPr>
              <w:t>15 Guth</w:t>
            </w:r>
            <w:r w:rsidR="00A245CE">
              <w:tab/>
            </w:r>
            <w:r w:rsidR="00A245CE">
              <w:fldChar w:fldCharType="begin"/>
            </w:r>
            <w:r w:rsidR="00A245CE">
              <w:instrText>PAGEREF _Toc678987079 \h</w:instrText>
            </w:r>
            <w:r w:rsidR="00A245CE">
              <w:fldChar w:fldCharType="separate"/>
            </w:r>
            <w:r w:rsidRPr="155EF08D">
              <w:rPr>
                <w:rStyle w:val="Hyperlink"/>
              </w:rPr>
              <w:t>38</w:t>
            </w:r>
            <w:r w:rsidR="00A245CE">
              <w:fldChar w:fldCharType="end"/>
            </w:r>
          </w:hyperlink>
        </w:p>
        <w:p w14:paraId="09289EB4" w14:textId="30C95AC2" w:rsidR="00A245CE" w:rsidRDefault="155EF08D" w:rsidP="155EF08D">
          <w:pPr>
            <w:pStyle w:val="Sumrio1"/>
            <w:tabs>
              <w:tab w:val="right" w:leader="dot" w:pos="8490"/>
            </w:tabs>
            <w:rPr>
              <w:rStyle w:val="Hyperlink"/>
              <w:rFonts w:hint="eastAsia"/>
              <w:noProof/>
              <w:kern w:val="2"/>
              <w14:ligatures w14:val="standardContextual"/>
            </w:rPr>
          </w:pPr>
          <w:hyperlink w:anchor="_Toc788608723">
            <w:r w:rsidRPr="155EF08D">
              <w:rPr>
                <w:rStyle w:val="Hyperlink"/>
              </w:rPr>
              <w:t>16 Maya (II)</w:t>
            </w:r>
            <w:r w:rsidR="00A245CE">
              <w:tab/>
            </w:r>
            <w:r w:rsidR="00A245CE">
              <w:fldChar w:fldCharType="begin"/>
            </w:r>
            <w:r w:rsidR="00A245CE">
              <w:instrText>PAGEREF _Toc788608723 \h</w:instrText>
            </w:r>
            <w:r w:rsidR="00A245CE">
              <w:fldChar w:fldCharType="separate"/>
            </w:r>
            <w:r w:rsidRPr="155EF08D">
              <w:rPr>
                <w:rStyle w:val="Hyperlink"/>
              </w:rPr>
              <w:t>38</w:t>
            </w:r>
            <w:r w:rsidR="00A245CE">
              <w:fldChar w:fldCharType="end"/>
            </w:r>
          </w:hyperlink>
        </w:p>
        <w:p w14:paraId="765D0A65" w14:textId="77A0D07E" w:rsidR="00A245CE" w:rsidRDefault="155EF08D" w:rsidP="155EF08D">
          <w:pPr>
            <w:pStyle w:val="Sumrio2"/>
            <w:tabs>
              <w:tab w:val="right" w:leader="dot" w:pos="8490"/>
            </w:tabs>
            <w:rPr>
              <w:rStyle w:val="Hyperlink"/>
              <w:rFonts w:hint="eastAsia"/>
              <w:noProof/>
              <w:kern w:val="2"/>
              <w14:ligatures w14:val="standardContextual"/>
            </w:rPr>
          </w:pPr>
          <w:hyperlink w:anchor="_Toc864934724">
            <w:r w:rsidRPr="155EF08D">
              <w:rPr>
                <w:rStyle w:val="Hyperlink"/>
              </w:rPr>
              <w:t>17 Álvares (V)</w:t>
            </w:r>
            <w:r w:rsidR="00A245CE">
              <w:tab/>
            </w:r>
            <w:r w:rsidR="00A245CE">
              <w:fldChar w:fldCharType="begin"/>
            </w:r>
            <w:r w:rsidR="00A245CE">
              <w:instrText>PAGEREF _Toc864934724 \h</w:instrText>
            </w:r>
            <w:r w:rsidR="00A245CE">
              <w:fldChar w:fldCharType="separate"/>
            </w:r>
            <w:r w:rsidRPr="155EF08D">
              <w:rPr>
                <w:rStyle w:val="Hyperlink"/>
              </w:rPr>
              <w:t>38</w:t>
            </w:r>
            <w:r w:rsidR="00A245CE">
              <w:fldChar w:fldCharType="end"/>
            </w:r>
          </w:hyperlink>
        </w:p>
        <w:p w14:paraId="6A64CEEF" w14:textId="5BE4747E" w:rsidR="00A245CE" w:rsidRDefault="155EF08D" w:rsidP="155EF08D">
          <w:pPr>
            <w:pStyle w:val="Sumrio2"/>
            <w:tabs>
              <w:tab w:val="right" w:leader="dot" w:pos="8490"/>
            </w:tabs>
            <w:rPr>
              <w:rStyle w:val="Hyperlink"/>
              <w:rFonts w:hint="eastAsia"/>
              <w:noProof/>
              <w:kern w:val="2"/>
              <w14:ligatures w14:val="standardContextual"/>
            </w:rPr>
          </w:pPr>
          <w:hyperlink w:anchor="_Toc318684418">
            <w:r w:rsidRPr="155EF08D">
              <w:rPr>
                <w:rStyle w:val="Hyperlink"/>
              </w:rPr>
              <w:t>18 Álvares (VI)</w:t>
            </w:r>
            <w:r w:rsidR="00A245CE">
              <w:tab/>
            </w:r>
            <w:r w:rsidR="00A245CE">
              <w:fldChar w:fldCharType="begin"/>
            </w:r>
            <w:r w:rsidR="00A245CE">
              <w:instrText>PAGEREF _Toc318684418 \h</w:instrText>
            </w:r>
            <w:r w:rsidR="00A245CE">
              <w:fldChar w:fldCharType="separate"/>
            </w:r>
            <w:r w:rsidRPr="155EF08D">
              <w:rPr>
                <w:rStyle w:val="Hyperlink"/>
              </w:rPr>
              <w:t>38</w:t>
            </w:r>
            <w:r w:rsidR="00A245CE">
              <w:fldChar w:fldCharType="end"/>
            </w:r>
          </w:hyperlink>
        </w:p>
        <w:p w14:paraId="3863859C" w14:textId="57FE2CC0" w:rsidR="00A245CE" w:rsidRDefault="155EF08D" w:rsidP="155EF08D">
          <w:pPr>
            <w:pStyle w:val="Sumrio2"/>
            <w:tabs>
              <w:tab w:val="right" w:leader="dot" w:pos="8490"/>
            </w:tabs>
            <w:rPr>
              <w:rStyle w:val="Hyperlink"/>
              <w:rFonts w:hint="eastAsia"/>
              <w:noProof/>
              <w:kern w:val="2"/>
              <w14:ligatures w14:val="standardContextual"/>
            </w:rPr>
          </w:pPr>
          <w:hyperlink w:anchor="_Toc1057896343">
            <w:r w:rsidRPr="155EF08D">
              <w:rPr>
                <w:rStyle w:val="Hyperlink"/>
              </w:rPr>
              <w:t>19 GUTH</w:t>
            </w:r>
            <w:r w:rsidR="00A245CE">
              <w:tab/>
            </w:r>
            <w:r w:rsidR="00A245CE">
              <w:fldChar w:fldCharType="begin"/>
            </w:r>
            <w:r w:rsidR="00A245CE">
              <w:instrText>PAGEREF _Toc1057896343 \h</w:instrText>
            </w:r>
            <w:r w:rsidR="00A245CE">
              <w:fldChar w:fldCharType="separate"/>
            </w:r>
            <w:r w:rsidRPr="155EF08D">
              <w:rPr>
                <w:rStyle w:val="Hyperlink"/>
              </w:rPr>
              <w:t>38</w:t>
            </w:r>
            <w:r w:rsidR="00A245CE">
              <w:fldChar w:fldCharType="end"/>
            </w:r>
          </w:hyperlink>
        </w:p>
        <w:p w14:paraId="5D0982E5" w14:textId="22828A6C" w:rsidR="00A245CE" w:rsidRDefault="155EF08D" w:rsidP="155EF08D">
          <w:pPr>
            <w:pStyle w:val="Sumrio2"/>
            <w:tabs>
              <w:tab w:val="right" w:leader="dot" w:pos="8490"/>
            </w:tabs>
            <w:rPr>
              <w:rStyle w:val="Hyperlink"/>
              <w:rFonts w:hint="eastAsia"/>
              <w:noProof/>
              <w:kern w:val="2"/>
              <w14:ligatures w14:val="standardContextual"/>
            </w:rPr>
          </w:pPr>
          <w:hyperlink w:anchor="_Toc53175727">
            <w:r w:rsidRPr="155EF08D">
              <w:rPr>
                <w:rStyle w:val="Hyperlink"/>
              </w:rPr>
              <w:t>20 Idris (II)</w:t>
            </w:r>
            <w:r w:rsidR="00A245CE">
              <w:tab/>
            </w:r>
            <w:r w:rsidR="00A245CE">
              <w:fldChar w:fldCharType="begin"/>
            </w:r>
            <w:r w:rsidR="00A245CE">
              <w:instrText>PAGEREF _Toc53175727 \h</w:instrText>
            </w:r>
            <w:r w:rsidR="00A245CE">
              <w:fldChar w:fldCharType="separate"/>
            </w:r>
            <w:r w:rsidRPr="155EF08D">
              <w:rPr>
                <w:rStyle w:val="Hyperlink"/>
              </w:rPr>
              <w:t>38</w:t>
            </w:r>
            <w:r w:rsidR="00A245CE">
              <w:fldChar w:fldCharType="end"/>
            </w:r>
          </w:hyperlink>
        </w:p>
        <w:p w14:paraId="50EF6122" w14:textId="6F36B67A" w:rsidR="00A245CE" w:rsidRDefault="155EF08D" w:rsidP="155EF08D">
          <w:pPr>
            <w:pStyle w:val="Sumrio2"/>
            <w:tabs>
              <w:tab w:val="right" w:leader="dot" w:pos="8490"/>
            </w:tabs>
            <w:rPr>
              <w:rStyle w:val="Hyperlink"/>
              <w:rFonts w:hint="eastAsia"/>
              <w:noProof/>
              <w:kern w:val="2"/>
              <w14:ligatures w14:val="standardContextual"/>
            </w:rPr>
          </w:pPr>
          <w:hyperlink w:anchor="_Toc1299296624">
            <w:r w:rsidRPr="155EF08D">
              <w:rPr>
                <w:rStyle w:val="Hyperlink"/>
              </w:rPr>
              <w:t>21 Victor ()</w:t>
            </w:r>
            <w:r w:rsidR="00A245CE">
              <w:tab/>
            </w:r>
            <w:r w:rsidR="00A245CE">
              <w:fldChar w:fldCharType="begin"/>
            </w:r>
            <w:r w:rsidR="00A245CE">
              <w:instrText>PAGEREF _Toc1299296624 \h</w:instrText>
            </w:r>
            <w:r w:rsidR="00A245CE">
              <w:fldChar w:fldCharType="separate"/>
            </w:r>
            <w:r w:rsidRPr="155EF08D">
              <w:rPr>
                <w:rStyle w:val="Hyperlink"/>
              </w:rPr>
              <w:t>38</w:t>
            </w:r>
            <w:r w:rsidR="00A245CE">
              <w:fldChar w:fldCharType="end"/>
            </w:r>
          </w:hyperlink>
        </w:p>
        <w:p w14:paraId="0A6E3C4E" w14:textId="24EA64DE" w:rsidR="00A245CE" w:rsidRDefault="155EF08D" w:rsidP="155EF08D">
          <w:pPr>
            <w:pStyle w:val="Sumrio2"/>
            <w:tabs>
              <w:tab w:val="right" w:leader="dot" w:pos="8490"/>
            </w:tabs>
            <w:rPr>
              <w:rStyle w:val="Hyperlink"/>
              <w:rFonts w:hint="eastAsia"/>
              <w:noProof/>
              <w:kern w:val="2"/>
              <w14:ligatures w14:val="standardContextual"/>
            </w:rPr>
          </w:pPr>
          <w:hyperlink w:anchor="_Toc1021614925">
            <w:r w:rsidRPr="155EF08D">
              <w:rPr>
                <w:rStyle w:val="Hyperlink"/>
              </w:rPr>
              <w:t>22 Álvares.</w:t>
            </w:r>
            <w:r w:rsidR="00A245CE">
              <w:tab/>
            </w:r>
            <w:r w:rsidR="00A245CE">
              <w:fldChar w:fldCharType="begin"/>
            </w:r>
            <w:r w:rsidR="00A245CE">
              <w:instrText>PAGEREF _Toc1021614925 \h</w:instrText>
            </w:r>
            <w:r w:rsidR="00A245CE">
              <w:fldChar w:fldCharType="separate"/>
            </w:r>
            <w:r w:rsidRPr="155EF08D">
              <w:rPr>
                <w:rStyle w:val="Hyperlink"/>
              </w:rPr>
              <w:t>38</w:t>
            </w:r>
            <w:r w:rsidR="00A245CE">
              <w:fldChar w:fldCharType="end"/>
            </w:r>
          </w:hyperlink>
        </w:p>
        <w:p w14:paraId="420C45D7" w14:textId="0A1E438B" w:rsidR="00A245CE" w:rsidRDefault="155EF08D" w:rsidP="155EF08D">
          <w:pPr>
            <w:pStyle w:val="Sumrio1"/>
            <w:tabs>
              <w:tab w:val="right" w:leader="dot" w:pos="8490"/>
            </w:tabs>
            <w:rPr>
              <w:rStyle w:val="Hyperlink"/>
              <w:rFonts w:hint="eastAsia"/>
              <w:noProof/>
              <w:kern w:val="2"/>
              <w14:ligatures w14:val="standardContextual"/>
            </w:rPr>
          </w:pPr>
          <w:hyperlink w:anchor="_Toc2639660">
            <w:r w:rsidRPr="155EF08D">
              <w:rPr>
                <w:rStyle w:val="Hyperlink"/>
              </w:rPr>
              <w:t>Apêndices</w:t>
            </w:r>
            <w:r w:rsidR="00A245CE">
              <w:tab/>
            </w:r>
            <w:r w:rsidR="00A245CE">
              <w:fldChar w:fldCharType="begin"/>
            </w:r>
            <w:r w:rsidR="00A245CE">
              <w:instrText>PAGEREF _Toc2639660 \h</w:instrText>
            </w:r>
            <w:r w:rsidR="00A245CE">
              <w:fldChar w:fldCharType="separate"/>
            </w:r>
            <w:r w:rsidRPr="155EF08D">
              <w:rPr>
                <w:rStyle w:val="Hyperlink"/>
              </w:rPr>
              <w:t>38</w:t>
            </w:r>
            <w:r w:rsidR="00A245CE">
              <w:fldChar w:fldCharType="end"/>
            </w:r>
          </w:hyperlink>
        </w:p>
        <w:p w14:paraId="6BE02A36" w14:textId="1EC8762A" w:rsidR="00A245CE" w:rsidRDefault="155EF08D" w:rsidP="155EF08D">
          <w:pPr>
            <w:pStyle w:val="Sumrio2"/>
            <w:tabs>
              <w:tab w:val="right" w:leader="dot" w:pos="8490"/>
            </w:tabs>
            <w:rPr>
              <w:rStyle w:val="Hyperlink"/>
              <w:rFonts w:hint="eastAsia"/>
              <w:noProof/>
              <w:kern w:val="2"/>
              <w14:ligatures w14:val="standardContextual"/>
            </w:rPr>
          </w:pPr>
          <w:hyperlink w:anchor="_Toc1926129621">
            <w:r w:rsidRPr="155EF08D">
              <w:rPr>
                <w:rStyle w:val="Hyperlink"/>
              </w:rPr>
              <w:t>Linha do tempo:</w:t>
            </w:r>
            <w:r w:rsidR="00A245CE">
              <w:tab/>
            </w:r>
            <w:r w:rsidR="00A245CE">
              <w:fldChar w:fldCharType="begin"/>
            </w:r>
            <w:r w:rsidR="00A245CE">
              <w:instrText>PAGEREF _Toc1926129621 \h</w:instrText>
            </w:r>
            <w:r w:rsidR="00A245CE">
              <w:fldChar w:fldCharType="separate"/>
            </w:r>
            <w:r w:rsidRPr="155EF08D">
              <w:rPr>
                <w:rStyle w:val="Hyperlink"/>
              </w:rPr>
              <w:t>38</w:t>
            </w:r>
            <w:r w:rsidR="00A245CE">
              <w:fldChar w:fldCharType="end"/>
            </w:r>
          </w:hyperlink>
        </w:p>
        <w:p w14:paraId="11C0430B" w14:textId="515812AB" w:rsidR="00A245CE" w:rsidRDefault="155EF08D" w:rsidP="155EF08D">
          <w:pPr>
            <w:pStyle w:val="Sumrio3"/>
            <w:tabs>
              <w:tab w:val="right" w:leader="dot" w:pos="8490"/>
            </w:tabs>
            <w:rPr>
              <w:rStyle w:val="Hyperlink"/>
              <w:rFonts w:hint="eastAsia"/>
              <w:noProof/>
              <w:kern w:val="2"/>
              <w14:ligatures w14:val="standardContextual"/>
            </w:rPr>
          </w:pPr>
          <w:hyperlink w:anchor="_Toc1529866559">
            <w:r w:rsidRPr="155EF08D">
              <w:rPr>
                <w:rStyle w:val="Hyperlink"/>
              </w:rPr>
              <w:t>A Crise Econômica:</w:t>
            </w:r>
            <w:r w:rsidR="00A245CE">
              <w:tab/>
            </w:r>
            <w:r w:rsidR="00A245CE">
              <w:fldChar w:fldCharType="begin"/>
            </w:r>
            <w:r w:rsidR="00A245CE">
              <w:instrText>PAGEREF _Toc1529866559 \h</w:instrText>
            </w:r>
            <w:r w:rsidR="00A245CE">
              <w:fldChar w:fldCharType="separate"/>
            </w:r>
            <w:r w:rsidRPr="155EF08D">
              <w:rPr>
                <w:rStyle w:val="Hyperlink"/>
              </w:rPr>
              <w:t>38</w:t>
            </w:r>
            <w:r w:rsidR="00A245CE">
              <w:fldChar w:fldCharType="end"/>
            </w:r>
          </w:hyperlink>
        </w:p>
        <w:p w14:paraId="17D8C65B" w14:textId="6C512887" w:rsidR="00A245CE" w:rsidRDefault="155EF08D" w:rsidP="155EF08D">
          <w:pPr>
            <w:pStyle w:val="Sumrio3"/>
            <w:tabs>
              <w:tab w:val="right" w:leader="dot" w:pos="8490"/>
            </w:tabs>
            <w:rPr>
              <w:rStyle w:val="Hyperlink"/>
              <w:rFonts w:hint="eastAsia"/>
              <w:noProof/>
              <w:kern w:val="2"/>
              <w14:ligatures w14:val="standardContextual"/>
            </w:rPr>
          </w:pPr>
          <w:hyperlink w:anchor="_Toc654891762">
            <w:r w:rsidRPr="155EF08D">
              <w:rPr>
                <w:rStyle w:val="Hyperlink"/>
              </w:rPr>
              <w:t>Cúpula de Lisboa:</w:t>
            </w:r>
            <w:r w:rsidR="00A245CE">
              <w:tab/>
            </w:r>
            <w:r w:rsidR="00A245CE">
              <w:fldChar w:fldCharType="begin"/>
            </w:r>
            <w:r w:rsidR="00A245CE">
              <w:instrText>PAGEREF _Toc654891762 \h</w:instrText>
            </w:r>
            <w:r w:rsidR="00A245CE">
              <w:fldChar w:fldCharType="separate"/>
            </w:r>
            <w:r w:rsidRPr="155EF08D">
              <w:rPr>
                <w:rStyle w:val="Hyperlink"/>
              </w:rPr>
              <w:t>38</w:t>
            </w:r>
            <w:r w:rsidR="00A245CE">
              <w:fldChar w:fldCharType="end"/>
            </w:r>
          </w:hyperlink>
        </w:p>
        <w:p w14:paraId="723E3DDD" w14:textId="06EAA045" w:rsidR="00A245CE" w:rsidRDefault="155EF08D" w:rsidP="155EF08D">
          <w:pPr>
            <w:pStyle w:val="Sumrio3"/>
            <w:tabs>
              <w:tab w:val="right" w:leader="dot" w:pos="8490"/>
            </w:tabs>
            <w:rPr>
              <w:rStyle w:val="Hyperlink"/>
              <w:rFonts w:hint="eastAsia"/>
              <w:noProof/>
              <w:kern w:val="2"/>
              <w14:ligatures w14:val="standardContextual"/>
            </w:rPr>
          </w:pPr>
          <w:hyperlink w:anchor="_Toc588787489">
            <w:r w:rsidRPr="155EF08D">
              <w:rPr>
                <w:rStyle w:val="Hyperlink"/>
              </w:rPr>
              <w:t>Novos Líderes Mundiais:</w:t>
            </w:r>
            <w:r w:rsidR="00A245CE">
              <w:tab/>
            </w:r>
            <w:r w:rsidR="00A245CE">
              <w:fldChar w:fldCharType="begin"/>
            </w:r>
            <w:r w:rsidR="00A245CE">
              <w:instrText>PAGEREF _Toc588787489 \h</w:instrText>
            </w:r>
            <w:r w:rsidR="00A245CE">
              <w:fldChar w:fldCharType="separate"/>
            </w:r>
            <w:r w:rsidRPr="155EF08D">
              <w:rPr>
                <w:rStyle w:val="Hyperlink"/>
              </w:rPr>
              <w:t>38</w:t>
            </w:r>
            <w:r w:rsidR="00A245CE">
              <w:fldChar w:fldCharType="end"/>
            </w:r>
          </w:hyperlink>
        </w:p>
        <w:p w14:paraId="58D838F3" w14:textId="7898C11D" w:rsidR="00A245CE" w:rsidRDefault="155EF08D" w:rsidP="155EF08D">
          <w:pPr>
            <w:pStyle w:val="Sumrio3"/>
            <w:tabs>
              <w:tab w:val="right" w:leader="dot" w:pos="8490"/>
            </w:tabs>
            <w:rPr>
              <w:rStyle w:val="Hyperlink"/>
              <w:rFonts w:hint="eastAsia"/>
              <w:noProof/>
              <w:kern w:val="2"/>
              <w14:ligatures w14:val="standardContextual"/>
            </w:rPr>
          </w:pPr>
          <w:hyperlink w:anchor="_Toc1396803702">
            <w:r w:rsidRPr="155EF08D">
              <w:rPr>
                <w:rStyle w:val="Hyperlink"/>
              </w:rPr>
              <w:t>Blocos Econômicos:</w:t>
            </w:r>
            <w:r w:rsidR="00A245CE">
              <w:tab/>
            </w:r>
            <w:r w:rsidR="00A245CE">
              <w:fldChar w:fldCharType="begin"/>
            </w:r>
            <w:r w:rsidR="00A245CE">
              <w:instrText>PAGEREF _Toc1396803702 \h</w:instrText>
            </w:r>
            <w:r w:rsidR="00A245CE">
              <w:fldChar w:fldCharType="separate"/>
            </w:r>
            <w:r w:rsidRPr="155EF08D">
              <w:rPr>
                <w:rStyle w:val="Hyperlink"/>
              </w:rPr>
              <w:t>38</w:t>
            </w:r>
            <w:r w:rsidR="00A245CE">
              <w:fldChar w:fldCharType="end"/>
            </w:r>
          </w:hyperlink>
        </w:p>
        <w:p w14:paraId="7A0DB13E" w14:textId="2CC7CB9C" w:rsidR="00A245CE" w:rsidRDefault="155EF08D" w:rsidP="155EF08D">
          <w:pPr>
            <w:pStyle w:val="Sumrio2"/>
            <w:tabs>
              <w:tab w:val="right" w:leader="dot" w:pos="8490"/>
            </w:tabs>
            <w:rPr>
              <w:rStyle w:val="Hyperlink"/>
              <w:rFonts w:hint="eastAsia"/>
              <w:noProof/>
              <w:kern w:val="2"/>
              <w14:ligatures w14:val="standardContextual"/>
            </w:rPr>
          </w:pPr>
          <w:hyperlink w:anchor="_Toc791917784">
            <w:r w:rsidRPr="155EF08D">
              <w:rPr>
                <w:rStyle w:val="Hyperlink"/>
              </w:rPr>
              <w:t>Hodj Daff</w:t>
            </w:r>
            <w:r w:rsidR="00A245CE">
              <w:tab/>
            </w:r>
            <w:r w:rsidR="00A245CE">
              <w:fldChar w:fldCharType="begin"/>
            </w:r>
            <w:r w:rsidR="00A245CE">
              <w:instrText>PAGEREF _Toc791917784 \h</w:instrText>
            </w:r>
            <w:r w:rsidR="00A245CE">
              <w:fldChar w:fldCharType="separate"/>
            </w:r>
            <w:r w:rsidRPr="155EF08D">
              <w:rPr>
                <w:rStyle w:val="Hyperlink"/>
              </w:rPr>
              <w:t>38</w:t>
            </w:r>
            <w:r w:rsidR="00A245CE">
              <w:fldChar w:fldCharType="end"/>
            </w:r>
          </w:hyperlink>
        </w:p>
        <w:p w14:paraId="7A559819" w14:textId="0DEEF388" w:rsidR="00A245CE" w:rsidRDefault="155EF08D" w:rsidP="155EF08D">
          <w:pPr>
            <w:pStyle w:val="Sumrio2"/>
            <w:tabs>
              <w:tab w:val="right" w:leader="dot" w:pos="8490"/>
            </w:tabs>
            <w:rPr>
              <w:rStyle w:val="Hyperlink"/>
              <w:rFonts w:hint="eastAsia"/>
              <w:noProof/>
              <w:kern w:val="2"/>
              <w14:ligatures w14:val="standardContextual"/>
            </w:rPr>
          </w:pPr>
          <w:hyperlink w:anchor="_Toc1508661073">
            <w:r w:rsidRPr="155EF08D">
              <w:rPr>
                <w:rStyle w:val="Hyperlink"/>
              </w:rPr>
              <w:t>Casa Maior Nórdica.</w:t>
            </w:r>
            <w:r w:rsidR="00A245CE">
              <w:tab/>
            </w:r>
            <w:r w:rsidR="00A245CE">
              <w:fldChar w:fldCharType="begin"/>
            </w:r>
            <w:r w:rsidR="00A245CE">
              <w:instrText>PAGEREF _Toc1508661073 \h</w:instrText>
            </w:r>
            <w:r w:rsidR="00A245CE">
              <w:fldChar w:fldCharType="separate"/>
            </w:r>
            <w:r w:rsidRPr="155EF08D">
              <w:rPr>
                <w:rStyle w:val="Hyperlink"/>
              </w:rPr>
              <w:t>38</w:t>
            </w:r>
            <w:r w:rsidR="00A245CE">
              <w:fldChar w:fldCharType="end"/>
            </w:r>
          </w:hyperlink>
        </w:p>
        <w:p w14:paraId="40B8EB99" w14:textId="6C99FDE5" w:rsidR="00A245CE" w:rsidRDefault="155EF08D" w:rsidP="155EF08D">
          <w:pPr>
            <w:pStyle w:val="Sumrio2"/>
            <w:tabs>
              <w:tab w:val="right" w:leader="dot" w:pos="8490"/>
            </w:tabs>
            <w:rPr>
              <w:rStyle w:val="Hyperlink"/>
              <w:rFonts w:hint="eastAsia"/>
              <w:noProof/>
              <w:kern w:val="2"/>
              <w14:ligatures w14:val="standardContextual"/>
            </w:rPr>
          </w:pPr>
          <w:hyperlink w:anchor="_Toc417760045">
            <w:r w:rsidRPr="155EF08D">
              <w:rPr>
                <w:rStyle w:val="Hyperlink"/>
              </w:rPr>
              <w:t>Ciência:</w:t>
            </w:r>
            <w:r w:rsidR="00A245CE">
              <w:tab/>
            </w:r>
            <w:r w:rsidR="00A245CE">
              <w:fldChar w:fldCharType="begin"/>
            </w:r>
            <w:r w:rsidR="00A245CE">
              <w:instrText>PAGEREF _Toc417760045 \h</w:instrText>
            </w:r>
            <w:r w:rsidR="00A245CE">
              <w:fldChar w:fldCharType="separate"/>
            </w:r>
            <w:r w:rsidRPr="155EF08D">
              <w:rPr>
                <w:rStyle w:val="Hyperlink"/>
              </w:rPr>
              <w:t>38</w:t>
            </w:r>
            <w:r w:rsidR="00A245CE">
              <w:fldChar w:fldCharType="end"/>
            </w:r>
          </w:hyperlink>
        </w:p>
        <w:p w14:paraId="11331172" w14:textId="31239EE4" w:rsidR="00A245CE" w:rsidRDefault="155EF08D" w:rsidP="155EF08D">
          <w:pPr>
            <w:pStyle w:val="Sumrio2"/>
            <w:tabs>
              <w:tab w:val="right" w:leader="dot" w:pos="8490"/>
            </w:tabs>
            <w:rPr>
              <w:rStyle w:val="Hyperlink"/>
              <w:rFonts w:hint="eastAsia"/>
              <w:noProof/>
              <w:kern w:val="2"/>
              <w14:ligatures w14:val="standardContextual"/>
            </w:rPr>
          </w:pPr>
          <w:hyperlink w:anchor="_Toc864050953">
            <w:r w:rsidRPr="155EF08D">
              <w:rPr>
                <w:rStyle w:val="Hyperlink"/>
              </w:rPr>
              <w:t>Mapas, Geografia e Geopolítica:</w:t>
            </w:r>
            <w:r w:rsidR="00A245CE">
              <w:tab/>
            </w:r>
            <w:r w:rsidR="00A245CE">
              <w:fldChar w:fldCharType="begin"/>
            </w:r>
            <w:r w:rsidR="00A245CE">
              <w:instrText>PAGEREF _Toc864050953 \h</w:instrText>
            </w:r>
            <w:r w:rsidR="00A245CE">
              <w:fldChar w:fldCharType="separate"/>
            </w:r>
            <w:r w:rsidRPr="155EF08D">
              <w:rPr>
                <w:rStyle w:val="Hyperlink"/>
              </w:rPr>
              <w:t>38</w:t>
            </w:r>
            <w:r w:rsidR="00A245CE">
              <w:fldChar w:fldCharType="end"/>
            </w:r>
          </w:hyperlink>
        </w:p>
        <w:p w14:paraId="6F30F31D" w14:textId="10522E12" w:rsidR="00A245CE" w:rsidRDefault="155EF08D" w:rsidP="155EF08D">
          <w:pPr>
            <w:pStyle w:val="Sumrio3"/>
            <w:tabs>
              <w:tab w:val="right" w:leader="dot" w:pos="8490"/>
            </w:tabs>
            <w:rPr>
              <w:rStyle w:val="Hyperlink"/>
              <w:rFonts w:hint="eastAsia"/>
              <w:noProof/>
              <w:kern w:val="2"/>
              <w14:ligatures w14:val="standardContextual"/>
            </w:rPr>
          </w:pPr>
          <w:hyperlink w:anchor="_Toc144017099">
            <w:r w:rsidRPr="155EF08D">
              <w:rPr>
                <w:rStyle w:val="Hyperlink"/>
              </w:rPr>
              <w:t>Todas as casas:</w:t>
            </w:r>
            <w:r w:rsidR="00A245CE">
              <w:tab/>
            </w:r>
            <w:r w:rsidR="00A245CE">
              <w:fldChar w:fldCharType="begin"/>
            </w:r>
            <w:r w:rsidR="00A245CE">
              <w:instrText>PAGEREF _Toc144017099 \h</w:instrText>
            </w:r>
            <w:r w:rsidR="00A245CE">
              <w:fldChar w:fldCharType="separate"/>
            </w:r>
            <w:r w:rsidRPr="155EF08D">
              <w:rPr>
                <w:rStyle w:val="Hyperlink"/>
              </w:rPr>
              <w:t>38</w:t>
            </w:r>
            <w:r w:rsidR="00A245CE">
              <w:fldChar w:fldCharType="end"/>
            </w:r>
          </w:hyperlink>
        </w:p>
        <w:p w14:paraId="43EBA249" w14:textId="25389734" w:rsidR="00A245CE" w:rsidRDefault="155EF08D" w:rsidP="155EF08D">
          <w:pPr>
            <w:pStyle w:val="Sumrio3"/>
            <w:tabs>
              <w:tab w:val="right" w:leader="dot" w:pos="8490"/>
            </w:tabs>
            <w:rPr>
              <w:rStyle w:val="Hyperlink"/>
              <w:rFonts w:hint="eastAsia"/>
              <w:noProof/>
              <w:kern w:val="2"/>
              <w14:ligatures w14:val="standardContextual"/>
            </w:rPr>
          </w:pPr>
          <w:hyperlink w:anchor="_Toc1475036237">
            <w:r w:rsidRPr="155EF08D">
              <w:rPr>
                <w:rStyle w:val="Hyperlink"/>
              </w:rPr>
              <w:t>Mapa Esquemático: Casas Vassalas</w:t>
            </w:r>
            <w:r w:rsidR="00A245CE">
              <w:tab/>
            </w:r>
            <w:r w:rsidR="00A245CE">
              <w:fldChar w:fldCharType="begin"/>
            </w:r>
            <w:r w:rsidR="00A245CE">
              <w:instrText>PAGEREF _Toc1475036237 \h</w:instrText>
            </w:r>
            <w:r w:rsidR="00A245CE">
              <w:fldChar w:fldCharType="separate"/>
            </w:r>
            <w:r w:rsidRPr="155EF08D">
              <w:rPr>
                <w:rStyle w:val="Hyperlink"/>
              </w:rPr>
              <w:t>38</w:t>
            </w:r>
            <w:r w:rsidR="00A245CE">
              <w:fldChar w:fldCharType="end"/>
            </w:r>
          </w:hyperlink>
        </w:p>
        <w:p w14:paraId="41BDA303" w14:textId="5D6E22C7" w:rsidR="00A245CE" w:rsidRDefault="155EF08D" w:rsidP="155EF08D">
          <w:pPr>
            <w:pStyle w:val="Sumrio3"/>
            <w:tabs>
              <w:tab w:val="right" w:leader="dot" w:pos="8490"/>
            </w:tabs>
            <w:rPr>
              <w:rStyle w:val="Hyperlink"/>
              <w:rFonts w:hint="eastAsia"/>
              <w:noProof/>
              <w:kern w:val="2"/>
              <w14:ligatures w14:val="standardContextual"/>
            </w:rPr>
          </w:pPr>
          <w:hyperlink w:anchor="_Toc227074254">
            <w:r w:rsidRPr="155EF08D">
              <w:rPr>
                <w:rStyle w:val="Hyperlink"/>
              </w:rPr>
              <w:t xml:space="preserve">Mapa Esquemático: Relações de Amizade: </w:t>
            </w:r>
            <w:r w:rsidR="00A245CE">
              <w:tab/>
            </w:r>
            <w:r w:rsidR="00A245CE">
              <w:fldChar w:fldCharType="begin"/>
            </w:r>
            <w:r w:rsidR="00A245CE">
              <w:instrText>PAGEREF _Toc227074254 \h</w:instrText>
            </w:r>
            <w:r w:rsidR="00A245CE">
              <w:fldChar w:fldCharType="separate"/>
            </w:r>
            <w:r w:rsidRPr="155EF08D">
              <w:rPr>
                <w:rStyle w:val="Hyperlink"/>
              </w:rPr>
              <w:t>38</w:t>
            </w:r>
            <w:r w:rsidR="00A245CE">
              <w:fldChar w:fldCharType="end"/>
            </w:r>
          </w:hyperlink>
        </w:p>
        <w:p w14:paraId="2323716C" w14:textId="7A1F492C" w:rsidR="00A245CE" w:rsidRDefault="155EF08D" w:rsidP="155EF08D">
          <w:pPr>
            <w:pStyle w:val="Sumrio3"/>
            <w:tabs>
              <w:tab w:val="right" w:leader="dot" w:pos="8490"/>
            </w:tabs>
            <w:rPr>
              <w:rStyle w:val="Hyperlink"/>
              <w:rFonts w:hint="eastAsia"/>
              <w:noProof/>
              <w:kern w:val="2"/>
              <w14:ligatures w14:val="standardContextual"/>
            </w:rPr>
          </w:pPr>
          <w:hyperlink w:anchor="_Toc6506038">
            <w:r w:rsidRPr="155EF08D">
              <w:rPr>
                <w:rStyle w:val="Hyperlink"/>
              </w:rPr>
              <w:t>Mapa Esquemático: Relações Inimigas</w:t>
            </w:r>
            <w:r w:rsidR="00A245CE">
              <w:tab/>
            </w:r>
            <w:r w:rsidR="00A245CE">
              <w:fldChar w:fldCharType="begin"/>
            </w:r>
            <w:r w:rsidR="00A245CE">
              <w:instrText>PAGEREF _Toc6506038 \h</w:instrText>
            </w:r>
            <w:r w:rsidR="00A245CE">
              <w:fldChar w:fldCharType="separate"/>
            </w:r>
            <w:r w:rsidRPr="155EF08D">
              <w:rPr>
                <w:rStyle w:val="Hyperlink"/>
              </w:rPr>
              <w:t>38</w:t>
            </w:r>
            <w:r w:rsidR="00A245CE">
              <w:fldChar w:fldCharType="end"/>
            </w:r>
          </w:hyperlink>
          <w:r w:rsidR="00A245CE">
            <w:fldChar w:fldCharType="end"/>
          </w:r>
        </w:p>
      </w:sdtContent>
    </w:sdt>
    <w:p w14:paraId="27D94072" w14:textId="68AECEE3" w:rsidR="00060BA1" w:rsidRDefault="00060BA1"/>
    <w:p w14:paraId="2424B9A2" w14:textId="02B4E7C0" w:rsidR="00060BA1" w:rsidRPr="00E6120A" w:rsidRDefault="00060BA1" w:rsidP="00060BA1">
      <w:pPr>
        <w:pStyle w:val="CabealhodoSumrio"/>
        <w:rPr>
          <w:rFonts w:hint="eastAsia"/>
          <w:u w:val="single"/>
        </w:rPr>
      </w:pPr>
    </w:p>
    <w:p w14:paraId="03ACD488" w14:textId="77777777" w:rsidR="00AC6FAF" w:rsidRDefault="00AC6FAF" w:rsidP="00AC6FAF">
      <w:pPr>
        <w:rPr>
          <w:rFonts w:ascii="Arial Black" w:hAnsi="Arial Black"/>
          <w:sz w:val="52"/>
          <w:szCs w:val="52"/>
        </w:rPr>
      </w:pPr>
    </w:p>
    <w:p w14:paraId="039202B0" w14:textId="77777777" w:rsidR="006E2399" w:rsidRDefault="006E2399" w:rsidP="00AC6FAF">
      <w:pPr>
        <w:rPr>
          <w:rFonts w:ascii="Arial Black" w:hAnsi="Arial Black"/>
          <w:sz w:val="52"/>
          <w:szCs w:val="52"/>
        </w:rPr>
      </w:pPr>
    </w:p>
    <w:p w14:paraId="6B6142A7" w14:textId="4875BF99" w:rsidR="007F6D12" w:rsidRDefault="00B86CB2" w:rsidP="001B1090">
      <w:pPr>
        <w:jc w:val="center"/>
        <w:rPr>
          <w:rFonts w:ascii="Arial Black" w:hAnsi="Arial Black"/>
          <w:sz w:val="52"/>
          <w:szCs w:val="52"/>
        </w:rPr>
      </w:pPr>
      <w:r>
        <w:rPr>
          <w:rFonts w:ascii="Arial Black" w:hAnsi="Arial Black"/>
          <w:sz w:val="52"/>
          <w:szCs w:val="52"/>
        </w:rPr>
        <w:t>Introdu</w:t>
      </w:r>
      <w:r w:rsidR="000B6846">
        <w:rPr>
          <w:rFonts w:ascii="Arial Black" w:hAnsi="Arial Black"/>
          <w:sz w:val="52"/>
          <w:szCs w:val="52"/>
        </w:rPr>
        <w:t>ção</w:t>
      </w:r>
    </w:p>
    <w:p w14:paraId="70A5ADD9" w14:textId="5207C805" w:rsidR="000B6846" w:rsidRDefault="000B6846" w:rsidP="001B1090">
      <w:pPr>
        <w:jc w:val="both"/>
        <w:rPr>
          <w:sz w:val="24"/>
          <w:szCs w:val="24"/>
        </w:rPr>
      </w:pPr>
      <w:r>
        <w:rPr>
          <w:sz w:val="24"/>
          <w:szCs w:val="24"/>
        </w:rPr>
        <w:tab/>
      </w:r>
    </w:p>
    <w:p w14:paraId="545C8703" w14:textId="176E9E3D" w:rsidR="000B6846" w:rsidRPr="00C65E94" w:rsidRDefault="000B6846" w:rsidP="001B1090">
      <w:pPr>
        <w:jc w:val="both"/>
        <w:rPr>
          <w:rFonts w:ascii="Comic Sans MS" w:hAnsi="Comic Sans MS"/>
          <w:sz w:val="24"/>
          <w:szCs w:val="24"/>
        </w:rPr>
      </w:pPr>
      <w:r>
        <w:rPr>
          <w:sz w:val="24"/>
          <w:szCs w:val="24"/>
        </w:rPr>
        <w:tab/>
      </w:r>
      <w:r w:rsidRPr="0099355C">
        <w:rPr>
          <w:rFonts w:ascii="Palatino Linotype" w:hAnsi="Palatino Linotype"/>
          <w:sz w:val="24"/>
          <w:szCs w:val="24"/>
        </w:rPr>
        <w:t xml:space="preserve">Ambientado </w:t>
      </w:r>
      <w:r w:rsidR="00655613" w:rsidRPr="0099355C">
        <w:rPr>
          <w:rFonts w:ascii="Palatino Linotype" w:hAnsi="Palatino Linotype"/>
          <w:sz w:val="24"/>
          <w:szCs w:val="24"/>
        </w:rPr>
        <w:t xml:space="preserve">em um mundo onde </w:t>
      </w:r>
      <w:r w:rsidR="002B5ECE" w:rsidRPr="0099355C">
        <w:rPr>
          <w:rFonts w:ascii="Palatino Linotype" w:hAnsi="Palatino Linotype"/>
          <w:sz w:val="24"/>
          <w:szCs w:val="24"/>
        </w:rPr>
        <w:t>países foram substituídos por casas nobres</w:t>
      </w:r>
      <w:r w:rsidR="000209DB" w:rsidRPr="0099355C">
        <w:rPr>
          <w:rFonts w:ascii="Palatino Linotype" w:hAnsi="Palatino Linotype"/>
          <w:sz w:val="24"/>
          <w:szCs w:val="24"/>
        </w:rPr>
        <w:t>.</w:t>
      </w:r>
      <w:r w:rsidR="002B5ECE" w:rsidRPr="0099355C">
        <w:rPr>
          <w:rFonts w:ascii="Palatino Linotype" w:hAnsi="Palatino Linotype"/>
          <w:sz w:val="24"/>
          <w:szCs w:val="24"/>
        </w:rPr>
        <w:t xml:space="preserve"> </w:t>
      </w:r>
      <w:r w:rsidR="000209DB" w:rsidRPr="0099355C">
        <w:rPr>
          <w:rFonts w:ascii="Palatino Linotype" w:hAnsi="Palatino Linotype"/>
          <w:sz w:val="24"/>
          <w:szCs w:val="24"/>
        </w:rPr>
        <w:t>O</w:t>
      </w:r>
      <w:r w:rsidR="002B5ECE" w:rsidRPr="0099355C">
        <w:rPr>
          <w:rFonts w:ascii="Palatino Linotype" w:hAnsi="Palatino Linotype"/>
          <w:sz w:val="24"/>
          <w:szCs w:val="24"/>
        </w:rPr>
        <w:t xml:space="preserve"> livro segue </w:t>
      </w:r>
      <w:r w:rsidR="00D35D2E" w:rsidRPr="0099355C">
        <w:rPr>
          <w:rFonts w:ascii="Palatino Linotype" w:hAnsi="Palatino Linotype"/>
          <w:sz w:val="24"/>
          <w:szCs w:val="24"/>
        </w:rPr>
        <w:t xml:space="preserve">Victor, um cientista </w:t>
      </w:r>
      <w:r w:rsidR="00FB5BA7" w:rsidRPr="0099355C">
        <w:rPr>
          <w:rFonts w:ascii="Palatino Linotype" w:hAnsi="Palatino Linotype"/>
          <w:sz w:val="24"/>
          <w:szCs w:val="24"/>
        </w:rPr>
        <w:t xml:space="preserve">atormentado </w:t>
      </w:r>
      <w:r w:rsidR="00E9058A" w:rsidRPr="0099355C">
        <w:rPr>
          <w:rFonts w:ascii="Palatino Linotype" w:hAnsi="Palatino Linotype"/>
          <w:sz w:val="24"/>
          <w:szCs w:val="24"/>
        </w:rPr>
        <w:t xml:space="preserve">por sua </w:t>
      </w:r>
      <w:r w:rsidR="000209DB" w:rsidRPr="0099355C">
        <w:rPr>
          <w:rFonts w:ascii="Palatino Linotype" w:hAnsi="Palatino Linotype"/>
          <w:sz w:val="24"/>
          <w:szCs w:val="24"/>
        </w:rPr>
        <w:t>própria</w:t>
      </w:r>
      <w:r w:rsidR="00E9058A" w:rsidRPr="0099355C">
        <w:rPr>
          <w:rFonts w:ascii="Palatino Linotype" w:hAnsi="Palatino Linotype"/>
          <w:sz w:val="24"/>
          <w:szCs w:val="24"/>
        </w:rPr>
        <w:t xml:space="preserve"> </w:t>
      </w:r>
      <w:r w:rsidR="000209DB" w:rsidRPr="0099355C">
        <w:rPr>
          <w:rFonts w:ascii="Palatino Linotype" w:hAnsi="Palatino Linotype"/>
          <w:sz w:val="24"/>
          <w:szCs w:val="24"/>
        </w:rPr>
        <w:t xml:space="preserve">invenção e Álvares, um </w:t>
      </w:r>
      <w:r w:rsidR="00E85D79" w:rsidRPr="0099355C">
        <w:rPr>
          <w:rFonts w:ascii="Palatino Linotype" w:hAnsi="Palatino Linotype"/>
          <w:sz w:val="24"/>
          <w:szCs w:val="24"/>
        </w:rPr>
        <w:t>militar de elite que saí a procura de Victor para decifrar uma mensagem da Casa América que está isolada a mais de 5 anos.</w:t>
      </w:r>
      <w:r w:rsidR="004061E5" w:rsidRPr="0099355C">
        <w:rPr>
          <w:rFonts w:ascii="Palatino Linotype" w:hAnsi="Palatino Linotype"/>
          <w:sz w:val="24"/>
          <w:szCs w:val="24"/>
        </w:rPr>
        <w:t xml:space="preserve"> </w:t>
      </w:r>
    </w:p>
    <w:p w14:paraId="737E5048" w14:textId="0F445263" w:rsidR="007F6D12" w:rsidRDefault="007F6D12" w:rsidP="00060BA1">
      <w:pPr>
        <w:pStyle w:val="TituloUmaGuerradoAmanha"/>
      </w:pPr>
    </w:p>
    <w:p w14:paraId="191A7734" w14:textId="77777777" w:rsidR="007F6D12" w:rsidRDefault="007F6D12" w:rsidP="001B1090">
      <w:pPr>
        <w:jc w:val="both"/>
        <w:rPr>
          <w:rFonts w:ascii="Arial Black" w:hAnsi="Arial Black"/>
          <w:sz w:val="52"/>
          <w:szCs w:val="52"/>
        </w:rPr>
      </w:pPr>
    </w:p>
    <w:p w14:paraId="08781392" w14:textId="77777777" w:rsidR="007F6D12" w:rsidRDefault="007F6D12" w:rsidP="001B1090">
      <w:pPr>
        <w:jc w:val="both"/>
        <w:rPr>
          <w:rFonts w:ascii="Arial Black" w:hAnsi="Arial Black"/>
          <w:sz w:val="52"/>
          <w:szCs w:val="52"/>
        </w:rPr>
      </w:pPr>
    </w:p>
    <w:p w14:paraId="105B3B1F" w14:textId="77777777" w:rsidR="007F6D12" w:rsidRDefault="007F6D12" w:rsidP="001B1090">
      <w:pPr>
        <w:jc w:val="both"/>
        <w:rPr>
          <w:rFonts w:ascii="Arial Black" w:hAnsi="Arial Black"/>
          <w:sz w:val="52"/>
          <w:szCs w:val="52"/>
        </w:rPr>
      </w:pPr>
    </w:p>
    <w:p w14:paraId="3CB903AF" w14:textId="77777777" w:rsidR="007F6D12" w:rsidRDefault="007F6D12" w:rsidP="001B1090">
      <w:pPr>
        <w:jc w:val="both"/>
        <w:rPr>
          <w:rFonts w:ascii="Arial Black" w:hAnsi="Arial Black"/>
          <w:sz w:val="52"/>
          <w:szCs w:val="52"/>
        </w:rPr>
      </w:pPr>
    </w:p>
    <w:p w14:paraId="476B5CC4" w14:textId="77777777" w:rsidR="007F6D12" w:rsidRDefault="007F6D12" w:rsidP="001B1090">
      <w:pPr>
        <w:jc w:val="both"/>
        <w:rPr>
          <w:rFonts w:ascii="Arial Black" w:hAnsi="Arial Black"/>
          <w:sz w:val="52"/>
          <w:szCs w:val="52"/>
        </w:rPr>
      </w:pPr>
    </w:p>
    <w:p w14:paraId="38B3616D" w14:textId="77777777" w:rsidR="007F6D12" w:rsidRDefault="007F6D12" w:rsidP="001B1090">
      <w:pPr>
        <w:jc w:val="both"/>
        <w:rPr>
          <w:rFonts w:ascii="Arial Black" w:hAnsi="Arial Black"/>
          <w:sz w:val="52"/>
          <w:szCs w:val="52"/>
        </w:rPr>
      </w:pPr>
    </w:p>
    <w:p w14:paraId="1C0357EA" w14:textId="77777777" w:rsidR="007F6D12" w:rsidRDefault="007F6D12" w:rsidP="001B1090">
      <w:pPr>
        <w:jc w:val="both"/>
        <w:rPr>
          <w:rFonts w:ascii="Arial Black" w:hAnsi="Arial Black"/>
          <w:sz w:val="52"/>
          <w:szCs w:val="52"/>
        </w:rPr>
      </w:pPr>
    </w:p>
    <w:p w14:paraId="7304175A" w14:textId="77777777" w:rsidR="007F6D12" w:rsidRDefault="007F6D12" w:rsidP="001B1090">
      <w:pPr>
        <w:jc w:val="both"/>
        <w:rPr>
          <w:rFonts w:ascii="Arial Black" w:hAnsi="Arial Black"/>
          <w:sz w:val="52"/>
          <w:szCs w:val="52"/>
        </w:rPr>
      </w:pPr>
    </w:p>
    <w:p w14:paraId="5CE075E3" w14:textId="77777777" w:rsidR="007F6D12" w:rsidRDefault="007F6D12" w:rsidP="001B1090">
      <w:pPr>
        <w:jc w:val="both"/>
        <w:rPr>
          <w:rFonts w:ascii="Arial Black" w:hAnsi="Arial Black"/>
          <w:sz w:val="52"/>
          <w:szCs w:val="52"/>
        </w:rPr>
      </w:pPr>
    </w:p>
    <w:p w14:paraId="479E593B" w14:textId="4DB6D656" w:rsidR="007F6D12" w:rsidRDefault="007F6D12" w:rsidP="001B1090">
      <w:pPr>
        <w:jc w:val="both"/>
        <w:rPr>
          <w:rFonts w:ascii="Arial Black" w:hAnsi="Arial Black"/>
          <w:sz w:val="52"/>
          <w:szCs w:val="52"/>
        </w:rPr>
      </w:pPr>
    </w:p>
    <w:p w14:paraId="039B67B9" w14:textId="77777777" w:rsidR="00AC6FAF" w:rsidRDefault="00AC6FAF" w:rsidP="001B1090">
      <w:pPr>
        <w:jc w:val="center"/>
        <w:rPr>
          <w:rFonts w:ascii="Arial Black" w:hAnsi="Arial Black"/>
          <w:sz w:val="52"/>
          <w:szCs w:val="52"/>
        </w:rPr>
      </w:pPr>
    </w:p>
    <w:p w14:paraId="1B12E06F" w14:textId="18620661" w:rsidR="00445B3F" w:rsidRPr="00445B3F" w:rsidRDefault="00445B3F" w:rsidP="001B1090">
      <w:pPr>
        <w:jc w:val="center"/>
        <w:rPr>
          <w:rFonts w:ascii="Arial Black" w:hAnsi="Arial Black"/>
          <w:sz w:val="52"/>
          <w:szCs w:val="52"/>
        </w:rPr>
      </w:pPr>
      <w:r>
        <w:rPr>
          <w:rFonts w:ascii="Arial Black" w:hAnsi="Arial Black"/>
          <w:sz w:val="52"/>
          <w:szCs w:val="52"/>
        </w:rPr>
        <w:t>Sobre os Autores</w:t>
      </w:r>
    </w:p>
    <w:p w14:paraId="17FA7DCC" w14:textId="7738D288" w:rsidR="79DB0C6F" w:rsidRDefault="79DB0C6F" w:rsidP="001B1090">
      <w:pPr>
        <w:jc w:val="both"/>
        <w:rPr>
          <w:rFonts w:ascii="Arial Black" w:hAnsi="Arial Black"/>
          <w:sz w:val="32"/>
          <w:szCs w:val="32"/>
        </w:rPr>
      </w:pPr>
    </w:p>
    <w:p w14:paraId="109F8CA8" w14:textId="6E35CABE" w:rsidR="722AC3E3" w:rsidRDefault="722AC3E3" w:rsidP="001B1090">
      <w:pPr>
        <w:jc w:val="both"/>
        <w:rPr>
          <w:rFonts w:ascii="Arial Black" w:hAnsi="Arial Black"/>
          <w:b/>
        </w:rPr>
      </w:pPr>
      <w:r w:rsidRPr="722AC3E3">
        <w:rPr>
          <w:rFonts w:ascii="Arial Black" w:hAnsi="Arial Black"/>
          <w:sz w:val="32"/>
          <w:szCs w:val="32"/>
        </w:rPr>
        <w:t>Rafael Guth Franco:</w:t>
      </w:r>
    </w:p>
    <w:p w14:paraId="2C0BD244" w14:textId="5F2627CB" w:rsidR="722AC3E3" w:rsidRDefault="722AC3E3" w:rsidP="001B1090">
      <w:pPr>
        <w:jc w:val="both"/>
        <w:rPr>
          <w:rFonts w:ascii="Arial Black" w:hAnsi="Arial Black"/>
          <w:b/>
          <w:sz w:val="32"/>
          <w:szCs w:val="32"/>
        </w:rPr>
      </w:pPr>
    </w:p>
    <w:p w14:paraId="5B858EC0" w14:textId="317C7430" w:rsidR="722AC3E3" w:rsidRDefault="722AC3E3" w:rsidP="001B1090">
      <w:pPr>
        <w:jc w:val="both"/>
        <w:rPr>
          <w:rFonts w:ascii="Arial Black" w:hAnsi="Arial Black"/>
          <w:sz w:val="32"/>
          <w:szCs w:val="32"/>
        </w:rPr>
      </w:pPr>
    </w:p>
    <w:p w14:paraId="6AC82D8A" w14:textId="7CB82201" w:rsidR="722AC3E3" w:rsidRDefault="722AC3E3" w:rsidP="001B1090">
      <w:pPr>
        <w:jc w:val="both"/>
        <w:rPr>
          <w:rFonts w:ascii="Arial Black" w:hAnsi="Arial Black"/>
          <w:sz w:val="32"/>
          <w:szCs w:val="32"/>
        </w:rPr>
      </w:pPr>
    </w:p>
    <w:p w14:paraId="10258E8A" w14:textId="4A9C09E1" w:rsidR="00EA6D6C" w:rsidRDefault="00745AB4" w:rsidP="001B1090">
      <w:pPr>
        <w:jc w:val="both"/>
        <w:rPr>
          <w:rFonts w:ascii="Arial Black" w:hAnsi="Arial Black"/>
          <w:sz w:val="32"/>
          <w:szCs w:val="32"/>
        </w:rPr>
      </w:pPr>
      <w:r w:rsidRPr="00745AB4">
        <w:rPr>
          <w:rFonts w:ascii="Arial Black" w:hAnsi="Arial Black"/>
          <w:sz w:val="32"/>
          <w:szCs w:val="32"/>
        </w:rPr>
        <w:t>João Miranda de Camargo</w:t>
      </w:r>
      <w:r>
        <w:rPr>
          <w:rFonts w:ascii="Arial Black" w:hAnsi="Arial Black"/>
          <w:sz w:val="32"/>
          <w:szCs w:val="32"/>
        </w:rPr>
        <w:t>:</w:t>
      </w:r>
    </w:p>
    <w:p w14:paraId="6290AAD7" w14:textId="6E445F82" w:rsidR="00745AB4" w:rsidRDefault="00745AB4" w:rsidP="001B1090">
      <w:pPr>
        <w:jc w:val="both"/>
      </w:pPr>
      <w:r>
        <w:rPr>
          <w:rFonts w:ascii="Arial Black" w:hAnsi="Arial Black"/>
          <w:sz w:val="32"/>
          <w:szCs w:val="32"/>
        </w:rPr>
        <w:tab/>
      </w:r>
      <w:r w:rsidRPr="00745AB4">
        <w:t>Nascido em 2011</w:t>
      </w:r>
      <w:r w:rsidR="00871A36">
        <w:t>, [continuação]</w:t>
      </w:r>
    </w:p>
    <w:p w14:paraId="582C92D0" w14:textId="601EB37B" w:rsidR="00871A36" w:rsidRPr="00E05CAA" w:rsidRDefault="00871A36" w:rsidP="001B1090">
      <w:pPr>
        <w:jc w:val="both"/>
      </w:pPr>
    </w:p>
    <w:p w14:paraId="176C4861" w14:textId="77777777" w:rsidR="00871A36" w:rsidRDefault="00871A36" w:rsidP="001B1090">
      <w:pPr>
        <w:jc w:val="both"/>
        <w:rPr>
          <w:rFonts w:ascii="Arial Black" w:hAnsi="Arial Black"/>
          <w:sz w:val="32"/>
          <w:szCs w:val="32"/>
        </w:rPr>
      </w:pPr>
    </w:p>
    <w:p w14:paraId="0D6E1757" w14:textId="0481F30A" w:rsidR="00871A36" w:rsidRDefault="00871A36" w:rsidP="001B1090">
      <w:pPr>
        <w:jc w:val="both"/>
        <w:rPr>
          <w:rFonts w:ascii="Arial Black" w:hAnsi="Arial Black"/>
          <w:sz w:val="32"/>
          <w:szCs w:val="32"/>
        </w:rPr>
      </w:pPr>
    </w:p>
    <w:p w14:paraId="35C161EF" w14:textId="77777777" w:rsidR="00871A36" w:rsidRPr="00745AB4" w:rsidRDefault="00871A36" w:rsidP="001B1090">
      <w:pPr>
        <w:jc w:val="both"/>
      </w:pPr>
    </w:p>
    <w:p w14:paraId="6736B575" w14:textId="77777777" w:rsidR="00DE1B6A" w:rsidRPr="00DE1B6A" w:rsidRDefault="00DE1B6A" w:rsidP="001B1090">
      <w:pPr>
        <w:jc w:val="both"/>
        <w:rPr>
          <w:rFonts w:asciiTheme="majorHAnsi" w:hAnsiTheme="majorHAnsi"/>
          <w:sz w:val="40"/>
          <w:szCs w:val="40"/>
        </w:rPr>
      </w:pPr>
    </w:p>
    <w:p w14:paraId="6C2ED8A9" w14:textId="77777777" w:rsidR="00881356" w:rsidRDefault="00881356" w:rsidP="001B1090">
      <w:pPr>
        <w:jc w:val="both"/>
        <w:rPr>
          <w:rFonts w:asciiTheme="majorHAnsi" w:hAnsiTheme="majorHAnsi"/>
          <w:sz w:val="40"/>
          <w:szCs w:val="40"/>
        </w:rPr>
      </w:pPr>
    </w:p>
    <w:p w14:paraId="766143CB" w14:textId="77777777" w:rsidR="00B06052" w:rsidRDefault="00B06052" w:rsidP="001B1090">
      <w:pPr>
        <w:jc w:val="both"/>
        <w:rPr>
          <w:rFonts w:asciiTheme="majorHAnsi" w:hAnsiTheme="majorHAnsi"/>
          <w:sz w:val="40"/>
          <w:szCs w:val="40"/>
        </w:rPr>
      </w:pPr>
    </w:p>
    <w:p w14:paraId="2906FD87" w14:textId="77777777" w:rsidR="00B06052" w:rsidRDefault="00B06052" w:rsidP="001B1090">
      <w:pPr>
        <w:jc w:val="both"/>
        <w:rPr>
          <w:rFonts w:asciiTheme="majorHAnsi" w:hAnsiTheme="majorHAnsi"/>
          <w:sz w:val="40"/>
          <w:szCs w:val="40"/>
        </w:rPr>
      </w:pPr>
    </w:p>
    <w:p w14:paraId="7F65B8CC" w14:textId="77777777" w:rsidR="00FA5272" w:rsidRDefault="00FA5272" w:rsidP="001B1090">
      <w:pPr>
        <w:jc w:val="both"/>
        <w:rPr>
          <w:rFonts w:asciiTheme="majorHAnsi" w:hAnsiTheme="majorHAnsi"/>
          <w:sz w:val="40"/>
          <w:szCs w:val="40"/>
        </w:rPr>
      </w:pPr>
    </w:p>
    <w:p w14:paraId="5AE39E80" w14:textId="77777777" w:rsidR="00FA5272" w:rsidRDefault="00FA5272" w:rsidP="001B1090">
      <w:pPr>
        <w:jc w:val="both"/>
        <w:rPr>
          <w:rFonts w:asciiTheme="majorHAnsi" w:hAnsiTheme="majorHAnsi"/>
          <w:sz w:val="40"/>
          <w:szCs w:val="40"/>
        </w:rPr>
      </w:pPr>
    </w:p>
    <w:p w14:paraId="0063DBA1" w14:textId="77777777" w:rsidR="00FA5272" w:rsidRDefault="00FA5272" w:rsidP="001B1090">
      <w:pPr>
        <w:jc w:val="both"/>
        <w:rPr>
          <w:rFonts w:asciiTheme="majorHAnsi" w:hAnsiTheme="majorHAnsi"/>
          <w:sz w:val="40"/>
          <w:szCs w:val="40"/>
        </w:rPr>
      </w:pPr>
    </w:p>
    <w:p w14:paraId="58934B14" w14:textId="77777777" w:rsidR="00FA5272" w:rsidRDefault="00FA5272" w:rsidP="001B1090">
      <w:pPr>
        <w:jc w:val="both"/>
        <w:rPr>
          <w:rFonts w:asciiTheme="majorHAnsi" w:hAnsiTheme="majorHAnsi"/>
          <w:sz w:val="40"/>
          <w:szCs w:val="40"/>
        </w:rPr>
      </w:pPr>
    </w:p>
    <w:p w14:paraId="0B124642" w14:textId="77777777" w:rsidR="00FA5272" w:rsidRDefault="00FA5272" w:rsidP="001B1090">
      <w:pPr>
        <w:jc w:val="both"/>
        <w:rPr>
          <w:rFonts w:asciiTheme="majorHAnsi" w:hAnsiTheme="majorHAnsi"/>
          <w:sz w:val="40"/>
          <w:szCs w:val="40"/>
        </w:rPr>
      </w:pPr>
    </w:p>
    <w:p w14:paraId="342EB70C" w14:textId="77777777" w:rsidR="00FA5272" w:rsidRDefault="00FA5272" w:rsidP="001B1090">
      <w:pPr>
        <w:jc w:val="both"/>
        <w:rPr>
          <w:rFonts w:asciiTheme="majorHAnsi" w:hAnsiTheme="majorHAnsi"/>
          <w:sz w:val="40"/>
          <w:szCs w:val="40"/>
        </w:rPr>
      </w:pPr>
    </w:p>
    <w:p w14:paraId="1B99CA47" w14:textId="77777777" w:rsidR="00FA5272" w:rsidRDefault="00FA5272" w:rsidP="001B1090">
      <w:pPr>
        <w:jc w:val="both"/>
        <w:rPr>
          <w:rFonts w:asciiTheme="majorHAnsi" w:hAnsiTheme="majorHAnsi"/>
          <w:sz w:val="40"/>
          <w:szCs w:val="40"/>
        </w:rPr>
      </w:pPr>
    </w:p>
    <w:p w14:paraId="58B03775" w14:textId="77777777" w:rsidR="00FA5272" w:rsidRDefault="00FA5272" w:rsidP="001B1090">
      <w:pPr>
        <w:jc w:val="both"/>
        <w:rPr>
          <w:rFonts w:asciiTheme="majorHAnsi" w:hAnsiTheme="majorHAnsi"/>
          <w:sz w:val="40"/>
          <w:szCs w:val="40"/>
        </w:rPr>
      </w:pPr>
    </w:p>
    <w:p w14:paraId="3CC53DB5" w14:textId="77777777" w:rsidR="00FA5272" w:rsidRDefault="00FA5272" w:rsidP="001B1090">
      <w:pPr>
        <w:jc w:val="both"/>
        <w:rPr>
          <w:rFonts w:asciiTheme="majorHAnsi" w:hAnsiTheme="majorHAnsi"/>
          <w:sz w:val="40"/>
          <w:szCs w:val="40"/>
        </w:rPr>
      </w:pPr>
    </w:p>
    <w:p w14:paraId="40F4E256" w14:textId="77777777" w:rsidR="00FA5272" w:rsidRDefault="00FA5272" w:rsidP="001B1090">
      <w:pPr>
        <w:jc w:val="both"/>
        <w:rPr>
          <w:rFonts w:asciiTheme="majorHAnsi" w:hAnsiTheme="majorHAnsi"/>
          <w:sz w:val="40"/>
          <w:szCs w:val="40"/>
        </w:rPr>
      </w:pPr>
    </w:p>
    <w:p w14:paraId="2FFB8244" w14:textId="77777777" w:rsidR="00FA5272" w:rsidRDefault="00FA5272" w:rsidP="001B1090">
      <w:pPr>
        <w:jc w:val="both"/>
        <w:rPr>
          <w:rFonts w:asciiTheme="majorHAnsi" w:hAnsiTheme="majorHAnsi"/>
          <w:sz w:val="40"/>
          <w:szCs w:val="40"/>
        </w:rPr>
      </w:pPr>
    </w:p>
    <w:p w14:paraId="701531BC" w14:textId="5EC137CE" w:rsidR="00871A36" w:rsidRDefault="00871A36" w:rsidP="001B1090">
      <w:pPr>
        <w:jc w:val="both"/>
        <w:rPr>
          <w:rFonts w:asciiTheme="majorHAnsi" w:hAnsiTheme="majorHAnsi"/>
          <w:sz w:val="40"/>
          <w:szCs w:val="40"/>
        </w:rPr>
      </w:pPr>
      <w:r>
        <w:rPr>
          <w:rFonts w:asciiTheme="majorHAnsi" w:hAnsiTheme="majorHAnsi"/>
          <w:sz w:val="40"/>
          <w:szCs w:val="40"/>
        </w:rPr>
        <w:t>“</w:t>
      </w:r>
      <w:r w:rsidRPr="00DE1B6A">
        <w:rPr>
          <w:rFonts w:asciiTheme="majorHAnsi" w:hAnsiTheme="majorHAnsi"/>
          <w:sz w:val="40"/>
          <w:szCs w:val="40"/>
        </w:rPr>
        <w:t>Dedicado a todos que morrerão nessa guerra</w:t>
      </w:r>
      <w:r>
        <w:rPr>
          <w:rFonts w:asciiTheme="majorHAnsi" w:hAnsiTheme="majorHAnsi"/>
          <w:sz w:val="40"/>
          <w:szCs w:val="40"/>
        </w:rPr>
        <w:t>.”</w:t>
      </w:r>
    </w:p>
    <w:p w14:paraId="0F9A7419" w14:textId="77777777" w:rsidR="00EF15EB" w:rsidRDefault="00EF15EB" w:rsidP="001B1090">
      <w:pPr>
        <w:jc w:val="center"/>
        <w:rPr>
          <w:rFonts w:asciiTheme="majorHAnsi" w:hAnsiTheme="majorHAnsi"/>
          <w:b/>
          <w:bCs/>
          <w:sz w:val="144"/>
          <w:szCs w:val="144"/>
        </w:rPr>
      </w:pPr>
    </w:p>
    <w:p w14:paraId="0056E59D" w14:textId="77777777" w:rsidR="00DA0A15" w:rsidRDefault="00DA0A15" w:rsidP="00C92386">
      <w:pPr>
        <w:pStyle w:val="Ttulo1"/>
        <w:jc w:val="center"/>
        <w:rPr>
          <w:rFonts w:hint="eastAsia"/>
          <w:b/>
          <w:bCs/>
          <w:sz w:val="144"/>
          <w:szCs w:val="144"/>
        </w:rPr>
      </w:pPr>
      <w:bookmarkStart w:id="0" w:name="_Toc195991892"/>
    </w:p>
    <w:p w14:paraId="379F977A" w14:textId="77777777" w:rsidR="00DA0A15" w:rsidRDefault="00DA0A15" w:rsidP="00DA0A15">
      <w:pPr>
        <w:pStyle w:val="Ttulo1"/>
        <w:rPr>
          <w:rFonts w:hint="eastAsia"/>
          <w:b/>
          <w:bCs/>
          <w:sz w:val="144"/>
          <w:szCs w:val="144"/>
        </w:rPr>
      </w:pPr>
    </w:p>
    <w:bookmarkEnd w:id="0"/>
    <w:p w14:paraId="1A79B692" w14:textId="5B220B01" w:rsidR="006116BD" w:rsidRDefault="006116BD" w:rsidP="00C92386">
      <w:pPr>
        <w:pStyle w:val="Ttulo1"/>
        <w:rPr>
          <w:rFonts w:hint="eastAsia"/>
          <w:b/>
          <w:bCs/>
          <w:sz w:val="144"/>
          <w:szCs w:val="144"/>
        </w:rPr>
        <w:sectPr w:rsidR="006116BD" w:rsidSect="00516FC9">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cols w:space="708"/>
          <w:titlePg/>
          <w:docGrid w:linePitch="360"/>
        </w:sectPr>
      </w:pPr>
    </w:p>
    <w:p w14:paraId="5CC24413" w14:textId="77777777" w:rsidR="000045B0" w:rsidRDefault="000045B0" w:rsidP="000045B0">
      <w:pPr>
        <w:pStyle w:val="Ttulo1"/>
        <w:jc w:val="center"/>
        <w:rPr>
          <w:rFonts w:hint="eastAsia"/>
          <w:b/>
          <w:bCs/>
          <w:sz w:val="144"/>
          <w:szCs w:val="144"/>
        </w:rPr>
      </w:pPr>
    </w:p>
    <w:p w14:paraId="5B984EEA" w14:textId="05AF5B35" w:rsidR="009F158C" w:rsidRPr="009F158C" w:rsidRDefault="006116BD" w:rsidP="000045B0">
      <w:pPr>
        <w:pStyle w:val="Ttulo1"/>
        <w:jc w:val="center"/>
        <w:rPr>
          <w:rFonts w:hint="eastAsia"/>
          <w:b/>
          <w:bCs/>
          <w:sz w:val="144"/>
          <w:szCs w:val="144"/>
        </w:rPr>
      </w:pPr>
      <w:bookmarkStart w:id="1" w:name="_Toc1759294929"/>
      <w:r>
        <w:rPr>
          <w:b/>
          <w:bCs/>
          <w:sz w:val="144"/>
          <w:szCs w:val="144"/>
        </w:rPr>
        <w:t>Parte 1</w:t>
      </w:r>
      <w:r w:rsidR="00B465AA">
        <w:rPr>
          <w:b/>
          <w:bCs/>
          <w:sz w:val="144"/>
          <w:szCs w:val="144"/>
        </w:rPr>
        <w:t xml:space="preserve">: </w:t>
      </w:r>
      <w:r w:rsidR="009F158C">
        <w:rPr>
          <w:b/>
          <w:bCs/>
          <w:sz w:val="144"/>
          <w:szCs w:val="144"/>
        </w:rPr>
        <w:t>O engenheiro e o Soldado</w:t>
      </w:r>
      <w:bookmarkEnd w:id="1"/>
    </w:p>
    <w:p w14:paraId="25B3FB48" w14:textId="77777777" w:rsidR="000A3DD5" w:rsidRPr="000A3DD5" w:rsidRDefault="000A3DD5" w:rsidP="000A3DD5"/>
    <w:p w14:paraId="6118F7D9" w14:textId="77777777" w:rsidR="00F07C32" w:rsidRDefault="00F07C32" w:rsidP="001B1090">
      <w:pPr>
        <w:jc w:val="both"/>
        <w:rPr>
          <w:rFonts w:asciiTheme="majorHAnsi" w:hAnsiTheme="majorHAnsi"/>
          <w:b/>
          <w:bCs/>
          <w:sz w:val="56"/>
          <w:szCs w:val="56"/>
        </w:rPr>
      </w:pPr>
    </w:p>
    <w:p w14:paraId="16ECDFE3" w14:textId="77777777" w:rsidR="00F07C32" w:rsidRDefault="00F07C32" w:rsidP="001B1090">
      <w:pPr>
        <w:jc w:val="both"/>
        <w:rPr>
          <w:rFonts w:asciiTheme="majorHAnsi" w:hAnsiTheme="majorHAnsi"/>
          <w:b/>
          <w:bCs/>
          <w:sz w:val="56"/>
          <w:szCs w:val="56"/>
        </w:rPr>
      </w:pPr>
    </w:p>
    <w:p w14:paraId="54B11640" w14:textId="77777777" w:rsidR="00DA0A15" w:rsidRDefault="00DA0A15" w:rsidP="00DA0A15">
      <w:pPr>
        <w:pStyle w:val="TituloUmaGuerradoAmanha"/>
        <w:jc w:val="left"/>
        <w:outlineLvl w:val="1"/>
      </w:pPr>
    </w:p>
    <w:p w14:paraId="393648DD" w14:textId="77777777" w:rsidR="006116BD" w:rsidRDefault="006116BD" w:rsidP="00DA0A15">
      <w:pPr>
        <w:pStyle w:val="TituloUmaGuerradoAmanha"/>
        <w:outlineLvl w:val="1"/>
      </w:pPr>
    </w:p>
    <w:p w14:paraId="4DC595D7" w14:textId="77777777" w:rsidR="00B360EA" w:rsidRDefault="00B360EA" w:rsidP="00DA0A15">
      <w:pPr>
        <w:pStyle w:val="TituloUmaGuerradoAmanha"/>
        <w:outlineLvl w:val="1"/>
      </w:pPr>
    </w:p>
    <w:p w14:paraId="03C5C407" w14:textId="77777777" w:rsidR="006116BD" w:rsidRDefault="006116BD" w:rsidP="00DA0A15">
      <w:pPr>
        <w:pStyle w:val="TituloUmaGuerradoAmanha"/>
        <w:outlineLvl w:val="1"/>
      </w:pPr>
    </w:p>
    <w:p w14:paraId="6B48A9F1" w14:textId="0818A8C7" w:rsidR="00357706" w:rsidRPr="00357706" w:rsidRDefault="155EF08D" w:rsidP="00BC6836">
      <w:pPr>
        <w:pStyle w:val="TituloUmaGuerradoAmanha"/>
        <w:numPr>
          <w:ilvl w:val="0"/>
          <w:numId w:val="25"/>
        </w:numPr>
        <w:outlineLvl w:val="1"/>
        <w:rPr>
          <w:rFonts w:ascii="Palatino Linotype" w:hAnsi="Palatino Linotype"/>
          <w:sz w:val="96"/>
          <w:szCs w:val="96"/>
        </w:rPr>
      </w:pPr>
      <w:bookmarkStart w:id="2" w:name="_Toc744279701"/>
      <w:r w:rsidRPr="155EF08D">
        <w:rPr>
          <w:rFonts w:ascii="Palatino Linotype" w:hAnsi="Palatino Linotype"/>
          <w:sz w:val="96"/>
          <w:szCs w:val="96"/>
        </w:rPr>
        <w:lastRenderedPageBreak/>
        <w:t>Victor</w:t>
      </w:r>
      <w:r w:rsidRPr="155EF08D">
        <w:rPr>
          <w:rFonts w:ascii="Electra LT Std Display" w:hAnsi="Electra LT Std Display"/>
          <w:sz w:val="96"/>
          <w:szCs w:val="96"/>
        </w:rPr>
        <w:t xml:space="preserve"> (I</w:t>
      </w:r>
      <w:r w:rsidRPr="155EF08D">
        <w:rPr>
          <w:rFonts w:ascii="Palatino Linotype" w:hAnsi="Palatino Linotype"/>
          <w:sz w:val="96"/>
          <w:szCs w:val="96"/>
        </w:rPr>
        <w:t>)</w:t>
      </w:r>
      <w:bookmarkEnd w:id="2"/>
    </w:p>
    <w:p w14:paraId="0A7D7435" w14:textId="77777777" w:rsidR="00357706" w:rsidRDefault="00357706" w:rsidP="00357706">
      <w:pPr>
        <w:ind w:firstLine="708"/>
        <w:jc w:val="both"/>
        <w:rPr>
          <w:rFonts w:asciiTheme="majorHAnsi" w:hAnsiTheme="majorHAnsi"/>
          <w:b/>
          <w:bCs/>
          <w:i/>
          <w:iCs/>
          <w:sz w:val="28"/>
          <w:szCs w:val="28"/>
        </w:rPr>
      </w:pPr>
    </w:p>
    <w:p w14:paraId="047F83AA" w14:textId="1D7E1F24" w:rsidR="0080087F" w:rsidRDefault="0080087F" w:rsidP="00357706">
      <w:pPr>
        <w:ind w:firstLine="708"/>
        <w:jc w:val="both"/>
        <w:rPr>
          <w:rFonts w:asciiTheme="majorHAnsi" w:hAnsiTheme="majorHAnsi"/>
          <w:b/>
          <w:bCs/>
          <w:i/>
          <w:iCs/>
          <w:sz w:val="28"/>
          <w:szCs w:val="28"/>
        </w:rPr>
      </w:pPr>
      <w:r w:rsidRPr="0080087F">
        <w:rPr>
          <w:rFonts w:asciiTheme="majorHAnsi" w:hAnsiTheme="majorHAnsi"/>
          <w:b/>
          <w:bCs/>
          <w:i/>
          <w:iCs/>
          <w:sz w:val="28"/>
          <w:szCs w:val="28"/>
        </w:rPr>
        <w:t>"Tudo tem o seu tempo determinado, e há tempo para todo propósito debaixo do céu: tempo de amar e tempo de odiar; tempo de guerra e tempo de paz."</w:t>
      </w:r>
    </w:p>
    <w:p w14:paraId="7E8B62CB" w14:textId="76508FC7" w:rsidR="00B62D2F" w:rsidRDefault="0080087F" w:rsidP="001B1090">
      <w:pPr>
        <w:jc w:val="both"/>
        <w:rPr>
          <w:rFonts w:asciiTheme="majorHAnsi" w:hAnsiTheme="majorHAnsi"/>
          <w:sz w:val="40"/>
          <w:szCs w:val="40"/>
        </w:rPr>
      </w:pPr>
      <w:r>
        <w:rPr>
          <w:rFonts w:asciiTheme="majorHAnsi" w:hAnsiTheme="majorHAnsi"/>
          <w:i/>
          <w:iCs/>
          <w:sz w:val="28"/>
          <w:szCs w:val="28"/>
        </w:rPr>
        <w:t>-</w:t>
      </w:r>
      <w:r w:rsidRPr="0080087F">
        <w:rPr>
          <w:rFonts w:asciiTheme="majorHAnsi" w:hAnsiTheme="majorHAnsi"/>
          <w:b/>
          <w:bCs/>
          <w:sz w:val="40"/>
          <w:szCs w:val="40"/>
        </w:rPr>
        <w:t xml:space="preserve"> </w:t>
      </w:r>
      <w:r w:rsidRPr="0080087F">
        <w:rPr>
          <w:rFonts w:asciiTheme="majorHAnsi" w:hAnsiTheme="majorHAnsi"/>
          <w:sz w:val="28"/>
          <w:szCs w:val="28"/>
        </w:rPr>
        <w:t>Eclesiastes 3:1, 8</w:t>
      </w:r>
    </w:p>
    <w:p w14:paraId="60FBB581" w14:textId="77777777" w:rsidR="0080087F" w:rsidRPr="0080087F" w:rsidRDefault="0080087F" w:rsidP="001B1090">
      <w:pPr>
        <w:jc w:val="both"/>
        <w:rPr>
          <w:rFonts w:asciiTheme="majorHAnsi" w:hAnsiTheme="majorHAnsi"/>
          <w:sz w:val="40"/>
          <w:szCs w:val="40"/>
        </w:rPr>
      </w:pPr>
    </w:p>
    <w:p w14:paraId="4BA34F89" w14:textId="63541C12" w:rsidR="00B62D2F" w:rsidRPr="00C15553" w:rsidRDefault="00B62D2F" w:rsidP="001B1090">
      <w:pPr>
        <w:jc w:val="both"/>
        <w:rPr>
          <w:rFonts w:ascii="Palatino Linotype" w:hAnsi="Palatino Linotype"/>
          <w:i/>
        </w:rPr>
      </w:pPr>
      <w:r>
        <w:tab/>
      </w:r>
      <w:r w:rsidR="00831E2C" w:rsidRPr="00C15553">
        <w:rPr>
          <w:rFonts w:ascii="Palatino Linotype" w:hAnsi="Palatino Linotype"/>
        </w:rPr>
        <w:t>-</w:t>
      </w:r>
      <w:r w:rsidR="00E155F6" w:rsidRPr="00C15553">
        <w:rPr>
          <w:rFonts w:ascii="Palatino Linotype" w:hAnsi="Palatino Linotype"/>
          <w:i/>
        </w:rPr>
        <w:t xml:space="preserve">"Mais </w:t>
      </w:r>
      <w:r w:rsidR="00A02620" w:rsidRPr="00C15553">
        <w:rPr>
          <w:rFonts w:ascii="Palatino Linotype" w:hAnsi="Palatino Linotype"/>
          <w:i/>
        </w:rPr>
        <w:t>21</w:t>
      </w:r>
      <w:r w:rsidR="00E155F6" w:rsidRPr="00C15553">
        <w:rPr>
          <w:rFonts w:ascii="Palatino Linotype" w:hAnsi="Palatino Linotype"/>
          <w:i/>
        </w:rPr>
        <w:t xml:space="preserve"> mortos hoje com</w:t>
      </w:r>
      <w:r w:rsidR="00553CC4" w:rsidRPr="00C15553">
        <w:rPr>
          <w:rFonts w:ascii="Palatino Linotype" w:hAnsi="Palatino Linotype"/>
          <w:i/>
        </w:rPr>
        <w:t xml:space="preserve"> esse</w:t>
      </w:r>
      <w:r w:rsidR="00E155F6" w:rsidRPr="00C15553">
        <w:rPr>
          <w:rFonts w:ascii="Palatino Linotype" w:hAnsi="Palatino Linotype"/>
          <w:i/>
        </w:rPr>
        <w:t xml:space="preserve"> </w:t>
      </w:r>
      <w:r w:rsidR="00A02620" w:rsidRPr="00C15553">
        <w:rPr>
          <w:rFonts w:ascii="Palatino Linotype" w:hAnsi="Palatino Linotype"/>
          <w:i/>
        </w:rPr>
        <w:t>novo ataque,</w:t>
      </w:r>
      <w:r w:rsidR="00553CC4" w:rsidRPr="00C15553">
        <w:rPr>
          <w:rFonts w:ascii="Palatino Linotype" w:hAnsi="Palatino Linotype"/>
          <w:i/>
        </w:rPr>
        <w:t xml:space="preserve"> é muito triste qu</w:t>
      </w:r>
      <w:r w:rsidR="008A2D78" w:rsidRPr="00C15553">
        <w:rPr>
          <w:rFonts w:ascii="Palatino Linotype" w:hAnsi="Palatino Linotype"/>
          <w:i/>
        </w:rPr>
        <w:t xml:space="preserve">e isso tenha acontecido novamente pela </w:t>
      </w:r>
      <w:r w:rsidR="00876233" w:rsidRPr="00C15553">
        <w:rPr>
          <w:rFonts w:ascii="Palatino Linotype" w:hAnsi="Palatino Linotype"/>
          <w:i/>
        </w:rPr>
        <w:t>d</w:t>
      </w:r>
      <w:r w:rsidR="001C0426" w:rsidRPr="00C15553">
        <w:rPr>
          <w:rFonts w:ascii="Palatino Linotype" w:hAnsi="Palatino Linotype"/>
          <w:i/>
        </w:rPr>
        <w:t>é</w:t>
      </w:r>
      <w:r w:rsidR="00876233" w:rsidRPr="00C15553">
        <w:rPr>
          <w:rFonts w:ascii="Palatino Linotype" w:hAnsi="Palatino Linotype"/>
          <w:i/>
        </w:rPr>
        <w:t xml:space="preserve">cima </w:t>
      </w:r>
      <w:r w:rsidR="0073187F" w:rsidRPr="00C15553">
        <w:rPr>
          <w:rFonts w:ascii="Palatino Linotype" w:hAnsi="Palatino Linotype"/>
          <w:i/>
        </w:rPr>
        <w:t xml:space="preserve">segunda </w:t>
      </w:r>
      <w:r w:rsidR="00876233" w:rsidRPr="00C15553">
        <w:rPr>
          <w:rFonts w:ascii="Palatino Linotype" w:hAnsi="Palatino Linotype"/>
          <w:i/>
        </w:rPr>
        <w:t>ve</w:t>
      </w:r>
      <w:r w:rsidR="00BD4DE0" w:rsidRPr="00C15553">
        <w:rPr>
          <w:rFonts w:ascii="Palatino Linotype" w:hAnsi="Palatino Linotype"/>
          <w:i/>
        </w:rPr>
        <w:t>z. As autoridades ainda não acharam os envolvi...</w:t>
      </w:r>
      <w:r w:rsidR="0073187F" w:rsidRPr="00C15553">
        <w:rPr>
          <w:rFonts w:ascii="Palatino Linotype" w:hAnsi="Palatino Linotype"/>
          <w:i/>
        </w:rPr>
        <w:t xml:space="preserve"> </w:t>
      </w:r>
      <w:r w:rsidR="00E155F6" w:rsidRPr="00C15553">
        <w:rPr>
          <w:rFonts w:ascii="Palatino Linotype" w:hAnsi="Palatino Linotype"/>
          <w:i/>
        </w:rPr>
        <w:t>"</w:t>
      </w:r>
    </w:p>
    <w:p w14:paraId="35A4D3C9" w14:textId="1B0A1479" w:rsidR="00892F7A" w:rsidRPr="00C15553" w:rsidRDefault="00BD4DE0" w:rsidP="001B1090">
      <w:pPr>
        <w:jc w:val="both"/>
        <w:rPr>
          <w:rStyle w:val="Forte"/>
          <w:rFonts w:ascii="Palatino Linotype" w:hAnsi="Palatino Linotype"/>
          <w:b w:val="0"/>
          <w:bCs w:val="0"/>
        </w:rPr>
      </w:pPr>
      <w:r w:rsidRPr="00C15553">
        <w:rPr>
          <w:rFonts w:ascii="Palatino Linotype" w:hAnsi="Palatino Linotype"/>
          <w:i/>
        </w:rPr>
        <w:tab/>
      </w:r>
      <w:r w:rsidR="001476A1" w:rsidRPr="00C15553">
        <w:rPr>
          <w:rFonts w:ascii="Palatino Linotype" w:hAnsi="Palatino Linotype"/>
        </w:rPr>
        <w:t xml:space="preserve">O </w:t>
      </w:r>
      <w:r w:rsidR="00443A82" w:rsidRPr="00C15553">
        <w:rPr>
          <w:rFonts w:ascii="Palatino Linotype" w:hAnsi="Palatino Linotype"/>
        </w:rPr>
        <w:t>rádio</w:t>
      </w:r>
      <w:r w:rsidR="001476A1" w:rsidRPr="00C15553">
        <w:rPr>
          <w:rFonts w:ascii="Palatino Linotype" w:hAnsi="Palatino Linotype"/>
        </w:rPr>
        <w:t xml:space="preserve"> chiava, </w:t>
      </w:r>
      <w:r w:rsidR="00AF77AC" w:rsidRPr="00C15553">
        <w:rPr>
          <w:rFonts w:ascii="Palatino Linotype" w:hAnsi="Palatino Linotype"/>
        </w:rPr>
        <w:t>Victor</w:t>
      </w:r>
      <w:r w:rsidR="00FA387F" w:rsidRPr="00C15553">
        <w:rPr>
          <w:rFonts w:ascii="Palatino Linotype" w:hAnsi="Palatino Linotype"/>
        </w:rPr>
        <w:t xml:space="preserve"> o desligou, ele não</w:t>
      </w:r>
      <w:r w:rsidR="009F7431" w:rsidRPr="00C15553">
        <w:rPr>
          <w:rStyle w:val="Forte"/>
          <w:rFonts w:ascii="Palatino Linotype" w:hAnsi="Palatino Linotype"/>
          <w:b w:val="0"/>
          <w:bCs w:val="0"/>
        </w:rPr>
        <w:t xml:space="preserve"> gostaria de ouvir mais. </w:t>
      </w:r>
      <w:r w:rsidR="00193C3A" w:rsidRPr="00C15553">
        <w:rPr>
          <w:rStyle w:val="Forte"/>
          <w:rFonts w:ascii="Palatino Linotype" w:hAnsi="Palatino Linotype"/>
          <w:b w:val="0"/>
          <w:bCs w:val="0"/>
        </w:rPr>
        <w:t>E</w:t>
      </w:r>
      <w:r w:rsidR="00BC77C3" w:rsidRPr="00C15553">
        <w:rPr>
          <w:rStyle w:val="Forte"/>
          <w:rFonts w:ascii="Palatino Linotype" w:hAnsi="Palatino Linotype"/>
          <w:b w:val="0"/>
          <w:bCs w:val="0"/>
        </w:rPr>
        <w:t xml:space="preserve">sses ataques terroristas </w:t>
      </w:r>
      <w:r w:rsidR="00DF7969" w:rsidRPr="00C15553">
        <w:rPr>
          <w:rStyle w:val="Forte"/>
          <w:rFonts w:ascii="Palatino Linotype" w:hAnsi="Palatino Linotype"/>
          <w:b w:val="0"/>
          <w:bCs w:val="0"/>
        </w:rPr>
        <w:t>estavam acontecendo com cada vez mais frequência</w:t>
      </w:r>
      <w:r w:rsidR="000F13E5" w:rsidRPr="00C15553">
        <w:rPr>
          <w:rStyle w:val="Forte"/>
          <w:rFonts w:ascii="Palatino Linotype" w:hAnsi="Palatino Linotype"/>
          <w:b w:val="0"/>
          <w:bCs w:val="0"/>
        </w:rPr>
        <w:t>.</w:t>
      </w:r>
      <w:r w:rsidR="00812320" w:rsidRPr="00C15553">
        <w:rPr>
          <w:rStyle w:val="Forte"/>
          <w:rFonts w:ascii="Palatino Linotype" w:hAnsi="Palatino Linotype"/>
          <w:b w:val="0"/>
          <w:bCs w:val="0"/>
        </w:rPr>
        <w:t xml:space="preserve">  “De novo</w:t>
      </w:r>
      <w:r w:rsidR="00AD7EBC" w:rsidRPr="00C15553">
        <w:rPr>
          <w:rStyle w:val="Forte"/>
          <w:rFonts w:ascii="Palatino Linotype" w:hAnsi="Palatino Linotype"/>
          <w:b w:val="0"/>
          <w:bCs w:val="0"/>
        </w:rPr>
        <w:t>...</w:t>
      </w:r>
      <w:r w:rsidR="00A5419C" w:rsidRPr="00C15553">
        <w:rPr>
          <w:rStyle w:val="Forte"/>
          <w:rFonts w:ascii="Palatino Linotype" w:hAnsi="Palatino Linotype"/>
          <w:b w:val="0"/>
          <w:bCs w:val="0"/>
        </w:rPr>
        <w:t>”</w:t>
      </w:r>
      <w:r w:rsidR="00AD7EBC" w:rsidRPr="00C15553">
        <w:rPr>
          <w:rStyle w:val="Forte"/>
          <w:rFonts w:ascii="Palatino Linotype" w:hAnsi="Palatino Linotype"/>
          <w:b w:val="0"/>
          <w:bCs w:val="0"/>
        </w:rPr>
        <w:t xml:space="preserve"> Ele pensou</w:t>
      </w:r>
      <w:r w:rsidR="00C723BF" w:rsidRPr="00C15553">
        <w:rPr>
          <w:rStyle w:val="Forte"/>
          <w:rFonts w:ascii="Palatino Linotype" w:hAnsi="Palatino Linotype"/>
          <w:b w:val="0"/>
          <w:bCs w:val="0"/>
        </w:rPr>
        <w:t>, lembrou de sua invenção, ele não gostava de</w:t>
      </w:r>
      <w:r w:rsidR="0015148B" w:rsidRPr="00C15553">
        <w:rPr>
          <w:rStyle w:val="Forte"/>
          <w:rFonts w:ascii="Palatino Linotype" w:hAnsi="Palatino Linotype"/>
          <w:b w:val="0"/>
          <w:bCs w:val="0"/>
        </w:rPr>
        <w:t xml:space="preserve"> se</w:t>
      </w:r>
      <w:r w:rsidR="00C723BF" w:rsidRPr="00C15553">
        <w:rPr>
          <w:rStyle w:val="Forte"/>
          <w:rFonts w:ascii="Palatino Linotype" w:hAnsi="Palatino Linotype"/>
          <w:b w:val="0"/>
          <w:bCs w:val="0"/>
        </w:rPr>
        <w:t xml:space="preserve"> lembrar dela</w:t>
      </w:r>
      <w:r w:rsidR="00CD78E1" w:rsidRPr="00C15553">
        <w:rPr>
          <w:rStyle w:val="Forte"/>
          <w:rFonts w:ascii="Palatino Linotype" w:hAnsi="Palatino Linotype"/>
          <w:b w:val="0"/>
          <w:bCs w:val="0"/>
        </w:rPr>
        <w:t xml:space="preserve">. Mas uma coisa especifica o incomodava, o </w:t>
      </w:r>
      <w:r w:rsidR="002E3702" w:rsidRPr="00C15553">
        <w:rPr>
          <w:rStyle w:val="Forte"/>
          <w:rFonts w:ascii="Palatino Linotype" w:hAnsi="Palatino Linotype"/>
          <w:b w:val="0"/>
          <w:bCs w:val="0"/>
        </w:rPr>
        <w:t>número</w:t>
      </w:r>
      <w:r w:rsidR="00CD78E1" w:rsidRPr="00C15553">
        <w:rPr>
          <w:rStyle w:val="Forte"/>
          <w:rFonts w:ascii="Palatino Linotype" w:hAnsi="Palatino Linotype"/>
          <w:b w:val="0"/>
          <w:bCs w:val="0"/>
        </w:rPr>
        <w:t xml:space="preserve"> 21. </w:t>
      </w:r>
      <w:r w:rsidR="002E3702" w:rsidRPr="00C15553">
        <w:rPr>
          <w:rStyle w:val="Forte"/>
          <w:rFonts w:ascii="Palatino Linotype" w:hAnsi="Palatino Linotype"/>
          <w:b w:val="0"/>
          <w:bCs w:val="0"/>
        </w:rPr>
        <w:t>“Sempre 21” ele repensou</w:t>
      </w:r>
      <w:r w:rsidR="00EF4E87" w:rsidRPr="00C15553">
        <w:rPr>
          <w:rStyle w:val="Forte"/>
          <w:rFonts w:ascii="Palatino Linotype" w:hAnsi="Palatino Linotype"/>
          <w:b w:val="0"/>
          <w:bCs w:val="0"/>
        </w:rPr>
        <w:t xml:space="preserve"> como fazia sempre.</w:t>
      </w:r>
    </w:p>
    <w:p w14:paraId="4428228D" w14:textId="703614EC" w:rsidR="009F1E9D" w:rsidRPr="00C15553" w:rsidRDefault="009F1E9D" w:rsidP="001B1090">
      <w:pPr>
        <w:ind w:firstLine="708"/>
        <w:jc w:val="both"/>
        <w:rPr>
          <w:rStyle w:val="Forte"/>
          <w:rFonts w:ascii="Palatino Linotype" w:hAnsi="Palatino Linotype"/>
          <w:b w:val="0"/>
          <w:bCs w:val="0"/>
        </w:rPr>
      </w:pPr>
      <w:r w:rsidRPr="00C15553">
        <w:rPr>
          <w:rStyle w:val="Forte"/>
          <w:rFonts w:ascii="Palatino Linotype" w:hAnsi="Palatino Linotype"/>
          <w:b w:val="0"/>
          <w:bCs w:val="0"/>
        </w:rPr>
        <w:t xml:space="preserve">O rádio estava sintonizado em </w:t>
      </w:r>
      <w:r w:rsidR="00DF405C" w:rsidRPr="00C15553">
        <w:rPr>
          <w:rStyle w:val="Forte"/>
          <w:rFonts w:ascii="Palatino Linotype" w:hAnsi="Palatino Linotype"/>
          <w:b w:val="0"/>
          <w:bCs w:val="0"/>
        </w:rPr>
        <w:t>AM,</w:t>
      </w:r>
      <w:r w:rsidR="003469F7" w:rsidRPr="00C15553">
        <w:rPr>
          <w:rStyle w:val="Forte"/>
          <w:rFonts w:ascii="Palatino Linotype" w:hAnsi="Palatino Linotype"/>
          <w:b w:val="0"/>
          <w:bCs w:val="0"/>
        </w:rPr>
        <w:t xml:space="preserve"> uma linha p</w:t>
      </w:r>
      <w:r w:rsidR="00AD507C" w:rsidRPr="00C15553">
        <w:rPr>
          <w:rStyle w:val="Forte"/>
          <w:rFonts w:ascii="Palatino Linotype" w:hAnsi="Palatino Linotype"/>
          <w:b w:val="0"/>
          <w:bCs w:val="0"/>
        </w:rPr>
        <w:t>i</w:t>
      </w:r>
      <w:r w:rsidR="003469F7" w:rsidRPr="00C15553">
        <w:rPr>
          <w:rStyle w:val="Forte"/>
          <w:rFonts w:ascii="Palatino Linotype" w:hAnsi="Palatino Linotype"/>
          <w:b w:val="0"/>
          <w:bCs w:val="0"/>
        </w:rPr>
        <w:t>rata</w:t>
      </w:r>
      <w:r w:rsidR="00DF405C" w:rsidRPr="00C15553">
        <w:rPr>
          <w:rStyle w:val="Forte"/>
          <w:rFonts w:ascii="Palatino Linotype" w:hAnsi="Palatino Linotype"/>
          <w:b w:val="0"/>
          <w:bCs w:val="0"/>
        </w:rPr>
        <w:t xml:space="preserve"> </w:t>
      </w:r>
      <w:r w:rsidR="003469F7" w:rsidRPr="00C15553">
        <w:rPr>
          <w:rStyle w:val="Forte"/>
          <w:rFonts w:ascii="Palatino Linotype" w:hAnsi="Palatino Linotype"/>
          <w:b w:val="0"/>
          <w:bCs w:val="0"/>
        </w:rPr>
        <w:t>de</w:t>
      </w:r>
      <w:r w:rsidR="004A16BA" w:rsidRPr="00C15553">
        <w:rPr>
          <w:rStyle w:val="Forte"/>
          <w:rFonts w:ascii="Palatino Linotype" w:hAnsi="Palatino Linotype"/>
          <w:b w:val="0"/>
          <w:bCs w:val="0"/>
        </w:rPr>
        <w:t xml:space="preserve"> uma rádio de </w:t>
      </w:r>
      <w:r w:rsidR="00F17E8F" w:rsidRPr="00C15553">
        <w:rPr>
          <w:rStyle w:val="Forte"/>
          <w:rFonts w:ascii="Palatino Linotype" w:hAnsi="Palatino Linotype"/>
          <w:b w:val="0"/>
          <w:bCs w:val="0"/>
        </w:rPr>
        <w:t>notícia</w:t>
      </w:r>
      <w:r w:rsidR="004A16BA" w:rsidRPr="00C15553">
        <w:rPr>
          <w:rStyle w:val="Forte"/>
          <w:rFonts w:ascii="Palatino Linotype" w:hAnsi="Palatino Linotype"/>
          <w:b w:val="0"/>
          <w:bCs w:val="0"/>
        </w:rPr>
        <w:t xml:space="preserve"> </w:t>
      </w:r>
      <w:r w:rsidR="00746923" w:rsidRPr="00C15553">
        <w:rPr>
          <w:rStyle w:val="Forte"/>
          <w:rFonts w:ascii="Palatino Linotype" w:hAnsi="Palatino Linotype"/>
          <w:b w:val="0"/>
          <w:bCs w:val="0"/>
        </w:rPr>
        <w:t>de</w:t>
      </w:r>
      <w:r w:rsidR="003469F7" w:rsidRPr="00C15553">
        <w:rPr>
          <w:rStyle w:val="Forte"/>
          <w:rFonts w:ascii="Palatino Linotype" w:hAnsi="Palatino Linotype"/>
          <w:b w:val="0"/>
          <w:bCs w:val="0"/>
        </w:rPr>
        <w:t xml:space="preserve"> muito</w:t>
      </w:r>
      <w:r w:rsidR="00746923" w:rsidRPr="00C15553">
        <w:rPr>
          <w:rStyle w:val="Forte"/>
          <w:rFonts w:ascii="Palatino Linotype" w:hAnsi="Palatino Linotype"/>
          <w:b w:val="0"/>
          <w:bCs w:val="0"/>
        </w:rPr>
        <w:t xml:space="preserve"> longe, onde já morou um dia. São Paulo, </w:t>
      </w:r>
      <w:r w:rsidR="00F17E8F" w:rsidRPr="00C15553">
        <w:rPr>
          <w:rStyle w:val="Forte"/>
          <w:rFonts w:ascii="Palatino Linotype" w:hAnsi="Palatino Linotype"/>
          <w:b w:val="0"/>
          <w:bCs w:val="0"/>
        </w:rPr>
        <w:t xml:space="preserve">lembrava dessa cidade, morou lá por 16 anos. </w:t>
      </w:r>
      <w:r w:rsidR="00AD66FB" w:rsidRPr="00C15553">
        <w:rPr>
          <w:rStyle w:val="Forte"/>
          <w:rFonts w:ascii="Palatino Linotype" w:hAnsi="Palatino Linotype"/>
          <w:b w:val="0"/>
          <w:bCs w:val="0"/>
        </w:rPr>
        <w:t xml:space="preserve">Aquela grande cidade, ele </w:t>
      </w:r>
      <w:r w:rsidR="00BA3E23" w:rsidRPr="00C15553">
        <w:rPr>
          <w:rStyle w:val="Forte"/>
          <w:rFonts w:ascii="Palatino Linotype" w:hAnsi="Palatino Linotype"/>
          <w:b w:val="0"/>
          <w:bCs w:val="0"/>
        </w:rPr>
        <w:t>já a amou, porém, não ia lá desde essa época.</w:t>
      </w:r>
      <w:r w:rsidR="003469F7" w:rsidRPr="00C15553">
        <w:rPr>
          <w:rStyle w:val="Forte"/>
          <w:rFonts w:ascii="Palatino Linotype" w:hAnsi="Palatino Linotype"/>
          <w:b w:val="0"/>
          <w:bCs w:val="0"/>
        </w:rPr>
        <w:t xml:space="preserve"> </w:t>
      </w:r>
    </w:p>
    <w:p w14:paraId="1A6E0BB4" w14:textId="27101AA1" w:rsidR="00216A0D" w:rsidRPr="00C15553" w:rsidRDefault="00CF04D2" w:rsidP="001B1090">
      <w:pPr>
        <w:ind w:firstLine="708"/>
        <w:jc w:val="both"/>
        <w:rPr>
          <w:rStyle w:val="Forte"/>
          <w:rFonts w:ascii="Palatino Linotype" w:hAnsi="Palatino Linotype"/>
          <w:b w:val="0"/>
          <w:bCs w:val="0"/>
        </w:rPr>
      </w:pPr>
      <w:r w:rsidRPr="00C15553">
        <w:rPr>
          <w:rStyle w:val="Forte"/>
          <w:rFonts w:ascii="Palatino Linotype" w:hAnsi="Palatino Linotype"/>
          <w:b w:val="0"/>
          <w:bCs w:val="0"/>
        </w:rPr>
        <w:t xml:space="preserve">Estava em </w:t>
      </w:r>
      <w:r w:rsidR="00204399" w:rsidRPr="00C15553">
        <w:rPr>
          <w:rStyle w:val="Forte"/>
          <w:rFonts w:ascii="Palatino Linotype" w:hAnsi="Palatino Linotype"/>
          <w:b w:val="0"/>
          <w:bCs w:val="0"/>
        </w:rPr>
        <w:t>sua mesa, talvez pensando em projetar algo para a guerra, ganhava por</w:t>
      </w:r>
      <w:r w:rsidR="00C47CA3" w:rsidRPr="00C15553">
        <w:rPr>
          <w:rStyle w:val="Forte"/>
          <w:rFonts w:ascii="Palatino Linotype" w:hAnsi="Palatino Linotype"/>
          <w:b w:val="0"/>
          <w:bCs w:val="0"/>
        </w:rPr>
        <w:t xml:space="preserve"> </w:t>
      </w:r>
      <w:r w:rsidR="00C47CA3" w:rsidRPr="00C15553">
        <w:rPr>
          <w:rFonts w:ascii="Palatino Linotype" w:hAnsi="Palatino Linotype"/>
        </w:rPr>
        <w:t>royalties de contratos antigos</w:t>
      </w:r>
      <w:r w:rsidR="00204399" w:rsidRPr="00C15553">
        <w:rPr>
          <w:rStyle w:val="Forte"/>
          <w:rFonts w:ascii="Palatino Linotype" w:hAnsi="Palatino Linotype"/>
          <w:b w:val="0"/>
          <w:bCs w:val="0"/>
        </w:rPr>
        <w:t>,</w:t>
      </w:r>
      <w:r w:rsidR="00C527C2" w:rsidRPr="00C15553">
        <w:rPr>
          <w:rStyle w:val="Forte"/>
          <w:rFonts w:ascii="Palatino Linotype" w:hAnsi="Palatino Linotype"/>
          <w:b w:val="0"/>
          <w:bCs w:val="0"/>
        </w:rPr>
        <w:t xml:space="preserve"> ele</w:t>
      </w:r>
      <w:r w:rsidR="00204399" w:rsidRPr="00C15553">
        <w:rPr>
          <w:rStyle w:val="Forte"/>
          <w:rFonts w:ascii="Palatino Linotype" w:hAnsi="Palatino Linotype"/>
          <w:b w:val="0"/>
          <w:bCs w:val="0"/>
        </w:rPr>
        <w:t xml:space="preserve"> não precisava</w:t>
      </w:r>
      <w:r w:rsidR="00C527C2" w:rsidRPr="00C15553">
        <w:rPr>
          <w:rStyle w:val="Forte"/>
          <w:rFonts w:ascii="Palatino Linotype" w:hAnsi="Palatino Linotype"/>
          <w:b w:val="0"/>
          <w:bCs w:val="0"/>
        </w:rPr>
        <w:t xml:space="preserve"> mais</w:t>
      </w:r>
      <w:r w:rsidR="001377B7" w:rsidRPr="00C15553">
        <w:rPr>
          <w:rStyle w:val="Forte"/>
          <w:rFonts w:ascii="Palatino Linotype" w:hAnsi="Palatino Linotype"/>
          <w:b w:val="0"/>
          <w:bCs w:val="0"/>
        </w:rPr>
        <w:t xml:space="preserve"> projetar</w:t>
      </w:r>
      <w:r w:rsidR="00C527C2" w:rsidRPr="00C15553">
        <w:rPr>
          <w:rStyle w:val="Forte"/>
          <w:rFonts w:ascii="Palatino Linotype" w:hAnsi="Palatino Linotype"/>
          <w:b w:val="0"/>
          <w:bCs w:val="0"/>
        </w:rPr>
        <w:t xml:space="preserve">. </w:t>
      </w:r>
      <w:r w:rsidR="001377B7" w:rsidRPr="00C15553">
        <w:rPr>
          <w:rStyle w:val="Forte"/>
          <w:rFonts w:ascii="Palatino Linotype" w:hAnsi="Palatino Linotype"/>
          <w:b w:val="0"/>
          <w:bCs w:val="0"/>
        </w:rPr>
        <w:t>Porém ele sabia que só projetando ele conseguiria não enlouquecer</w:t>
      </w:r>
      <w:r w:rsidR="00A12F6A" w:rsidRPr="00C15553">
        <w:rPr>
          <w:rStyle w:val="Forte"/>
          <w:rFonts w:ascii="Palatino Linotype" w:hAnsi="Palatino Linotype"/>
          <w:b w:val="0"/>
          <w:bCs w:val="0"/>
        </w:rPr>
        <w:t xml:space="preserve"> completamente. </w:t>
      </w:r>
      <w:r w:rsidR="009918FE" w:rsidRPr="00C15553">
        <w:rPr>
          <w:rStyle w:val="Forte"/>
          <w:rFonts w:ascii="Palatino Linotype" w:hAnsi="Palatino Linotype"/>
          <w:b w:val="0"/>
          <w:bCs w:val="0"/>
        </w:rPr>
        <w:t>Desde pequenas pistolas</w:t>
      </w:r>
      <w:r w:rsidR="00985BB2" w:rsidRPr="00C15553">
        <w:rPr>
          <w:rStyle w:val="Forte"/>
          <w:rFonts w:ascii="Palatino Linotype" w:hAnsi="Palatino Linotype"/>
          <w:b w:val="0"/>
          <w:bCs w:val="0"/>
        </w:rPr>
        <w:t xml:space="preserve"> </w:t>
      </w:r>
      <w:r w:rsidR="009918FE" w:rsidRPr="00C15553">
        <w:rPr>
          <w:rStyle w:val="Forte"/>
          <w:rFonts w:ascii="Palatino Linotype" w:hAnsi="Palatino Linotype"/>
          <w:b w:val="0"/>
          <w:bCs w:val="0"/>
        </w:rPr>
        <w:t xml:space="preserve">a explosivos de </w:t>
      </w:r>
      <w:r w:rsidR="00D040A2" w:rsidRPr="00C15553">
        <w:rPr>
          <w:rStyle w:val="Forte"/>
          <w:rFonts w:ascii="Palatino Linotype" w:hAnsi="Palatino Linotype"/>
          <w:b w:val="0"/>
          <w:bCs w:val="0"/>
        </w:rPr>
        <w:t>médios portes</w:t>
      </w:r>
      <w:r w:rsidR="009918FE" w:rsidRPr="00C15553">
        <w:rPr>
          <w:rStyle w:val="Forte"/>
          <w:rFonts w:ascii="Palatino Linotype" w:hAnsi="Palatino Linotype"/>
          <w:b w:val="0"/>
          <w:bCs w:val="0"/>
        </w:rPr>
        <w:t>, ele já havia projetado de tudo</w:t>
      </w:r>
      <w:r w:rsidR="00D040A2" w:rsidRPr="00C15553">
        <w:rPr>
          <w:rStyle w:val="Forte"/>
          <w:rFonts w:ascii="Palatino Linotype" w:hAnsi="Palatino Linotype"/>
          <w:b w:val="0"/>
          <w:bCs w:val="0"/>
        </w:rPr>
        <w:t>. Mas uma invenção especific</w:t>
      </w:r>
      <w:r w:rsidR="005B2EAC" w:rsidRPr="00C15553">
        <w:rPr>
          <w:rStyle w:val="Forte"/>
          <w:rFonts w:ascii="Palatino Linotype" w:hAnsi="Palatino Linotype"/>
          <w:b w:val="0"/>
          <w:bCs w:val="0"/>
        </w:rPr>
        <w:t>a</w:t>
      </w:r>
      <w:r w:rsidR="00D040A2" w:rsidRPr="00C15553">
        <w:rPr>
          <w:rStyle w:val="Forte"/>
          <w:rFonts w:ascii="Palatino Linotype" w:hAnsi="Palatino Linotype"/>
          <w:b w:val="0"/>
          <w:bCs w:val="0"/>
        </w:rPr>
        <w:t xml:space="preserve"> o </w:t>
      </w:r>
      <w:r w:rsidR="005E75C3" w:rsidRPr="00C15553">
        <w:rPr>
          <w:rStyle w:val="Forte"/>
          <w:rFonts w:ascii="Palatino Linotype" w:hAnsi="Palatino Linotype"/>
          <w:b w:val="0"/>
          <w:bCs w:val="0"/>
        </w:rPr>
        <w:t>incomodava, “Não, não” Ele pensou, não podia pensar mais nela.</w:t>
      </w:r>
    </w:p>
    <w:p w14:paraId="3DAEF9AF" w14:textId="35D3DE5D" w:rsidR="00617A16" w:rsidRPr="00C15553" w:rsidRDefault="00D61AD8" w:rsidP="001B1090">
      <w:pPr>
        <w:ind w:firstLine="708"/>
        <w:jc w:val="both"/>
        <w:rPr>
          <w:rStyle w:val="Forte"/>
          <w:rFonts w:ascii="Palatino Linotype" w:hAnsi="Palatino Linotype"/>
          <w:b w:val="0"/>
          <w:bCs w:val="0"/>
        </w:rPr>
      </w:pPr>
      <w:r w:rsidRPr="00C15553">
        <w:rPr>
          <w:rFonts w:ascii="Palatino Linotype" w:hAnsi="Palatino Linotype"/>
        </w:rPr>
        <w:t>Começou traçando uma linha, e outra, e mais outra. Apagou. Agora começou com um compasso, traçou uma circunferência, uma linha, mais uma. Pegou a calculadora, “</w:t>
      </w:r>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P+T</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ambria Math"/>
          </w:rPr>
          <m:t>⋅</m:t>
        </m:r>
        <m:d>
          <m:dPr>
            <m:ctrlPr>
              <w:rPr>
                <w:rFonts w:ascii="Cambria Math" w:hAnsi="Cambria Math"/>
                <w:i/>
              </w:rPr>
            </m:ctrlPr>
          </m:dPr>
          <m:e>
            <m:r>
              <w:rPr>
                <w:rFonts w:ascii="Cambria Math" w:hAnsi="Cambria Math" w:cs="Aptos"/>
              </w:rPr>
              <m:t>Δ</m:t>
            </m:r>
            <m:r>
              <w:rPr>
                <w:rFonts w:ascii="Cambria Math" w:hAnsi="Cambria Math"/>
              </w:rPr>
              <m:t>m</m:t>
            </m:r>
            <m:r>
              <w:rPr>
                <w:rFonts w:ascii="Cambria Math" w:hAnsi="Cambria Math" w:cs="Cambria Math"/>
              </w:rPr>
              <m:t>⋅</m:t>
            </m:r>
            <m:sSup>
              <m:sSupPr>
                <m:ctrlPr>
                  <w:rPr>
                    <w:rFonts w:ascii="Cambria Math" w:hAnsi="Cambria Math"/>
                    <w:i/>
                  </w:rPr>
                </m:ctrlPr>
              </m:sSupPr>
              <m:e>
                <m:r>
                  <w:rPr>
                    <w:rFonts w:ascii="Cambria Math" w:hAnsi="Cambria Math"/>
                  </w:rPr>
                  <m:t>c</m:t>
                </m:r>
                <m:ctrlPr>
                  <w:rPr>
                    <w:rFonts w:ascii="Cambria Math" w:hAnsi="Cambria Math" w:cs="Cambria Math"/>
                    <w:i/>
                  </w:rPr>
                </m:ctrlPr>
              </m:e>
              <m:sup>
                <m:r>
                  <w:rPr>
                    <w:rFonts w:ascii="Cambria Math" w:hAnsi="Cambria Math"/>
                  </w:rPr>
                  <m:t>2</m:t>
                </m:r>
              </m:sup>
            </m:sSup>
          </m:e>
        </m:d>
        <m:r>
          <w:rPr>
            <w:rFonts w:ascii="Cambria Math" w:hAnsi="Cambria Math"/>
          </w:rPr>
          <m:t>”</m:t>
        </m:r>
      </m:oMath>
      <w:r w:rsidRPr="00C15553">
        <w:rPr>
          <w:rFonts w:ascii="Palatino Linotype" w:hAnsi="Palatino Linotype"/>
        </w:rPr>
        <w:t>ele pensou, essa formula o perseguia</w:t>
      </w:r>
      <w:r w:rsidR="00080AD6" w:rsidRPr="00C15553">
        <w:rPr>
          <w:rFonts w:ascii="Palatino Linotype" w:hAnsi="Palatino Linotype"/>
        </w:rPr>
        <w:t xml:space="preserve">. Apagou. </w:t>
      </w:r>
      <w:r w:rsidR="00080AD6" w:rsidRPr="00C15553">
        <w:rPr>
          <w:rStyle w:val="Forte"/>
          <w:rFonts w:ascii="Palatino Linotype" w:hAnsi="Palatino Linotype"/>
          <w:b w:val="0"/>
          <w:bCs w:val="0"/>
        </w:rPr>
        <w:t>“Não</w:t>
      </w:r>
      <w:r w:rsidR="005036AA" w:rsidRPr="00C15553">
        <w:rPr>
          <w:rStyle w:val="Forte"/>
          <w:rFonts w:ascii="Palatino Linotype" w:hAnsi="Palatino Linotype"/>
          <w:b w:val="0"/>
          <w:bCs w:val="0"/>
        </w:rPr>
        <w:t>, não consigo.”</w:t>
      </w:r>
      <w:r w:rsidR="00C10BFF" w:rsidRPr="00C15553">
        <w:rPr>
          <w:rStyle w:val="Forte"/>
          <w:rFonts w:ascii="Palatino Linotype" w:hAnsi="Palatino Linotype"/>
          <w:b w:val="0"/>
          <w:bCs w:val="0"/>
        </w:rPr>
        <w:t xml:space="preserve"> Se levantou, andou até a janela</w:t>
      </w:r>
      <w:r w:rsidR="002F6F6D" w:rsidRPr="00C15553">
        <w:rPr>
          <w:rStyle w:val="Forte"/>
          <w:rFonts w:ascii="Palatino Linotype" w:hAnsi="Palatino Linotype"/>
          <w:b w:val="0"/>
          <w:bCs w:val="0"/>
        </w:rPr>
        <w:t>. “Uma bela paisagem” disse para si</w:t>
      </w:r>
      <w:r w:rsidR="00723689" w:rsidRPr="00C15553">
        <w:rPr>
          <w:rStyle w:val="Forte"/>
          <w:rFonts w:ascii="Palatino Linotype" w:hAnsi="Palatino Linotype"/>
          <w:b w:val="0"/>
          <w:bCs w:val="0"/>
        </w:rPr>
        <w:t>,</w:t>
      </w:r>
      <w:r w:rsidR="002F6F6D" w:rsidRPr="00C15553">
        <w:rPr>
          <w:rStyle w:val="Forte"/>
          <w:rFonts w:ascii="Palatino Linotype" w:hAnsi="Palatino Linotype"/>
          <w:b w:val="0"/>
          <w:bCs w:val="0"/>
        </w:rPr>
        <w:t xml:space="preserve"> mesmo sabendo que via isso todo</w:t>
      </w:r>
      <w:r w:rsidR="00CC792D" w:rsidRPr="00C15553">
        <w:rPr>
          <w:rStyle w:val="Forte"/>
          <w:rFonts w:ascii="Palatino Linotype" w:hAnsi="Palatino Linotype"/>
          <w:b w:val="0"/>
          <w:bCs w:val="0"/>
        </w:rPr>
        <w:t xml:space="preserve"> dia</w:t>
      </w:r>
      <w:r w:rsidR="00DB741D" w:rsidRPr="00C15553">
        <w:rPr>
          <w:rStyle w:val="Forte"/>
          <w:rFonts w:ascii="Palatino Linotype" w:hAnsi="Palatino Linotype"/>
          <w:b w:val="0"/>
          <w:bCs w:val="0"/>
        </w:rPr>
        <w:t>.</w:t>
      </w:r>
      <w:r w:rsidR="001358D0" w:rsidRPr="00C15553">
        <w:rPr>
          <w:rStyle w:val="Forte"/>
          <w:rFonts w:ascii="Palatino Linotype" w:hAnsi="Palatino Linotype"/>
          <w:b w:val="0"/>
          <w:bCs w:val="0"/>
        </w:rPr>
        <w:t xml:space="preserve"> </w:t>
      </w:r>
      <w:r w:rsidR="008C2267" w:rsidRPr="00C15553">
        <w:rPr>
          <w:rStyle w:val="Forte"/>
          <w:rFonts w:ascii="Palatino Linotype" w:hAnsi="Palatino Linotype"/>
          <w:b w:val="0"/>
          <w:bCs w:val="0"/>
        </w:rPr>
        <w:t xml:space="preserve">Pela janela </w:t>
      </w:r>
      <w:r w:rsidR="00943BFA" w:rsidRPr="00C15553">
        <w:rPr>
          <w:rStyle w:val="Forte"/>
          <w:rFonts w:ascii="Palatino Linotype" w:hAnsi="Palatino Linotype"/>
          <w:b w:val="0"/>
          <w:bCs w:val="0"/>
        </w:rPr>
        <w:t xml:space="preserve">ele via um grande deserto, e </w:t>
      </w:r>
      <w:r w:rsidR="005F7DEF" w:rsidRPr="00C15553">
        <w:rPr>
          <w:rStyle w:val="Forte"/>
          <w:rFonts w:ascii="Palatino Linotype" w:hAnsi="Palatino Linotype"/>
          <w:b w:val="0"/>
          <w:bCs w:val="0"/>
        </w:rPr>
        <w:t>lá no fundo</w:t>
      </w:r>
      <w:r w:rsidR="002778BC" w:rsidRPr="00C15553">
        <w:rPr>
          <w:rStyle w:val="Forte"/>
          <w:rFonts w:ascii="Palatino Linotype" w:hAnsi="Palatino Linotype"/>
          <w:b w:val="0"/>
          <w:bCs w:val="0"/>
        </w:rPr>
        <w:t>,</w:t>
      </w:r>
      <w:r w:rsidR="007A5E7E" w:rsidRPr="00C15553">
        <w:rPr>
          <w:rStyle w:val="Forte"/>
          <w:rFonts w:ascii="Palatino Linotype" w:hAnsi="Palatino Linotype"/>
          <w:b w:val="0"/>
          <w:bCs w:val="0"/>
        </w:rPr>
        <w:t xml:space="preserve"> </w:t>
      </w:r>
      <w:r w:rsidR="002778BC" w:rsidRPr="00C15553">
        <w:rPr>
          <w:rStyle w:val="Forte"/>
          <w:rFonts w:ascii="Palatino Linotype" w:hAnsi="Palatino Linotype"/>
          <w:b w:val="0"/>
          <w:bCs w:val="0"/>
        </w:rPr>
        <w:t>via uma montanha nevada</w:t>
      </w:r>
      <w:r w:rsidR="00DB741D" w:rsidRPr="00C15553">
        <w:rPr>
          <w:rStyle w:val="Forte"/>
          <w:rFonts w:ascii="Palatino Linotype" w:hAnsi="Palatino Linotype"/>
          <w:b w:val="0"/>
          <w:bCs w:val="0"/>
        </w:rPr>
        <w:t xml:space="preserve">. </w:t>
      </w:r>
      <w:r w:rsidR="00E94375" w:rsidRPr="00C15553">
        <w:rPr>
          <w:rStyle w:val="Forte"/>
          <w:rFonts w:ascii="Palatino Linotype" w:hAnsi="Palatino Linotype"/>
          <w:b w:val="0"/>
          <w:bCs w:val="0"/>
        </w:rPr>
        <w:t>“</w:t>
      </w:r>
      <w:r w:rsidR="00E94375" w:rsidRPr="00C15553">
        <w:rPr>
          <w:rFonts w:ascii="Palatino Linotype" w:hAnsi="Palatino Linotype"/>
        </w:rPr>
        <w:t>Uma mistura peculiar de paisagens” pensou, mas ele gostava, gostava muito</w:t>
      </w:r>
      <w:r w:rsidR="00580374" w:rsidRPr="00C15553">
        <w:rPr>
          <w:rStyle w:val="Forte"/>
          <w:rFonts w:ascii="Palatino Linotype" w:hAnsi="Palatino Linotype"/>
          <w:b w:val="0"/>
          <w:bCs w:val="0"/>
        </w:rPr>
        <w:t xml:space="preserve">. Morava em “Lugar nenhum” como gostava de </w:t>
      </w:r>
      <w:r w:rsidR="006A2DCD" w:rsidRPr="00C15553">
        <w:rPr>
          <w:rStyle w:val="Forte"/>
          <w:rFonts w:ascii="Palatino Linotype" w:hAnsi="Palatino Linotype"/>
          <w:b w:val="0"/>
          <w:bCs w:val="0"/>
        </w:rPr>
        <w:t>pensar</w:t>
      </w:r>
      <w:r w:rsidR="00580374" w:rsidRPr="00C15553">
        <w:rPr>
          <w:rStyle w:val="Forte"/>
          <w:rFonts w:ascii="Palatino Linotype" w:hAnsi="Palatino Linotype"/>
          <w:b w:val="0"/>
          <w:bCs w:val="0"/>
        </w:rPr>
        <w:t>.</w:t>
      </w:r>
    </w:p>
    <w:p w14:paraId="1B086221" w14:textId="7136D3AC" w:rsidR="002C2115" w:rsidRPr="00C15553" w:rsidRDefault="00EB39AC" w:rsidP="001B1090">
      <w:pPr>
        <w:ind w:firstLine="708"/>
        <w:jc w:val="both"/>
        <w:rPr>
          <w:rFonts w:ascii="Palatino Linotype" w:hAnsi="Palatino Linotype"/>
        </w:rPr>
      </w:pPr>
      <w:r w:rsidRPr="00C15553">
        <w:rPr>
          <w:rFonts w:ascii="Palatino Linotype" w:hAnsi="Palatino Linotype"/>
        </w:rPr>
        <w:t xml:space="preserve">Se </w:t>
      </w:r>
      <w:r w:rsidR="00F15D24" w:rsidRPr="00C15553">
        <w:rPr>
          <w:rFonts w:ascii="Palatino Linotype" w:hAnsi="Palatino Linotype"/>
        </w:rPr>
        <w:t>sentou.</w:t>
      </w:r>
      <w:r w:rsidR="00463DE8" w:rsidRPr="00C15553">
        <w:rPr>
          <w:rFonts w:ascii="Palatino Linotype" w:hAnsi="Palatino Linotype"/>
        </w:rPr>
        <w:t xml:space="preserve"> “</w:t>
      </w:r>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P+T</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ambria Math"/>
          </w:rPr>
          <m:t>⋅</m:t>
        </m:r>
        <m:d>
          <m:dPr>
            <m:ctrlPr>
              <w:rPr>
                <w:rFonts w:ascii="Cambria Math" w:hAnsi="Cambria Math"/>
                <w:i/>
              </w:rPr>
            </m:ctrlPr>
          </m:dPr>
          <m:e>
            <m:r>
              <w:rPr>
                <w:rFonts w:ascii="Cambria Math" w:hAnsi="Cambria Math" w:cs="Aptos"/>
              </w:rPr>
              <m:t>Δ</m:t>
            </m:r>
            <m:r>
              <w:rPr>
                <w:rFonts w:ascii="Cambria Math" w:hAnsi="Cambria Math"/>
              </w:rPr>
              <m:t>m</m:t>
            </m:r>
            <m:r>
              <w:rPr>
                <w:rFonts w:ascii="Cambria Math" w:hAnsi="Cambria Math" w:cs="Cambria Math"/>
              </w:rPr>
              <m:t>⋅</m:t>
            </m:r>
            <m:sSup>
              <m:sSupPr>
                <m:ctrlPr>
                  <w:rPr>
                    <w:rFonts w:ascii="Cambria Math" w:hAnsi="Cambria Math"/>
                    <w:i/>
                  </w:rPr>
                </m:ctrlPr>
              </m:sSupPr>
              <m:e>
                <m:r>
                  <w:rPr>
                    <w:rFonts w:ascii="Cambria Math" w:hAnsi="Cambria Math"/>
                  </w:rPr>
                  <m:t>c</m:t>
                </m:r>
                <m:ctrlPr>
                  <w:rPr>
                    <w:rFonts w:ascii="Cambria Math" w:hAnsi="Cambria Math" w:cs="Cambria Math"/>
                    <w:i/>
                  </w:rPr>
                </m:ctrlPr>
              </m:e>
              <m:sup>
                <m:r>
                  <w:rPr>
                    <w:rFonts w:ascii="Cambria Math" w:hAnsi="Cambria Math"/>
                  </w:rPr>
                  <m:t>2</m:t>
                </m:r>
              </m:sup>
            </m:sSup>
          </m:e>
        </m:d>
      </m:oMath>
      <w:r w:rsidR="00A77DAC" w:rsidRPr="00C15553">
        <w:rPr>
          <w:rFonts w:ascii="Palatino Linotype" w:hAnsi="Palatino Linotype"/>
        </w:rPr>
        <w:t>”</w:t>
      </w:r>
      <w:r w:rsidR="00C06710" w:rsidRPr="00C15553">
        <w:rPr>
          <w:rFonts w:ascii="Palatino Linotype" w:hAnsi="Palatino Linotype"/>
        </w:rPr>
        <w:t>, não conseguia tirar isso da cabeça</w:t>
      </w:r>
      <w:r w:rsidR="008E364F" w:rsidRPr="00C15553">
        <w:rPr>
          <w:rFonts w:ascii="Palatino Linotype" w:hAnsi="Palatino Linotype"/>
        </w:rPr>
        <w:t xml:space="preserve">. </w:t>
      </w:r>
      <w:r w:rsidR="00E70A59" w:rsidRPr="00C15553">
        <w:rPr>
          <w:rFonts w:ascii="Palatino Linotype" w:hAnsi="Palatino Linotype"/>
        </w:rPr>
        <w:t>Arranhou a mesa</w:t>
      </w:r>
      <w:r w:rsidR="00221E6F" w:rsidRPr="00C15553">
        <w:rPr>
          <w:rFonts w:ascii="Palatino Linotype" w:hAnsi="Palatino Linotype"/>
        </w:rPr>
        <w:t>. Aquilo não estava mais no controle dele, ele sabia</w:t>
      </w:r>
      <w:r w:rsidR="002C2115" w:rsidRPr="00C15553">
        <w:rPr>
          <w:rFonts w:ascii="Palatino Linotype" w:hAnsi="Palatino Linotype"/>
        </w:rPr>
        <w:t>.</w:t>
      </w:r>
    </w:p>
    <w:p w14:paraId="01D34E93" w14:textId="0ACF2C0E" w:rsidR="00572D9B" w:rsidRPr="00C15553" w:rsidRDefault="00572D9B" w:rsidP="001B1090">
      <w:pPr>
        <w:ind w:firstLine="708"/>
        <w:jc w:val="both"/>
        <w:rPr>
          <w:rFonts w:ascii="Palatino Linotype" w:hAnsi="Palatino Linotype"/>
        </w:rPr>
      </w:pPr>
      <w:r w:rsidRPr="00C15553">
        <w:rPr>
          <w:rFonts w:ascii="Palatino Linotype" w:hAnsi="Palatino Linotype"/>
        </w:rPr>
        <w:lastRenderedPageBreak/>
        <w:t xml:space="preserve">Abriu a gaveta, centenas de rascunhos incompletos, </w:t>
      </w:r>
      <w:r w:rsidR="00573119" w:rsidRPr="00C15553">
        <w:rPr>
          <w:rFonts w:ascii="Palatino Linotype" w:hAnsi="Palatino Linotype"/>
        </w:rPr>
        <w:t>“Porque segui</w:t>
      </w:r>
      <w:r w:rsidR="001F0D40" w:rsidRPr="00C15553">
        <w:rPr>
          <w:rFonts w:ascii="Palatino Linotype" w:hAnsi="Palatino Linotype"/>
        </w:rPr>
        <w:t xml:space="preserve"> por</w:t>
      </w:r>
      <w:r w:rsidR="00573119" w:rsidRPr="00C15553">
        <w:rPr>
          <w:rFonts w:ascii="Palatino Linotype" w:hAnsi="Palatino Linotype"/>
        </w:rPr>
        <w:t xml:space="preserve"> esse caminho?” Se perguntou</w:t>
      </w:r>
      <w:r w:rsidR="00C4231A" w:rsidRPr="00C15553">
        <w:rPr>
          <w:rFonts w:ascii="Palatino Linotype" w:hAnsi="Palatino Linotype"/>
        </w:rPr>
        <w:t>, “Porque guerra?”</w:t>
      </w:r>
      <w:r w:rsidR="00406960" w:rsidRPr="00C15553">
        <w:rPr>
          <w:rFonts w:ascii="Palatino Linotype" w:hAnsi="Palatino Linotype"/>
        </w:rPr>
        <w:t xml:space="preserve"> mais uma pergunta, dessa vez </w:t>
      </w:r>
      <w:r w:rsidR="00AB671F" w:rsidRPr="00C15553">
        <w:rPr>
          <w:rFonts w:ascii="Palatino Linotype" w:hAnsi="Palatino Linotype"/>
        </w:rPr>
        <w:t>em voz alta, como se alguém fosse ouvir</w:t>
      </w:r>
      <w:r w:rsidR="00596EFF" w:rsidRPr="00C15553">
        <w:rPr>
          <w:rFonts w:ascii="Palatino Linotype" w:hAnsi="Palatino Linotype"/>
        </w:rPr>
        <w:t>.</w:t>
      </w:r>
    </w:p>
    <w:p w14:paraId="4C0D3A4E" w14:textId="1A2CB8DF" w:rsidR="0047470A" w:rsidRPr="00C15553" w:rsidRDefault="008C39F8" w:rsidP="001B1090">
      <w:pPr>
        <w:ind w:firstLine="708"/>
        <w:jc w:val="both"/>
        <w:rPr>
          <w:rFonts w:ascii="Palatino Linotype" w:hAnsi="Palatino Linotype"/>
        </w:rPr>
      </w:pPr>
      <w:r w:rsidRPr="00C15553">
        <w:rPr>
          <w:rFonts w:ascii="Palatino Linotype" w:hAnsi="Palatino Linotype"/>
        </w:rPr>
        <w:t>“Não</w:t>
      </w:r>
      <w:r w:rsidR="00446494" w:rsidRPr="00C15553">
        <w:rPr>
          <w:rFonts w:ascii="Palatino Linotype" w:hAnsi="Palatino Linotype"/>
        </w:rPr>
        <w:t xml:space="preserve">, não” disse, não podia </w:t>
      </w:r>
      <w:r w:rsidR="00E31CE8" w:rsidRPr="00C15553">
        <w:rPr>
          <w:rFonts w:ascii="Palatino Linotype" w:hAnsi="Palatino Linotype"/>
        </w:rPr>
        <w:t>estar fora de seu controle</w:t>
      </w:r>
      <w:r w:rsidR="002B3FA1" w:rsidRPr="00C15553">
        <w:rPr>
          <w:rFonts w:ascii="Palatino Linotype" w:hAnsi="Palatino Linotype"/>
        </w:rPr>
        <w:t xml:space="preserve">. Ele sabia que se fizessem da maneira certa, </w:t>
      </w:r>
      <w:r w:rsidR="001433B0" w:rsidRPr="00C15553">
        <w:rPr>
          <w:rFonts w:ascii="Palatino Linotype" w:hAnsi="Palatino Linotype"/>
        </w:rPr>
        <w:t>poderia destruir um</w:t>
      </w:r>
      <w:r w:rsidR="000B22A8" w:rsidRPr="00C15553">
        <w:rPr>
          <w:rFonts w:ascii="Palatino Linotype" w:hAnsi="Palatino Linotype"/>
        </w:rPr>
        <w:t xml:space="preserve"> país inteiro, </w:t>
      </w:r>
      <w:r w:rsidR="00162698" w:rsidRPr="00C15553">
        <w:rPr>
          <w:rFonts w:ascii="Palatino Linotype" w:hAnsi="Palatino Linotype"/>
        </w:rPr>
        <w:t xml:space="preserve">não, uma </w:t>
      </w:r>
      <w:r w:rsidR="00AF77AC" w:rsidRPr="00C15553">
        <w:rPr>
          <w:rFonts w:ascii="Palatino Linotype" w:hAnsi="Palatino Linotype"/>
        </w:rPr>
        <w:t>C</w:t>
      </w:r>
      <w:r w:rsidR="00162698" w:rsidRPr="00C15553">
        <w:rPr>
          <w:rFonts w:ascii="Palatino Linotype" w:hAnsi="Palatino Linotype"/>
        </w:rPr>
        <w:t>asa</w:t>
      </w:r>
      <w:r w:rsidR="00AF77AC" w:rsidRPr="00C15553">
        <w:rPr>
          <w:rFonts w:ascii="Palatino Linotype" w:hAnsi="Palatino Linotype"/>
        </w:rPr>
        <w:t xml:space="preserve"> Maior</w:t>
      </w:r>
      <w:r w:rsidR="00162698" w:rsidRPr="00C15553">
        <w:rPr>
          <w:rFonts w:ascii="Palatino Linotype" w:hAnsi="Palatino Linotype"/>
        </w:rPr>
        <w:t xml:space="preserve"> inteira</w:t>
      </w:r>
      <w:r w:rsidR="00C4482E" w:rsidRPr="00C15553">
        <w:rPr>
          <w:rFonts w:ascii="Palatino Linotype" w:hAnsi="Palatino Linotype"/>
        </w:rPr>
        <w:t xml:space="preserve">. </w:t>
      </w:r>
      <w:r w:rsidR="00AF77AC" w:rsidRPr="00C15553">
        <w:rPr>
          <w:rFonts w:ascii="Palatino Linotype" w:hAnsi="Palatino Linotype"/>
        </w:rPr>
        <w:t>“Se, eles</w:t>
      </w:r>
      <w:r w:rsidR="00DA0255" w:rsidRPr="00C15553">
        <w:rPr>
          <w:rFonts w:ascii="Palatino Linotype" w:hAnsi="Palatino Linotype"/>
        </w:rPr>
        <w:t>,</w:t>
      </w:r>
      <w:r w:rsidR="00AF77AC" w:rsidRPr="00C15553">
        <w:rPr>
          <w:rFonts w:ascii="Palatino Linotype" w:hAnsi="Palatino Linotype"/>
        </w:rPr>
        <w:t xml:space="preserve"> </w:t>
      </w:r>
      <w:r w:rsidR="00DA0255" w:rsidRPr="00C15553">
        <w:rPr>
          <w:rFonts w:ascii="Palatino Linotype" w:hAnsi="Palatino Linotype"/>
        </w:rPr>
        <w:t>e</w:t>
      </w:r>
      <w:r w:rsidR="00AF77AC" w:rsidRPr="00C15553">
        <w:rPr>
          <w:rFonts w:ascii="Palatino Linotype" w:hAnsi="Palatino Linotype"/>
        </w:rPr>
        <w:t xml:space="preserve">squentarem...”. Não conseguia evitar esse pensamento. </w:t>
      </w:r>
      <w:r w:rsidR="00C4482E" w:rsidRPr="00C15553">
        <w:rPr>
          <w:rFonts w:ascii="Palatino Linotype" w:hAnsi="Palatino Linotype"/>
        </w:rPr>
        <w:t xml:space="preserve">Ele </w:t>
      </w:r>
      <w:r w:rsidR="005B5B6D" w:rsidRPr="00C15553">
        <w:rPr>
          <w:rFonts w:ascii="Palatino Linotype" w:hAnsi="Palatino Linotype"/>
        </w:rPr>
        <w:t>não gostava das casas nobres, preferia como era quando ele era criança</w:t>
      </w:r>
      <w:r w:rsidR="00F76092" w:rsidRPr="00C15553">
        <w:rPr>
          <w:rFonts w:ascii="Palatino Linotype" w:hAnsi="Palatino Linotype"/>
        </w:rPr>
        <w:t xml:space="preserve">, países. </w:t>
      </w:r>
      <w:r w:rsidR="00B54185" w:rsidRPr="00C15553">
        <w:rPr>
          <w:rFonts w:ascii="Palatino Linotype" w:hAnsi="Palatino Linotype"/>
        </w:rPr>
        <w:t>“Quais eram mesmo os países da américa?” tentou se lembrar da sua época de escola, dos Estados Unidos se lembrava bem, aquela grande potência mundial, agora ruída pela ditadura de A</w:t>
      </w:r>
      <w:r w:rsidR="00437F2A" w:rsidRPr="00C15553">
        <w:rPr>
          <w:rFonts w:ascii="Palatino Linotype" w:hAnsi="Palatino Linotype"/>
        </w:rPr>
        <w:t>d</w:t>
      </w:r>
      <w:r w:rsidR="00B54185" w:rsidRPr="00C15553">
        <w:rPr>
          <w:rFonts w:ascii="Palatino Linotype" w:hAnsi="Palatino Linotype"/>
        </w:rPr>
        <w:t>nold Mu</w:t>
      </w:r>
      <w:r w:rsidR="00437F2A" w:rsidRPr="00C15553">
        <w:rPr>
          <w:rFonts w:ascii="Palatino Linotype" w:hAnsi="Palatino Linotype"/>
        </w:rPr>
        <w:t>m</w:t>
      </w:r>
      <w:r w:rsidR="00B54185" w:rsidRPr="00C15553">
        <w:rPr>
          <w:rFonts w:ascii="Palatino Linotype" w:hAnsi="Palatino Linotype"/>
        </w:rPr>
        <w:t>ppe. Se lembrava bem também do Brasil, sua primeira casa, antes de Lugar Nenhum. Onde ficava mesmo Lugar Nenhum? Ele talvez já houvesse se convencido de que era realmente em lugar nenhum</w:t>
      </w:r>
      <w:r w:rsidR="0047470A" w:rsidRPr="00C15553">
        <w:rPr>
          <w:rFonts w:ascii="Palatino Linotype" w:hAnsi="Palatino Linotype"/>
        </w:rPr>
        <w:t>. Se lembrou,</w:t>
      </w:r>
      <w:r w:rsidR="00B54185" w:rsidRPr="00C15553">
        <w:rPr>
          <w:rFonts w:ascii="Palatino Linotype" w:hAnsi="Palatino Linotype"/>
        </w:rPr>
        <w:t xml:space="preserve"> Casa Menor Andes, o primeiro nome que veio a sua cabeça</w:t>
      </w:r>
      <w:r w:rsidR="0047470A" w:rsidRPr="00C15553">
        <w:rPr>
          <w:rFonts w:ascii="Palatino Linotype" w:hAnsi="Palatino Linotype"/>
        </w:rPr>
        <w:t>.</w:t>
      </w:r>
      <w:r w:rsidR="00B54185" w:rsidRPr="00C15553">
        <w:rPr>
          <w:rFonts w:ascii="Palatino Linotype" w:hAnsi="Palatino Linotype"/>
        </w:rPr>
        <w:t xml:space="preserve"> tentou se lembrar que país </w:t>
      </w:r>
      <w:r w:rsidR="000D1509" w:rsidRPr="00C15553">
        <w:rPr>
          <w:rFonts w:ascii="Palatino Linotype" w:hAnsi="Palatino Linotype"/>
        </w:rPr>
        <w:t>isso já foi</w:t>
      </w:r>
      <w:r w:rsidR="00B54185" w:rsidRPr="00C15553">
        <w:rPr>
          <w:rFonts w:ascii="Palatino Linotype" w:hAnsi="Palatino Linotype"/>
        </w:rPr>
        <w:t>, Chile? Talvez esse fosse o nome.</w:t>
      </w:r>
      <w:r w:rsidR="00EA0BA5" w:rsidRPr="00C15553">
        <w:rPr>
          <w:rFonts w:ascii="Palatino Linotype" w:hAnsi="Palatino Linotype"/>
        </w:rPr>
        <w:t xml:space="preserve"> Agora </w:t>
      </w:r>
      <w:r w:rsidR="0047470A" w:rsidRPr="00C15553">
        <w:rPr>
          <w:rFonts w:ascii="Palatino Linotype" w:hAnsi="Palatino Linotype"/>
        </w:rPr>
        <w:t>havia se lembrado</w:t>
      </w:r>
      <w:r w:rsidR="00EA0BA5" w:rsidRPr="00C15553">
        <w:rPr>
          <w:rFonts w:ascii="Palatino Linotype" w:hAnsi="Palatino Linotype"/>
        </w:rPr>
        <w:t xml:space="preserve">, Lugar nenhum ficava no Chile, mais especificamente, Atacama. Esse ainda era o nome, Atacama, “Pelo menos não mudaram o nome até disso” pensou. </w:t>
      </w:r>
      <w:r w:rsidR="008932F6" w:rsidRPr="00C15553">
        <w:rPr>
          <w:rFonts w:ascii="Palatino Linotype" w:hAnsi="Palatino Linotype"/>
        </w:rPr>
        <w:t xml:space="preserve"> </w:t>
      </w:r>
    </w:p>
    <w:p w14:paraId="72295DAD" w14:textId="6874FBF4" w:rsidR="00DB4147" w:rsidRPr="00C15553" w:rsidRDefault="00004C66" w:rsidP="001B1090">
      <w:pPr>
        <w:ind w:firstLine="708"/>
        <w:jc w:val="both"/>
        <w:rPr>
          <w:rFonts w:ascii="Palatino Linotype" w:hAnsi="Palatino Linotype"/>
        </w:rPr>
      </w:pPr>
      <w:r w:rsidRPr="00C15553">
        <w:rPr>
          <w:rStyle w:val="Forte"/>
          <w:rFonts w:ascii="Palatino Linotype" w:hAnsi="Palatino Linotype"/>
          <w:b w:val="0"/>
          <w:bCs w:val="0"/>
        </w:rPr>
        <w:t xml:space="preserve">O mundo agora estava dividido. Casas Nobres dominavam tudo agora. Brasil, Argentina, Paraguai, Colômbia, Venezuela e as duas Guianas formavam a Casa Maior Amazonia.  </w:t>
      </w:r>
      <w:r w:rsidRPr="00C15553">
        <w:rPr>
          <w:rFonts w:ascii="Palatino Linotype" w:hAnsi="Palatino Linotype"/>
        </w:rPr>
        <w:t>Chile, Uruguai, Bolívia, Peru e Equador formavam A Casa Menor Andes. Os Estados Unidos formavam um</w:t>
      </w:r>
      <w:r w:rsidR="009B579B" w:rsidRPr="00C15553">
        <w:rPr>
          <w:rFonts w:ascii="Palatino Linotype" w:hAnsi="Palatino Linotype"/>
        </w:rPr>
        <w:t>a casa</w:t>
      </w:r>
      <w:r w:rsidRPr="00C15553">
        <w:rPr>
          <w:rFonts w:ascii="Palatino Linotype" w:hAnsi="Palatino Linotype"/>
        </w:rPr>
        <w:t xml:space="preserve"> só deles, </w:t>
      </w:r>
      <w:r w:rsidR="009B579B" w:rsidRPr="00C15553">
        <w:rPr>
          <w:rFonts w:ascii="Palatino Linotype" w:hAnsi="Palatino Linotype"/>
        </w:rPr>
        <w:t>A Casa Maior</w:t>
      </w:r>
      <w:r w:rsidRPr="00C15553">
        <w:rPr>
          <w:rFonts w:ascii="Palatino Linotype" w:hAnsi="Palatino Linotype"/>
        </w:rPr>
        <w:t xml:space="preserve"> América. Ele não gostava do nome América para um</w:t>
      </w:r>
      <w:r w:rsidR="009B579B" w:rsidRPr="00C15553">
        <w:rPr>
          <w:rFonts w:ascii="Palatino Linotype" w:hAnsi="Palatino Linotype"/>
        </w:rPr>
        <w:t>a casa</w:t>
      </w:r>
      <w:r w:rsidRPr="00C15553">
        <w:rPr>
          <w:rFonts w:ascii="Palatino Linotype" w:hAnsi="Palatino Linotype"/>
        </w:rPr>
        <w:t xml:space="preserve">, ele pensava que um país não podia tomar para si um nome de um continente com diversos outros países. </w:t>
      </w:r>
    </w:p>
    <w:p w14:paraId="7DA11FA6" w14:textId="205080ED" w:rsidR="009177D7" w:rsidRPr="00C15553" w:rsidRDefault="009177D7" w:rsidP="001B1090">
      <w:pPr>
        <w:ind w:firstLine="708"/>
        <w:jc w:val="both"/>
        <w:rPr>
          <w:rFonts w:ascii="Palatino Linotype" w:hAnsi="Palatino Linotype"/>
        </w:rPr>
      </w:pPr>
      <w:r w:rsidRPr="00C15553">
        <w:rPr>
          <w:rFonts w:ascii="Palatino Linotype" w:hAnsi="Palatino Linotype"/>
        </w:rPr>
        <w:t xml:space="preserve">Lembrou de quando era muito bom em códigos. Já havia ganhado prêmios até demais nessa área. “Códigos” pensou.  </w:t>
      </w:r>
      <w:r w:rsidR="00A51764" w:rsidRPr="00C15553">
        <w:rPr>
          <w:rFonts w:ascii="Palatino Linotype" w:hAnsi="Palatino Linotype"/>
        </w:rPr>
        <w:t>“21”, o único código que ainda não havia descoberto</w:t>
      </w:r>
      <w:r w:rsidR="00710D01" w:rsidRPr="00C15553">
        <w:rPr>
          <w:rFonts w:ascii="Palatino Linotype" w:hAnsi="Palatino Linotype"/>
        </w:rPr>
        <w:t xml:space="preserve">. </w:t>
      </w:r>
      <w:r w:rsidR="00BF2EB6" w:rsidRPr="00C15553">
        <w:rPr>
          <w:rFonts w:ascii="Palatino Linotype" w:hAnsi="Palatino Linotype"/>
        </w:rPr>
        <w:t>“</w:t>
      </w:r>
      <w:r w:rsidR="00CC4085" w:rsidRPr="00C15553">
        <w:rPr>
          <w:rFonts w:ascii="Palatino Linotype" w:hAnsi="Palatino Linotype"/>
        </w:rPr>
        <w:t>Porque sempre 21?”</w:t>
      </w:r>
      <w:r w:rsidR="00932995" w:rsidRPr="00C15553">
        <w:rPr>
          <w:rFonts w:ascii="Palatino Linotype" w:hAnsi="Palatino Linotype"/>
        </w:rPr>
        <w:t xml:space="preserve"> voltou a pensar</w:t>
      </w:r>
      <w:r w:rsidR="00C1281F" w:rsidRPr="00C15553">
        <w:rPr>
          <w:rFonts w:ascii="Palatino Linotype" w:hAnsi="Palatino Linotype"/>
        </w:rPr>
        <w:t>. Havia um padrão em todo o ataque</w:t>
      </w:r>
      <w:r w:rsidR="008F6002" w:rsidRPr="00C15553">
        <w:rPr>
          <w:rFonts w:ascii="Palatino Linotype" w:hAnsi="Palatino Linotype"/>
        </w:rPr>
        <w:t>:</w:t>
      </w:r>
      <w:r w:rsidR="00C1281F" w:rsidRPr="00C15553">
        <w:rPr>
          <w:rFonts w:ascii="Palatino Linotype" w:hAnsi="Palatino Linotype"/>
        </w:rPr>
        <w:t xml:space="preserve"> 21 mortos</w:t>
      </w:r>
      <w:r w:rsidR="009044DE" w:rsidRPr="00C15553">
        <w:rPr>
          <w:rFonts w:ascii="Palatino Linotype" w:hAnsi="Palatino Linotype"/>
        </w:rPr>
        <w:t xml:space="preserve">, </w:t>
      </w:r>
      <w:r w:rsidR="00FE150C" w:rsidRPr="00C15553">
        <w:rPr>
          <w:rFonts w:ascii="Palatino Linotype" w:hAnsi="Palatino Linotype"/>
        </w:rPr>
        <w:t xml:space="preserve">21 minutos entre cada etapa do ataque cada uma com 7 </w:t>
      </w:r>
      <w:r w:rsidR="00C466B0" w:rsidRPr="00C15553">
        <w:rPr>
          <w:rFonts w:ascii="Palatino Linotype" w:hAnsi="Palatino Linotype"/>
        </w:rPr>
        <w:t>vítimas</w:t>
      </w:r>
      <w:r w:rsidR="00E15556" w:rsidRPr="00C15553">
        <w:rPr>
          <w:rFonts w:ascii="Palatino Linotype" w:hAnsi="Palatino Linotype"/>
        </w:rPr>
        <w:t xml:space="preserve">. Todas as </w:t>
      </w:r>
      <w:r w:rsidR="0038188B" w:rsidRPr="00C15553">
        <w:rPr>
          <w:rFonts w:ascii="Palatino Linotype" w:hAnsi="Palatino Linotype"/>
        </w:rPr>
        <w:t>vítimas</w:t>
      </w:r>
      <w:r w:rsidR="00E15556" w:rsidRPr="00C15553">
        <w:rPr>
          <w:rFonts w:ascii="Palatino Linotype" w:hAnsi="Palatino Linotype"/>
        </w:rPr>
        <w:t xml:space="preserve"> sempre tinham </w:t>
      </w:r>
      <w:r w:rsidR="0091147B" w:rsidRPr="00C15553">
        <w:rPr>
          <w:rFonts w:ascii="Palatino Linotype" w:hAnsi="Palatino Linotype"/>
        </w:rPr>
        <w:t xml:space="preserve">no bolso esquerdo, 21 de algum objeto </w:t>
      </w:r>
      <w:r w:rsidR="00E6433B" w:rsidRPr="00C15553">
        <w:rPr>
          <w:rFonts w:ascii="Palatino Linotype" w:hAnsi="Palatino Linotype"/>
        </w:rPr>
        <w:t>específico</w:t>
      </w:r>
      <w:r w:rsidR="0091147B" w:rsidRPr="00C15553">
        <w:rPr>
          <w:rFonts w:ascii="Palatino Linotype" w:hAnsi="Palatino Linotype"/>
        </w:rPr>
        <w:t xml:space="preserve">, seja </w:t>
      </w:r>
      <w:r w:rsidR="0038188B" w:rsidRPr="00C15553">
        <w:rPr>
          <w:rFonts w:ascii="Palatino Linotype" w:hAnsi="Palatino Linotype"/>
        </w:rPr>
        <w:t>o que</w:t>
      </w:r>
      <w:r w:rsidR="0091147B" w:rsidRPr="00C15553">
        <w:rPr>
          <w:rFonts w:ascii="Palatino Linotype" w:hAnsi="Palatino Linotype"/>
        </w:rPr>
        <w:t xml:space="preserve"> for.</w:t>
      </w:r>
      <w:r w:rsidR="00C466B0" w:rsidRPr="00C15553">
        <w:rPr>
          <w:rFonts w:ascii="Palatino Linotype" w:hAnsi="Palatino Linotype"/>
        </w:rPr>
        <w:t xml:space="preserve"> </w:t>
      </w:r>
    </w:p>
    <w:p w14:paraId="7EBEDB61" w14:textId="6ED4657A" w:rsidR="0083596E" w:rsidRPr="00C15553" w:rsidRDefault="0083596E" w:rsidP="001B1090">
      <w:pPr>
        <w:ind w:firstLine="708"/>
        <w:jc w:val="both"/>
        <w:rPr>
          <w:rFonts w:ascii="Palatino Linotype" w:hAnsi="Palatino Linotype"/>
        </w:rPr>
      </w:pPr>
      <w:r w:rsidRPr="00C15553">
        <w:rPr>
          <w:rFonts w:ascii="Palatino Linotype" w:hAnsi="Palatino Linotype"/>
        </w:rPr>
        <w:t xml:space="preserve">Lembrou da sua época de faculdade, </w:t>
      </w:r>
      <w:r w:rsidR="00573EFC" w:rsidRPr="00C15553">
        <w:rPr>
          <w:rFonts w:ascii="Palatino Linotype" w:hAnsi="Palatino Linotype"/>
        </w:rPr>
        <w:t>havia tentado estudar cosmologia, mas especificamente o tempo. Tempo</w:t>
      </w:r>
      <w:r w:rsidR="004A1418" w:rsidRPr="00C15553">
        <w:rPr>
          <w:rFonts w:ascii="Palatino Linotype" w:hAnsi="Palatino Linotype"/>
        </w:rPr>
        <w:t>.</w:t>
      </w:r>
      <w:r w:rsidR="00573EFC" w:rsidRPr="00C15553">
        <w:rPr>
          <w:rFonts w:ascii="Palatino Linotype" w:hAnsi="Palatino Linotype"/>
        </w:rPr>
        <w:t xml:space="preserve"> </w:t>
      </w:r>
      <w:r w:rsidR="009A5109" w:rsidRPr="00C15553">
        <w:rPr>
          <w:rFonts w:ascii="Palatino Linotype" w:hAnsi="Palatino Linotype"/>
        </w:rPr>
        <w:t>que conceito estranho</w:t>
      </w:r>
      <w:r w:rsidR="00B92D96" w:rsidRPr="00C15553">
        <w:rPr>
          <w:rFonts w:ascii="Palatino Linotype" w:hAnsi="Palatino Linotype"/>
        </w:rPr>
        <w:t>.</w:t>
      </w:r>
      <w:r w:rsidR="004A1418" w:rsidRPr="00C15553">
        <w:rPr>
          <w:rFonts w:ascii="Palatino Linotype" w:hAnsi="Palatino Linotype"/>
        </w:rPr>
        <w:t xml:space="preserve"> Ali</w:t>
      </w:r>
      <w:r w:rsidR="00104077" w:rsidRPr="00C15553">
        <w:rPr>
          <w:rFonts w:ascii="Palatino Linotype" w:hAnsi="Palatino Linotype"/>
        </w:rPr>
        <w:t xml:space="preserve">, no Atacama, o tempo passava diferente, lembrou-se </w:t>
      </w:r>
      <w:r w:rsidR="00FF566E" w:rsidRPr="00C15553">
        <w:rPr>
          <w:rFonts w:ascii="Palatino Linotype" w:hAnsi="Palatino Linotype"/>
        </w:rPr>
        <w:t xml:space="preserve">da época que encarava lousas cheias de equações, </w:t>
      </w:r>
      <w:r w:rsidR="00862751" w:rsidRPr="00C15553">
        <w:rPr>
          <w:rFonts w:ascii="Palatino Linotype" w:hAnsi="Palatino Linotype"/>
        </w:rPr>
        <w:t xml:space="preserve">passava noites a claro </w:t>
      </w:r>
      <w:r w:rsidR="006162B1" w:rsidRPr="00C15553">
        <w:rPr>
          <w:rFonts w:ascii="Palatino Linotype" w:hAnsi="Palatino Linotype"/>
        </w:rPr>
        <w:t>tentando resolvê-las.</w:t>
      </w:r>
      <w:r w:rsidR="009F3783" w:rsidRPr="00C15553">
        <w:rPr>
          <w:rFonts w:ascii="Palatino Linotype" w:hAnsi="Palatino Linotype"/>
        </w:rPr>
        <w:t xml:space="preserve"> Mas aí </w:t>
      </w:r>
      <w:r w:rsidR="008F46CF" w:rsidRPr="00C15553">
        <w:rPr>
          <w:rFonts w:ascii="Palatino Linotype" w:hAnsi="Palatino Linotype"/>
        </w:rPr>
        <w:t xml:space="preserve">a guerra começou, e ele pensou que seria bem mais lucrativo se fosse para essa área, </w:t>
      </w:r>
      <w:r w:rsidR="00CA7A5C" w:rsidRPr="00C15553">
        <w:rPr>
          <w:rFonts w:ascii="Palatino Linotype" w:hAnsi="Palatino Linotype"/>
        </w:rPr>
        <w:t>“Que ideia terrível” pensou. Não conseguia evitar pensar naquela invenção, uma pequena equação que fo</w:t>
      </w:r>
      <w:r w:rsidR="0016441B" w:rsidRPr="00C15553">
        <w:rPr>
          <w:rFonts w:ascii="Palatino Linotype" w:hAnsi="Palatino Linotype"/>
        </w:rPr>
        <w:t xml:space="preserve">rmou o </w:t>
      </w:r>
      <w:r w:rsidR="00A6676A" w:rsidRPr="00C15553">
        <w:rPr>
          <w:rFonts w:ascii="Palatino Linotype" w:hAnsi="Palatino Linotype"/>
        </w:rPr>
        <w:t xml:space="preserve">aquele </w:t>
      </w:r>
      <w:r w:rsidR="0016441B" w:rsidRPr="00C15553">
        <w:rPr>
          <w:rFonts w:ascii="Palatino Linotype" w:hAnsi="Palatino Linotype"/>
        </w:rPr>
        <w:t>conceito</w:t>
      </w:r>
      <w:r w:rsidR="00801A2F" w:rsidRPr="00C15553">
        <w:rPr>
          <w:rFonts w:ascii="Palatino Linotype" w:hAnsi="Palatino Linotype"/>
        </w:rPr>
        <w:t>, aquele pequeno e lucrativo conceito</w:t>
      </w:r>
      <w:r w:rsidR="00CA7A5C" w:rsidRPr="00C15553">
        <w:rPr>
          <w:rFonts w:ascii="Palatino Linotype" w:hAnsi="Palatino Linotype"/>
        </w:rPr>
        <w:t>.</w:t>
      </w:r>
      <w:r w:rsidR="00B26B40" w:rsidRPr="00C15553">
        <w:rPr>
          <w:rFonts w:ascii="Palatino Linotype" w:hAnsi="Palatino Linotype"/>
        </w:rPr>
        <w:t xml:space="preserve"> </w:t>
      </w:r>
      <w:r w:rsidR="001D0E2E" w:rsidRPr="00C15553">
        <w:rPr>
          <w:rFonts w:ascii="Palatino Linotype" w:hAnsi="Palatino Linotype"/>
        </w:rPr>
        <w:t>“Droga</w:t>
      </w:r>
      <w:r w:rsidR="00AA305B" w:rsidRPr="00C15553">
        <w:rPr>
          <w:rFonts w:ascii="Palatino Linotype" w:hAnsi="Palatino Linotype"/>
        </w:rPr>
        <w:t>!</w:t>
      </w:r>
      <w:r w:rsidR="001D0E2E" w:rsidRPr="00C15553">
        <w:rPr>
          <w:rFonts w:ascii="Palatino Linotype" w:hAnsi="Palatino Linotype"/>
        </w:rPr>
        <w:t>”, já estava fora de seu controle</w:t>
      </w:r>
      <w:r w:rsidR="00AA305B" w:rsidRPr="00C15553">
        <w:rPr>
          <w:rFonts w:ascii="Palatino Linotype" w:hAnsi="Palatino Linotype"/>
        </w:rPr>
        <w:t>, talvez nunca esteve.</w:t>
      </w:r>
    </w:p>
    <w:p w14:paraId="07EDA1D7" w14:textId="5E1C65B8" w:rsidR="0053558B" w:rsidRPr="00C15553" w:rsidRDefault="0053558B" w:rsidP="001B1090">
      <w:pPr>
        <w:ind w:firstLine="708"/>
        <w:jc w:val="both"/>
        <w:rPr>
          <w:rFonts w:ascii="Palatino Linotype" w:hAnsi="Palatino Linotype"/>
        </w:rPr>
      </w:pPr>
      <w:r w:rsidRPr="00C15553">
        <w:rPr>
          <w:rFonts w:ascii="Palatino Linotype" w:hAnsi="Palatino Linotype"/>
        </w:rPr>
        <w:t xml:space="preserve">Se lembrou da época que tentava </w:t>
      </w:r>
      <w:r w:rsidR="00640D4B" w:rsidRPr="00C15553">
        <w:rPr>
          <w:rFonts w:ascii="Palatino Linotype" w:hAnsi="Palatino Linotype"/>
        </w:rPr>
        <w:t xml:space="preserve">unificar a quântica com relatividade. </w:t>
      </w:r>
      <w:r w:rsidR="00A67888" w:rsidRPr="00C15553">
        <w:rPr>
          <w:rFonts w:ascii="Palatino Linotype" w:hAnsi="Palatino Linotype"/>
        </w:rPr>
        <w:t>“Que ingenuidade” pensou, sabia que aquilo era impossível, pelo menos para ele.</w:t>
      </w:r>
      <w:r w:rsidR="00677645" w:rsidRPr="00C15553">
        <w:rPr>
          <w:rFonts w:ascii="Palatino Linotype" w:hAnsi="Palatino Linotype"/>
        </w:rPr>
        <w:t xml:space="preserve"> Tempo</w:t>
      </w:r>
      <w:r w:rsidR="0054414B" w:rsidRPr="00C15553">
        <w:rPr>
          <w:rFonts w:ascii="Palatino Linotype" w:hAnsi="Palatino Linotype"/>
        </w:rPr>
        <w:t>.</w:t>
      </w:r>
      <w:r w:rsidR="00677645" w:rsidRPr="00C15553">
        <w:rPr>
          <w:rFonts w:ascii="Palatino Linotype" w:hAnsi="Palatino Linotype"/>
        </w:rPr>
        <w:t xml:space="preserve"> era essa a chave, </w:t>
      </w:r>
      <w:r w:rsidR="007510B8" w:rsidRPr="00C15553">
        <w:rPr>
          <w:rFonts w:ascii="Palatino Linotype" w:hAnsi="Palatino Linotype"/>
        </w:rPr>
        <w:t xml:space="preserve">pelo menos </w:t>
      </w:r>
      <w:r w:rsidR="00677645" w:rsidRPr="00C15553">
        <w:rPr>
          <w:rFonts w:ascii="Palatino Linotype" w:hAnsi="Palatino Linotype"/>
        </w:rPr>
        <w:t>ele achava que essa era a chave.</w:t>
      </w:r>
      <w:r w:rsidR="00123D64" w:rsidRPr="00C15553">
        <w:rPr>
          <w:rFonts w:ascii="Palatino Linotype" w:hAnsi="Palatino Linotype"/>
        </w:rPr>
        <w:t xml:space="preserve"> “Se pelo menos eu tivesse continuado”. </w:t>
      </w:r>
      <w:r w:rsidR="00810E71" w:rsidRPr="00C15553">
        <w:rPr>
          <w:rFonts w:ascii="Palatino Linotype" w:hAnsi="Palatino Linotype"/>
        </w:rPr>
        <w:t>Tempo</w:t>
      </w:r>
      <w:r w:rsidR="000B0218" w:rsidRPr="00C15553">
        <w:rPr>
          <w:rFonts w:ascii="Palatino Linotype" w:hAnsi="Palatino Linotype"/>
        </w:rPr>
        <w:t>.</w:t>
      </w:r>
      <w:r w:rsidR="00810E71" w:rsidRPr="00C15553">
        <w:rPr>
          <w:rFonts w:ascii="Palatino Linotype" w:hAnsi="Palatino Linotype"/>
        </w:rPr>
        <w:t xml:space="preserve"> </w:t>
      </w:r>
      <w:r w:rsidR="004C0175" w:rsidRPr="00C15553">
        <w:rPr>
          <w:rFonts w:ascii="Palatino Linotype" w:hAnsi="Palatino Linotype"/>
        </w:rPr>
        <w:t xml:space="preserve">sempre faltou tempo, mas agora tempo era </w:t>
      </w:r>
      <w:r w:rsidR="003863F7" w:rsidRPr="00C15553">
        <w:rPr>
          <w:rFonts w:ascii="Palatino Linotype" w:hAnsi="Palatino Linotype"/>
        </w:rPr>
        <w:t>o que</w:t>
      </w:r>
      <w:r w:rsidR="004C0175" w:rsidRPr="00C15553">
        <w:rPr>
          <w:rFonts w:ascii="Palatino Linotype" w:hAnsi="Palatino Linotype"/>
        </w:rPr>
        <w:t xml:space="preserve"> não faltava. </w:t>
      </w:r>
      <w:r w:rsidR="003863F7" w:rsidRPr="00C15553">
        <w:rPr>
          <w:rFonts w:ascii="Palatino Linotype" w:hAnsi="Palatino Linotype"/>
        </w:rPr>
        <w:t>Foi até seu quadro branco</w:t>
      </w:r>
      <w:r w:rsidR="00796D5C" w:rsidRPr="00C15553">
        <w:rPr>
          <w:rFonts w:ascii="Palatino Linotype" w:hAnsi="Palatino Linotype"/>
        </w:rPr>
        <w:t>.</w:t>
      </w:r>
      <w:r w:rsidR="003863F7" w:rsidRPr="00C15553">
        <w:rPr>
          <w:rFonts w:ascii="Palatino Linotype" w:hAnsi="Palatino Linotype"/>
        </w:rPr>
        <w:t xml:space="preserve"> </w:t>
      </w:r>
      <w:r w:rsidR="00796D5C" w:rsidRPr="00C15553">
        <w:rPr>
          <w:rFonts w:ascii="Palatino Linotype" w:hAnsi="Palatino Linotype"/>
        </w:rPr>
        <w:t>A</w:t>
      </w:r>
      <w:r w:rsidR="003863F7" w:rsidRPr="00C15553">
        <w:rPr>
          <w:rFonts w:ascii="Palatino Linotype" w:hAnsi="Palatino Linotype"/>
        </w:rPr>
        <w:t>pagou</w:t>
      </w:r>
      <w:r w:rsidR="00796D5C" w:rsidRPr="00C15553">
        <w:rPr>
          <w:rFonts w:ascii="Palatino Linotype" w:hAnsi="Palatino Linotype"/>
        </w:rPr>
        <w:t>.</w:t>
      </w:r>
      <w:r w:rsidR="003863F7" w:rsidRPr="00C15553">
        <w:rPr>
          <w:rFonts w:ascii="Palatino Linotype" w:hAnsi="Palatino Linotype"/>
        </w:rPr>
        <w:t xml:space="preserve"> </w:t>
      </w:r>
      <w:r w:rsidR="00796D5C" w:rsidRPr="00C15553">
        <w:rPr>
          <w:rFonts w:ascii="Palatino Linotype" w:hAnsi="Palatino Linotype"/>
        </w:rPr>
        <w:t>T</w:t>
      </w:r>
      <w:r w:rsidR="003863F7" w:rsidRPr="00C15553">
        <w:rPr>
          <w:rFonts w:ascii="Palatino Linotype" w:hAnsi="Palatino Linotype"/>
        </w:rPr>
        <w:t>entou começar escrevendo uma equação, mas a únic</w:t>
      </w:r>
      <w:r w:rsidR="007564B8" w:rsidRPr="00C15553">
        <w:rPr>
          <w:rFonts w:ascii="Palatino Linotype" w:hAnsi="Palatino Linotype"/>
        </w:rPr>
        <w:t>a coisa que conseguiu escrever foi “</w:t>
      </w:r>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P+T</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ambria Math"/>
          </w:rPr>
          <m:t>⋅</m:t>
        </m:r>
        <m:d>
          <m:dPr>
            <m:ctrlPr>
              <w:rPr>
                <w:rFonts w:ascii="Cambria Math" w:hAnsi="Cambria Math"/>
                <w:i/>
              </w:rPr>
            </m:ctrlPr>
          </m:dPr>
          <m:e>
            <m:r>
              <w:rPr>
                <w:rFonts w:ascii="Cambria Math" w:hAnsi="Cambria Math" w:cs="Aptos"/>
              </w:rPr>
              <m:t>Δ</m:t>
            </m:r>
            <m:r>
              <w:rPr>
                <w:rFonts w:ascii="Cambria Math" w:hAnsi="Cambria Math"/>
              </w:rPr>
              <m:t>m</m:t>
            </m:r>
            <m:r>
              <w:rPr>
                <w:rFonts w:ascii="Cambria Math" w:hAnsi="Cambria Math" w:cs="Cambria Math"/>
              </w:rPr>
              <m:t>⋅</m:t>
            </m:r>
            <m:sSup>
              <m:sSupPr>
                <m:ctrlPr>
                  <w:rPr>
                    <w:rFonts w:ascii="Cambria Math" w:hAnsi="Cambria Math"/>
                    <w:i/>
                  </w:rPr>
                </m:ctrlPr>
              </m:sSupPr>
              <m:e>
                <m:r>
                  <w:rPr>
                    <w:rFonts w:ascii="Cambria Math" w:hAnsi="Cambria Math"/>
                  </w:rPr>
                  <m:t>c</m:t>
                </m:r>
                <m:ctrlPr>
                  <w:rPr>
                    <w:rFonts w:ascii="Cambria Math" w:hAnsi="Cambria Math" w:cs="Cambria Math"/>
                    <w:i/>
                  </w:rPr>
                </m:ctrlPr>
              </m:e>
              <m:sup>
                <m:r>
                  <w:rPr>
                    <w:rFonts w:ascii="Cambria Math" w:hAnsi="Cambria Math"/>
                  </w:rPr>
                  <m:t>2</m:t>
                </m:r>
              </m:sup>
            </m:sSup>
          </m:e>
        </m:d>
      </m:oMath>
      <w:r w:rsidR="007564B8" w:rsidRPr="00C15553">
        <w:rPr>
          <w:rFonts w:ascii="Palatino Linotype" w:hAnsi="Palatino Linotype"/>
        </w:rPr>
        <w:t xml:space="preserve">”. Apagou. “Não” </w:t>
      </w:r>
      <w:r w:rsidR="006C3E0C" w:rsidRPr="00C15553">
        <w:rPr>
          <w:rFonts w:ascii="Palatino Linotype" w:hAnsi="Palatino Linotype"/>
        </w:rPr>
        <w:t>por que</w:t>
      </w:r>
      <w:r w:rsidR="007564B8" w:rsidRPr="00C15553">
        <w:rPr>
          <w:rFonts w:ascii="Palatino Linotype" w:hAnsi="Palatino Linotype"/>
        </w:rPr>
        <w:t xml:space="preserve"> sempre que tentava fazer algo de produtivo ela o perseguia?  “Não, não”.</w:t>
      </w:r>
    </w:p>
    <w:p w14:paraId="5E268B70" w14:textId="5A050C86" w:rsidR="003032AC" w:rsidRPr="00C15553" w:rsidRDefault="00583470" w:rsidP="001B1090">
      <w:pPr>
        <w:ind w:firstLine="708"/>
        <w:jc w:val="both"/>
        <w:rPr>
          <w:rFonts w:ascii="Palatino Linotype" w:hAnsi="Palatino Linotype"/>
        </w:rPr>
      </w:pPr>
      <w:r w:rsidRPr="00C15553">
        <w:rPr>
          <w:rFonts w:ascii="Palatino Linotype" w:hAnsi="Palatino Linotype"/>
        </w:rPr>
        <w:lastRenderedPageBreak/>
        <w:t xml:space="preserve">Quântica, o tempo </w:t>
      </w:r>
      <w:r w:rsidR="002D154A" w:rsidRPr="00C15553">
        <w:rPr>
          <w:rFonts w:ascii="Palatino Linotype" w:hAnsi="Palatino Linotype"/>
        </w:rPr>
        <w:t xml:space="preserve">era diferente lá. Tempo era fascinante. Como havia tempo disponível agora. </w:t>
      </w:r>
      <w:r w:rsidR="003032AC" w:rsidRPr="00C15553">
        <w:rPr>
          <w:rFonts w:ascii="Palatino Linotype" w:hAnsi="Palatino Linotype"/>
        </w:rPr>
        <w:t>Tempo de sobra. Mas tempo para quê?</w:t>
      </w:r>
    </w:p>
    <w:p w14:paraId="07C04319" w14:textId="24804112" w:rsidR="003032AC" w:rsidRPr="00C15553" w:rsidRDefault="003032AC" w:rsidP="001B1090">
      <w:pPr>
        <w:ind w:firstLine="708"/>
        <w:jc w:val="both"/>
        <w:rPr>
          <w:rFonts w:ascii="Palatino Linotype" w:hAnsi="Palatino Linotype"/>
        </w:rPr>
      </w:pPr>
      <w:r w:rsidRPr="00C15553">
        <w:rPr>
          <w:rFonts w:ascii="Palatino Linotype" w:hAnsi="Palatino Linotype"/>
        </w:rPr>
        <w:t>Ele deveria estar feliz. O mundo havia lhe dado tempo, e ele passou a vida acreditando que era a chave de tudo. Mas agora que tinha todo o tempo do mundo, só conseguia usá-lo para reviver os mesmos erros, reescrever a mesma equação, apagar a mesma linha do quadro branco. Ele pensou que tempo traria respostas. Mas tudo que tempo trouxe foi repetição.</w:t>
      </w:r>
    </w:p>
    <w:p w14:paraId="1CB1C388" w14:textId="0C12327F" w:rsidR="005377FB" w:rsidRPr="00C15553" w:rsidRDefault="003032AC" w:rsidP="001B1090">
      <w:pPr>
        <w:ind w:firstLine="708"/>
        <w:jc w:val="both"/>
        <w:rPr>
          <w:rFonts w:ascii="Palatino Linotype" w:hAnsi="Palatino Linotype"/>
        </w:rPr>
      </w:pPr>
      <w:r w:rsidRPr="00C15553">
        <w:rPr>
          <w:rFonts w:ascii="Palatino Linotype" w:hAnsi="Palatino Linotype"/>
          <w:i/>
          <w:iCs/>
        </w:rPr>
        <w:t>"Insanidade é fazer a mesma coisa repetidamente esperando resultados diferentes."</w:t>
      </w:r>
      <w:r w:rsidRPr="00C15553">
        <w:rPr>
          <w:rFonts w:ascii="Palatino Linotype" w:hAnsi="Palatino Linotype"/>
        </w:rPr>
        <w:br/>
      </w:r>
      <w:r w:rsidR="00CE76C0" w:rsidRPr="00C15553">
        <w:rPr>
          <w:rFonts w:ascii="Palatino Linotype" w:hAnsi="Palatino Linotype"/>
        </w:rPr>
        <w:t xml:space="preserve">                 </w:t>
      </w:r>
      <w:r w:rsidRPr="00C15553">
        <w:rPr>
          <w:rFonts w:ascii="Palatino Linotype" w:hAnsi="Palatino Linotype"/>
        </w:rPr>
        <w:t>Ele fechou os olhos. Talvez fosse isso que estivesse acontecendo com ele.</w:t>
      </w:r>
      <w:r w:rsidR="00CE76C0" w:rsidRPr="00C15553">
        <w:rPr>
          <w:rFonts w:ascii="Palatino Linotype" w:hAnsi="Palatino Linotype"/>
        </w:rPr>
        <w:t xml:space="preserve"> “Não, não</w:t>
      </w:r>
      <w:r w:rsidR="00787660" w:rsidRPr="00C15553">
        <w:rPr>
          <w:rFonts w:ascii="Palatino Linotype" w:hAnsi="Palatino Linotype"/>
        </w:rPr>
        <w:t>. Não estou ficando insano” tentou se convencer</w:t>
      </w:r>
      <w:r w:rsidR="005377FB" w:rsidRPr="00C15553">
        <w:rPr>
          <w:rFonts w:ascii="Palatino Linotype" w:hAnsi="Palatino Linotype"/>
        </w:rPr>
        <w:t>. “Não, não”.</w:t>
      </w:r>
    </w:p>
    <w:p w14:paraId="6F362370" w14:textId="77777777" w:rsidR="00AD66FB" w:rsidRDefault="00AD66FB" w:rsidP="001B1090">
      <w:pPr>
        <w:jc w:val="both"/>
        <w:rPr>
          <w:rFonts w:asciiTheme="majorHAnsi" w:hAnsiTheme="majorHAnsi"/>
          <w:b/>
          <w:bCs/>
          <w:sz w:val="56"/>
          <w:szCs w:val="56"/>
        </w:rPr>
      </w:pPr>
    </w:p>
    <w:p w14:paraId="4796103E" w14:textId="77777777" w:rsidR="00AD66FB" w:rsidRDefault="00AD66FB" w:rsidP="001B1090">
      <w:pPr>
        <w:jc w:val="both"/>
        <w:rPr>
          <w:rFonts w:asciiTheme="majorHAnsi" w:hAnsiTheme="majorHAnsi"/>
          <w:b/>
          <w:bCs/>
          <w:sz w:val="56"/>
          <w:szCs w:val="56"/>
        </w:rPr>
      </w:pPr>
    </w:p>
    <w:p w14:paraId="283A9B51" w14:textId="77777777" w:rsidR="00AD66FB" w:rsidRDefault="00AD66FB" w:rsidP="001B1090">
      <w:pPr>
        <w:jc w:val="both"/>
        <w:rPr>
          <w:rFonts w:asciiTheme="majorHAnsi" w:hAnsiTheme="majorHAnsi"/>
          <w:b/>
          <w:bCs/>
          <w:sz w:val="56"/>
          <w:szCs w:val="56"/>
        </w:rPr>
      </w:pPr>
    </w:p>
    <w:p w14:paraId="233DB727" w14:textId="77777777" w:rsidR="00AD66FB" w:rsidRDefault="00AD66FB" w:rsidP="001B1090">
      <w:pPr>
        <w:jc w:val="both"/>
        <w:rPr>
          <w:rFonts w:asciiTheme="majorHAnsi" w:hAnsiTheme="majorHAnsi"/>
          <w:b/>
          <w:bCs/>
          <w:sz w:val="56"/>
          <w:szCs w:val="56"/>
        </w:rPr>
      </w:pPr>
    </w:p>
    <w:p w14:paraId="76EE2FC8" w14:textId="77777777" w:rsidR="00AD66FB" w:rsidRDefault="00AD66FB" w:rsidP="001B1090">
      <w:pPr>
        <w:jc w:val="both"/>
        <w:rPr>
          <w:rFonts w:asciiTheme="majorHAnsi" w:hAnsiTheme="majorHAnsi"/>
          <w:b/>
          <w:bCs/>
          <w:sz w:val="56"/>
          <w:szCs w:val="56"/>
        </w:rPr>
      </w:pPr>
    </w:p>
    <w:p w14:paraId="244D144F" w14:textId="77777777" w:rsidR="00AD66FB" w:rsidRDefault="00AD66FB" w:rsidP="001B1090">
      <w:pPr>
        <w:jc w:val="both"/>
        <w:rPr>
          <w:rFonts w:asciiTheme="majorHAnsi" w:hAnsiTheme="majorHAnsi"/>
          <w:b/>
          <w:bCs/>
          <w:sz w:val="56"/>
          <w:szCs w:val="56"/>
        </w:rPr>
      </w:pPr>
    </w:p>
    <w:p w14:paraId="70938E89" w14:textId="77777777" w:rsidR="00AD66FB" w:rsidRDefault="00AD66FB" w:rsidP="001B1090">
      <w:pPr>
        <w:jc w:val="both"/>
        <w:rPr>
          <w:rFonts w:asciiTheme="majorHAnsi" w:hAnsiTheme="majorHAnsi"/>
          <w:b/>
          <w:bCs/>
          <w:sz w:val="56"/>
          <w:szCs w:val="56"/>
        </w:rPr>
      </w:pPr>
    </w:p>
    <w:p w14:paraId="358DD19E" w14:textId="77777777" w:rsidR="00AD66FB" w:rsidRDefault="00AD66FB" w:rsidP="001B1090">
      <w:pPr>
        <w:jc w:val="both"/>
        <w:rPr>
          <w:rFonts w:asciiTheme="majorHAnsi" w:hAnsiTheme="majorHAnsi"/>
          <w:b/>
          <w:bCs/>
          <w:sz w:val="56"/>
          <w:szCs w:val="56"/>
        </w:rPr>
      </w:pPr>
    </w:p>
    <w:p w14:paraId="3EA30EA2" w14:textId="77777777" w:rsidR="006A3137" w:rsidRDefault="006A3137" w:rsidP="001B1090">
      <w:pPr>
        <w:jc w:val="both"/>
        <w:rPr>
          <w:rFonts w:asciiTheme="majorHAnsi" w:hAnsiTheme="majorHAnsi"/>
          <w:b/>
          <w:bCs/>
          <w:sz w:val="56"/>
          <w:szCs w:val="56"/>
        </w:rPr>
      </w:pPr>
    </w:p>
    <w:p w14:paraId="7A3FFDE4" w14:textId="77777777" w:rsidR="001B1090" w:rsidRDefault="001B1090" w:rsidP="001B1090">
      <w:pPr>
        <w:jc w:val="both"/>
        <w:rPr>
          <w:rFonts w:asciiTheme="majorHAnsi" w:hAnsiTheme="majorHAnsi"/>
          <w:b/>
          <w:bCs/>
          <w:sz w:val="56"/>
          <w:szCs w:val="56"/>
        </w:rPr>
      </w:pPr>
    </w:p>
    <w:p w14:paraId="404CB138" w14:textId="77777777" w:rsidR="00AC6FAF" w:rsidRDefault="00AC6FAF" w:rsidP="001B1090">
      <w:pPr>
        <w:jc w:val="both"/>
        <w:rPr>
          <w:rFonts w:asciiTheme="majorHAnsi" w:hAnsiTheme="majorHAnsi"/>
          <w:b/>
          <w:bCs/>
          <w:sz w:val="56"/>
          <w:szCs w:val="56"/>
        </w:rPr>
      </w:pPr>
    </w:p>
    <w:p w14:paraId="3FE2A866" w14:textId="086FE61D" w:rsidR="00C32EB6" w:rsidRPr="00357706" w:rsidRDefault="155EF08D" w:rsidP="00BC6836">
      <w:pPr>
        <w:pStyle w:val="Ttulo2"/>
        <w:numPr>
          <w:ilvl w:val="0"/>
          <w:numId w:val="24"/>
        </w:numPr>
        <w:jc w:val="center"/>
        <w:rPr>
          <w:rStyle w:val="Forte"/>
          <w:rFonts w:hint="eastAsia"/>
          <w:b w:val="0"/>
          <w:sz w:val="96"/>
          <w:szCs w:val="96"/>
        </w:rPr>
      </w:pPr>
      <w:bookmarkStart w:id="3" w:name="_Toc1532550550"/>
      <w:r w:rsidRPr="155EF08D">
        <w:rPr>
          <w:b/>
          <w:bCs/>
          <w:sz w:val="96"/>
          <w:szCs w:val="96"/>
        </w:rPr>
        <w:lastRenderedPageBreak/>
        <w:t>Álvares (</w:t>
      </w:r>
      <w:r w:rsidRPr="155EF08D">
        <w:rPr>
          <w:rFonts w:ascii="Electra LT Std Display" w:hAnsi="Electra LT Std Display"/>
          <w:b/>
          <w:bCs/>
          <w:sz w:val="96"/>
          <w:szCs w:val="96"/>
        </w:rPr>
        <w:t>I</w:t>
      </w:r>
      <w:r w:rsidRPr="155EF08D">
        <w:rPr>
          <w:b/>
          <w:bCs/>
          <w:sz w:val="96"/>
          <w:szCs w:val="96"/>
        </w:rPr>
        <w:t>)</w:t>
      </w:r>
      <w:bookmarkEnd w:id="3"/>
    </w:p>
    <w:p w14:paraId="0B9F40DD" w14:textId="6CD4CA8D" w:rsidR="004F40A7" w:rsidRPr="000F413E" w:rsidRDefault="005D5A54" w:rsidP="001B1090">
      <w:pPr>
        <w:jc w:val="both"/>
        <w:rPr>
          <w:sz w:val="28"/>
          <w:szCs w:val="28"/>
        </w:rPr>
      </w:pPr>
      <w:r>
        <w:tab/>
      </w:r>
    </w:p>
    <w:p w14:paraId="72606338" w14:textId="77777777" w:rsidR="000F413E" w:rsidRPr="000F413E" w:rsidRDefault="000F413E" w:rsidP="001B1090">
      <w:pPr>
        <w:jc w:val="both"/>
        <w:rPr>
          <w:rFonts w:eastAsiaTheme="minorEastAsia" w:hint="eastAsia"/>
          <w:b/>
          <w:bCs/>
          <w:iCs/>
          <w:sz w:val="28"/>
          <w:szCs w:val="28"/>
        </w:rPr>
      </w:pPr>
      <w:r w:rsidRPr="000F413E">
        <w:rPr>
          <w:rFonts w:eastAsiaTheme="minorEastAsia"/>
          <w:b/>
          <w:bCs/>
          <w:i/>
          <w:iCs/>
          <w:sz w:val="28"/>
          <w:szCs w:val="28"/>
        </w:rPr>
        <w:t>"E ouvireis falar de guerras e de rumores de guerras; olhai, não vos assusteis, porque é mister que isso tudo aconteça, mas ainda não é o fim. Porquanto se levantará nação contra nação, reino contra reino, e haverá fomes e terremotos em vários lugares."</w:t>
      </w:r>
    </w:p>
    <w:p w14:paraId="1BA3D542" w14:textId="3610795D" w:rsidR="000F413E" w:rsidRPr="000F413E" w:rsidRDefault="000F413E" w:rsidP="001B1090">
      <w:pPr>
        <w:jc w:val="both"/>
        <w:rPr>
          <w:rFonts w:eastAsiaTheme="minorEastAsia" w:hint="eastAsia"/>
          <w:i/>
          <w:sz w:val="28"/>
          <w:szCs w:val="28"/>
        </w:rPr>
      </w:pPr>
      <w:r w:rsidRPr="000F413E">
        <w:rPr>
          <w:rFonts w:eastAsiaTheme="minorEastAsia"/>
          <w:i/>
          <w:sz w:val="28"/>
          <w:szCs w:val="28"/>
        </w:rPr>
        <w:t>-Mateus 24:6-7</w:t>
      </w:r>
    </w:p>
    <w:p w14:paraId="12402254" w14:textId="77777777" w:rsidR="003B1413" w:rsidRDefault="003B1413" w:rsidP="001B1090">
      <w:pPr>
        <w:ind w:left="708"/>
        <w:jc w:val="both"/>
        <w:rPr>
          <w:rFonts w:eastAsiaTheme="minorEastAsia" w:hint="eastAsia"/>
          <w:iCs/>
          <w:u w:val="single"/>
        </w:rPr>
      </w:pPr>
    </w:p>
    <w:p w14:paraId="405D89BE" w14:textId="36046A81" w:rsidR="722AC3E3" w:rsidRPr="00CB6DA4" w:rsidRDefault="6EA7C3EE" w:rsidP="001B1090">
      <w:pPr>
        <w:jc w:val="both"/>
        <w:rPr>
          <w:rFonts w:ascii="Palatino Linotype" w:hAnsi="Palatino Linotype"/>
        </w:rPr>
      </w:pPr>
      <w:r w:rsidRPr="00CB6DA4">
        <w:rPr>
          <w:rFonts w:ascii="Palatino Linotype" w:hAnsi="Palatino Linotype"/>
        </w:rPr>
        <w:t xml:space="preserve">                 “Acordem!” Uma voz gritou, “hoje é o dia!”.  </w:t>
      </w:r>
      <w:ins w:id="4" w:author="Microsoft Word" w:date="2025-02-12T18:36:00Z" w16du:dateUtc="2025-02-12T21:36:00Z">
        <w:r w:rsidR="005A1F4C" w:rsidRPr="00CB6DA4">
          <w:rPr>
            <w:rFonts w:ascii="Palatino Linotype" w:hAnsi="Palatino Linotype"/>
          </w:rPr>
          <w:t>“E hoje era o dia mesmo” Álvares pensou, hoje a tropa elite portuguesa irá ajudar o brasil com essa incrível força militar</w:t>
        </w:r>
      </w:ins>
      <w:r w:rsidR="73359FD7" w:rsidRPr="00CB6DA4">
        <w:rPr>
          <w:rFonts w:ascii="Palatino Linotype" w:hAnsi="Palatino Linotype"/>
        </w:rPr>
        <w:t>, ajudando o Brasil a se proteger dos Estados Unidos e dos ataques terroristas.</w:t>
      </w:r>
      <w:r w:rsidR="005A1F4C" w:rsidRPr="00CB6DA4">
        <w:rPr>
          <w:rFonts w:ascii="Palatino Linotype" w:hAnsi="Palatino Linotype"/>
        </w:rPr>
        <w:t xml:space="preserve"> </w:t>
      </w:r>
      <w:r w:rsidR="21EDB32F" w:rsidRPr="00CB6DA4">
        <w:rPr>
          <w:rFonts w:ascii="Palatino Linotype" w:hAnsi="Palatino Linotype"/>
        </w:rPr>
        <w:t>Victor</w:t>
      </w:r>
      <w:del w:id="5" w:author="Microsoft Word" w:date="2025-02-12T18:51:00Z" w16du:dateUtc="2025-02-12T21:51:00Z">
        <w:r w:rsidR="7FF5708B" w:rsidRPr="00CB6DA4">
          <w:rPr>
            <w:rFonts w:ascii="Palatino Linotype" w:hAnsi="Palatino Linotype"/>
          </w:rPr>
          <w:delText>,</w:delText>
        </w:r>
      </w:del>
      <w:ins w:id="6" w:author="Microsoft Word" w:date="2025-02-12T13:51:00Z" w16du:dateUtc="2025-02-12T21:51:00Z">
        <w:r w:rsidR="00C46ECD" w:rsidRPr="00CB6DA4">
          <w:rPr>
            <w:rFonts w:ascii="Palatino Linotype" w:hAnsi="Palatino Linotype"/>
          </w:rPr>
          <w:t>.</w:t>
        </w:r>
      </w:ins>
      <w:r w:rsidR="21EDB32F" w:rsidRPr="00CB6DA4">
        <w:rPr>
          <w:rFonts w:ascii="Palatino Linotype" w:hAnsi="Palatino Linotype"/>
        </w:rPr>
        <w:t xml:space="preserve"> esse nome lhe veio na cabeça</w:t>
      </w:r>
      <w:r w:rsidR="7FF5708B" w:rsidRPr="00CB6DA4">
        <w:rPr>
          <w:rFonts w:ascii="Palatino Linotype" w:hAnsi="Palatino Linotype"/>
        </w:rPr>
        <w:t>, seu amigo de infância</w:t>
      </w:r>
      <w:ins w:id="7" w:author="Microsoft Word" w:date="2025-02-12T13:51:00Z" w16du:dateUtc="2025-02-12T21:51:00Z">
        <w:r w:rsidR="00C46ECD" w:rsidRPr="00CB6DA4">
          <w:rPr>
            <w:rFonts w:ascii="Palatino Linotype" w:hAnsi="Palatino Linotype"/>
          </w:rPr>
          <w:t>.</w:t>
        </w:r>
      </w:ins>
      <w:r w:rsidR="21EDB32F" w:rsidRPr="00CB6DA4">
        <w:rPr>
          <w:rFonts w:ascii="Palatino Linotype" w:hAnsi="Palatino Linotype"/>
        </w:rPr>
        <w:t xml:space="preserve"> "será que ele está </w:t>
      </w:r>
      <w:ins w:id="8" w:author="Microsoft Word" w:date="2025-02-12T13:51:00Z" w16du:dateUtc="2025-02-12T21:51:00Z">
        <w:r w:rsidR="21EDB32F" w:rsidRPr="00CB6DA4">
          <w:rPr>
            <w:rFonts w:ascii="Palatino Linotype" w:hAnsi="Palatino Linotype"/>
          </w:rPr>
          <w:t>bem</w:t>
        </w:r>
        <w:r w:rsidR="00C46ECD" w:rsidRPr="00CB6DA4">
          <w:rPr>
            <w:rFonts w:ascii="Palatino Linotype" w:hAnsi="Palatino Linotype"/>
          </w:rPr>
          <w:t>?</w:t>
        </w:r>
        <w:r w:rsidR="00B450EA" w:rsidRPr="00CB6DA4">
          <w:rPr>
            <w:rFonts w:ascii="Palatino Linotype" w:hAnsi="Palatino Linotype"/>
          </w:rPr>
          <w:t>”.</w:t>
        </w:r>
      </w:ins>
      <w:r w:rsidR="00FB2B7B" w:rsidRPr="00CB6DA4">
        <w:rPr>
          <w:rFonts w:ascii="Palatino Linotype" w:hAnsi="Palatino Linotype"/>
        </w:rPr>
        <w:t xml:space="preserve"> </w:t>
      </w:r>
      <w:ins w:id="9" w:author="Microsoft Word" w:date="2025-02-12T13:51:00Z" w16du:dateUtc="2025-02-12T21:51:00Z">
        <w:r w:rsidR="21EDB32F" w:rsidRPr="00CB6DA4">
          <w:rPr>
            <w:rFonts w:ascii="Palatino Linotype" w:hAnsi="Palatino Linotype"/>
          </w:rPr>
          <w:t>ele</w:t>
        </w:r>
      </w:ins>
      <w:r w:rsidR="21EDB32F" w:rsidRPr="00CB6DA4">
        <w:rPr>
          <w:rFonts w:ascii="Palatino Linotype" w:hAnsi="Palatino Linotype"/>
        </w:rPr>
        <w:t xml:space="preserve"> não o via a tanto tempo</w:t>
      </w:r>
      <w:ins w:id="10" w:author="Microsoft Word" w:date="2025-02-12T13:51:00Z" w16du:dateUtc="2025-02-12T21:51:00Z">
        <w:r w:rsidR="00B450EA" w:rsidRPr="00CB6DA4">
          <w:rPr>
            <w:rFonts w:ascii="Palatino Linotype" w:hAnsi="Palatino Linotype"/>
          </w:rPr>
          <w:t>.</w:t>
        </w:r>
      </w:ins>
    </w:p>
    <w:p w14:paraId="1EAC0ADA" w14:textId="03BA2560" w:rsidR="722AC3E3" w:rsidRPr="00CB6DA4" w:rsidRDefault="006525CC" w:rsidP="0063148D">
      <w:pPr>
        <w:pStyle w:val="TituloUmaGuerradoAmanha"/>
        <w:ind w:firstLine="708"/>
        <w:jc w:val="both"/>
        <w:rPr>
          <w:rFonts w:ascii="Palatino Linotype" w:hAnsi="Palatino Linotype"/>
          <w:b w:val="0"/>
          <w:bCs w:val="0"/>
          <w:sz w:val="22"/>
          <w:szCs w:val="22"/>
        </w:rPr>
      </w:pPr>
      <w:r w:rsidRPr="00CB6DA4">
        <w:rPr>
          <w:rFonts w:ascii="Palatino Linotype" w:hAnsi="Palatino Linotype"/>
          <w:b w:val="0"/>
          <w:bCs w:val="0"/>
          <w:sz w:val="22"/>
          <w:szCs w:val="22"/>
        </w:rPr>
        <w:t>Álvares</w:t>
      </w:r>
      <w:r w:rsidR="722AC3E3" w:rsidRPr="00CB6DA4">
        <w:rPr>
          <w:rFonts w:ascii="Palatino Linotype" w:hAnsi="Palatino Linotype"/>
          <w:b w:val="0"/>
          <w:bCs w:val="0"/>
          <w:sz w:val="22"/>
          <w:szCs w:val="22"/>
        </w:rPr>
        <w:t xml:space="preserve"> se levantou, para se preparar para aquela viagem</w:t>
      </w:r>
      <w:r w:rsidR="4BB79572" w:rsidRPr="00CB6DA4">
        <w:rPr>
          <w:rFonts w:ascii="Palatino Linotype" w:hAnsi="Palatino Linotype"/>
          <w:b w:val="0"/>
          <w:bCs w:val="0"/>
          <w:sz w:val="22"/>
          <w:szCs w:val="22"/>
        </w:rPr>
        <w:t xml:space="preserve"> </w:t>
      </w:r>
      <w:r w:rsidR="5DE6B9FF" w:rsidRPr="00CB6DA4">
        <w:rPr>
          <w:rFonts w:ascii="Palatino Linotype" w:hAnsi="Palatino Linotype"/>
          <w:b w:val="0"/>
          <w:bCs w:val="0"/>
          <w:sz w:val="22"/>
          <w:szCs w:val="22"/>
        </w:rPr>
        <w:t>“</w:t>
      </w:r>
      <w:r w:rsidR="62FFCA2C" w:rsidRPr="00CB6DA4">
        <w:rPr>
          <w:rFonts w:ascii="Palatino Linotype" w:hAnsi="Palatino Linotype"/>
          <w:b w:val="0"/>
          <w:bCs w:val="0"/>
          <w:sz w:val="22"/>
          <w:szCs w:val="22"/>
        </w:rPr>
        <w:t xml:space="preserve">ele </w:t>
      </w:r>
      <w:r w:rsidR="2A660117" w:rsidRPr="00CB6DA4">
        <w:rPr>
          <w:rFonts w:ascii="Palatino Linotype" w:hAnsi="Palatino Linotype"/>
          <w:b w:val="0"/>
          <w:bCs w:val="0"/>
          <w:sz w:val="22"/>
          <w:szCs w:val="22"/>
        </w:rPr>
        <w:t>não</w:t>
      </w:r>
      <w:r w:rsidR="62FFCA2C" w:rsidRPr="00CB6DA4">
        <w:rPr>
          <w:rFonts w:ascii="Palatino Linotype" w:hAnsi="Palatino Linotype"/>
          <w:b w:val="0"/>
          <w:bCs w:val="0"/>
          <w:sz w:val="22"/>
          <w:szCs w:val="22"/>
        </w:rPr>
        <w:t xml:space="preserve"> </w:t>
      </w:r>
      <w:r w:rsidR="77956BBC" w:rsidRPr="00CB6DA4">
        <w:rPr>
          <w:rFonts w:ascii="Palatino Linotype" w:hAnsi="Palatino Linotype"/>
          <w:b w:val="0"/>
          <w:bCs w:val="0"/>
          <w:sz w:val="22"/>
          <w:szCs w:val="22"/>
        </w:rPr>
        <w:t>gostava</w:t>
      </w:r>
      <w:r w:rsidR="2D43D55B" w:rsidRPr="00CB6DA4">
        <w:rPr>
          <w:rFonts w:ascii="Palatino Linotype" w:hAnsi="Palatino Linotype"/>
          <w:b w:val="0"/>
          <w:bCs w:val="0"/>
          <w:sz w:val="22"/>
          <w:szCs w:val="22"/>
        </w:rPr>
        <w:t xml:space="preserve"> </w:t>
      </w:r>
      <w:r w:rsidR="4B819647" w:rsidRPr="00CB6DA4">
        <w:rPr>
          <w:rFonts w:ascii="Palatino Linotype" w:hAnsi="Palatino Linotype"/>
          <w:b w:val="0"/>
          <w:bCs w:val="0"/>
          <w:sz w:val="22"/>
          <w:szCs w:val="22"/>
        </w:rPr>
        <w:t xml:space="preserve">de </w:t>
      </w:r>
      <w:r w:rsidR="7AEEC87C" w:rsidRPr="00CB6DA4">
        <w:rPr>
          <w:rFonts w:ascii="Palatino Linotype" w:hAnsi="Palatino Linotype"/>
          <w:b w:val="0"/>
          <w:bCs w:val="0"/>
          <w:sz w:val="22"/>
          <w:szCs w:val="22"/>
        </w:rPr>
        <w:t>esperar</w:t>
      </w:r>
      <w:r w:rsidR="4E99D320" w:rsidRPr="00CB6DA4">
        <w:rPr>
          <w:rFonts w:ascii="Palatino Linotype" w:hAnsi="Palatino Linotype"/>
          <w:b w:val="0"/>
          <w:bCs w:val="0"/>
          <w:sz w:val="22"/>
          <w:szCs w:val="22"/>
        </w:rPr>
        <w:t>". Pegou</w:t>
      </w:r>
      <w:r w:rsidR="722AC3E3" w:rsidRPr="00CB6DA4">
        <w:rPr>
          <w:rFonts w:ascii="Palatino Linotype" w:hAnsi="Palatino Linotype"/>
          <w:b w:val="0"/>
          <w:bCs w:val="0"/>
          <w:sz w:val="22"/>
          <w:szCs w:val="22"/>
        </w:rPr>
        <w:t xml:space="preserve"> sua roupa e se trocou em seguida colocou seu colete,</w:t>
      </w:r>
      <w:ins w:id="11" w:author="Microsoft Word" w:date="2025-02-12T18:56:00Z">
        <w:r w:rsidR="006831C3" w:rsidRPr="00CB6DA4">
          <w:rPr>
            <w:rFonts w:ascii="Palatino Linotype" w:hAnsi="Palatino Linotype"/>
            <w:b w:val="0"/>
            <w:bCs w:val="0"/>
            <w:sz w:val="22"/>
            <w:szCs w:val="22"/>
          </w:rPr>
          <w:t xml:space="preserve"> “</w:t>
        </w:r>
      </w:ins>
      <w:r w:rsidR="34BF73E1" w:rsidRPr="00CB6DA4">
        <w:rPr>
          <w:rFonts w:ascii="Palatino Linotype" w:hAnsi="Palatino Linotype"/>
          <w:b w:val="0"/>
          <w:bCs w:val="0"/>
          <w:sz w:val="22"/>
          <w:szCs w:val="22"/>
        </w:rPr>
        <w:t xml:space="preserve">Onde </w:t>
      </w:r>
      <w:r w:rsidR="3FA08CDC" w:rsidRPr="00CB6DA4">
        <w:rPr>
          <w:rFonts w:ascii="Palatino Linotype" w:hAnsi="Palatino Linotype"/>
          <w:b w:val="0"/>
          <w:bCs w:val="0"/>
          <w:sz w:val="22"/>
          <w:szCs w:val="22"/>
        </w:rPr>
        <w:t>estava mesm</w:t>
      </w:r>
      <w:r w:rsidR="006831C3" w:rsidRPr="00CB6DA4">
        <w:rPr>
          <w:rFonts w:ascii="Palatino Linotype" w:hAnsi="Palatino Linotype"/>
          <w:b w:val="0"/>
          <w:bCs w:val="0"/>
          <w:sz w:val="22"/>
          <w:szCs w:val="22"/>
        </w:rPr>
        <w:t>o</w:t>
      </w:r>
      <w:r w:rsidR="722AC3E3" w:rsidRPr="00CB6DA4">
        <w:rPr>
          <w:rFonts w:ascii="Palatino Linotype" w:hAnsi="Palatino Linotype"/>
          <w:b w:val="0"/>
          <w:bCs w:val="0"/>
          <w:sz w:val="22"/>
          <w:szCs w:val="22"/>
        </w:rPr>
        <w:t xml:space="preserve"> seu </w:t>
      </w:r>
      <w:r w:rsidR="00F94CBF" w:rsidRPr="00CB6DA4">
        <w:rPr>
          <w:rFonts w:ascii="Palatino Linotype" w:hAnsi="Palatino Linotype"/>
          <w:b w:val="0"/>
          <w:bCs w:val="0"/>
          <w:sz w:val="22"/>
          <w:szCs w:val="22"/>
        </w:rPr>
        <w:t>macacão</w:t>
      </w:r>
      <w:r w:rsidR="722AC3E3" w:rsidRPr="00CB6DA4">
        <w:rPr>
          <w:rFonts w:ascii="Palatino Linotype" w:hAnsi="Palatino Linotype"/>
          <w:b w:val="0"/>
          <w:bCs w:val="0"/>
          <w:sz w:val="22"/>
          <w:szCs w:val="22"/>
        </w:rPr>
        <w:t xml:space="preserve"> de camuflagem</w:t>
      </w:r>
      <w:ins w:id="12" w:author="Microsoft Word" w:date="2025-02-12T13:56:00Z" w16du:dateUtc="2025-02-12T21:56:00Z">
        <w:r w:rsidR="006831C3" w:rsidRPr="00CB6DA4">
          <w:rPr>
            <w:rFonts w:ascii="Palatino Linotype" w:hAnsi="Palatino Linotype"/>
            <w:b w:val="0"/>
            <w:bCs w:val="0"/>
            <w:sz w:val="22"/>
            <w:szCs w:val="22"/>
          </w:rPr>
          <w:t>?”</w:t>
        </w:r>
      </w:ins>
      <w:ins w:id="13" w:author="Microsoft Word" w:date="2025-02-12T18:56:00Z">
        <w:r w:rsidR="00A96F39" w:rsidRPr="00CB6DA4">
          <w:rPr>
            <w:rFonts w:ascii="Palatino Linotype" w:hAnsi="Palatino Linotype"/>
            <w:b w:val="0"/>
            <w:bCs w:val="0"/>
            <w:sz w:val="22"/>
            <w:szCs w:val="22"/>
          </w:rPr>
          <w:t>, pensou.</w:t>
        </w:r>
      </w:ins>
      <w:ins w:id="14" w:author="Microsoft Word" w:date="2025-02-12T13:58:00Z" w16du:dateUtc="2025-02-12T21:58:00Z">
        <w:r w:rsidR="003C0408" w:rsidRPr="00CB6DA4">
          <w:rPr>
            <w:rFonts w:ascii="Palatino Linotype" w:hAnsi="Palatino Linotype"/>
            <w:b w:val="0"/>
            <w:bCs w:val="0"/>
            <w:sz w:val="22"/>
            <w:szCs w:val="22"/>
          </w:rPr>
          <w:t xml:space="preserve"> “</w:t>
        </w:r>
      </w:ins>
      <w:r w:rsidR="003C0408" w:rsidRPr="00CB6DA4">
        <w:rPr>
          <w:rFonts w:ascii="Palatino Linotype" w:hAnsi="Palatino Linotype"/>
          <w:b w:val="0"/>
          <w:bCs w:val="0"/>
          <w:sz w:val="22"/>
          <w:szCs w:val="22"/>
        </w:rPr>
        <w:t xml:space="preserve">A </w:t>
      </w:r>
      <w:r w:rsidR="003A0177" w:rsidRPr="00CB6DA4">
        <w:rPr>
          <w:rFonts w:ascii="Palatino Linotype" w:hAnsi="Palatino Linotype"/>
          <w:b w:val="0"/>
          <w:bCs w:val="0"/>
          <w:sz w:val="22"/>
          <w:szCs w:val="22"/>
        </w:rPr>
        <w:t>é</w:t>
      </w:r>
      <w:r w:rsidR="005B699F" w:rsidRPr="00CB6DA4">
        <w:rPr>
          <w:rFonts w:ascii="Palatino Linotype" w:hAnsi="Palatino Linotype"/>
          <w:b w:val="0"/>
          <w:bCs w:val="0"/>
          <w:sz w:val="22"/>
          <w:szCs w:val="22"/>
        </w:rPr>
        <w:t>.</w:t>
      </w:r>
      <w:r w:rsidR="00150FB9" w:rsidRPr="00CB6DA4">
        <w:rPr>
          <w:rFonts w:ascii="Palatino Linotype" w:hAnsi="Palatino Linotype"/>
          <w:b w:val="0"/>
          <w:bCs w:val="0"/>
          <w:sz w:val="22"/>
          <w:szCs w:val="22"/>
        </w:rPr>
        <w:t xml:space="preserve"> es</w:t>
      </w:r>
      <w:r w:rsidR="00B84D6E" w:rsidRPr="00CB6DA4">
        <w:rPr>
          <w:rFonts w:ascii="Palatino Linotype" w:hAnsi="Palatino Linotype"/>
          <w:b w:val="0"/>
          <w:bCs w:val="0"/>
          <w:sz w:val="22"/>
          <w:szCs w:val="22"/>
        </w:rPr>
        <w:t xml:space="preserve">tava em sua caixa de pertences pessoais, o </w:t>
      </w:r>
      <w:r w:rsidR="005B699F" w:rsidRPr="00CB6DA4">
        <w:rPr>
          <w:rFonts w:ascii="Palatino Linotype" w:hAnsi="Palatino Linotype"/>
          <w:b w:val="0"/>
          <w:bCs w:val="0"/>
          <w:sz w:val="22"/>
          <w:szCs w:val="22"/>
        </w:rPr>
        <w:t>exército</w:t>
      </w:r>
      <w:r w:rsidR="00B84D6E" w:rsidRPr="00CB6DA4">
        <w:rPr>
          <w:rFonts w:ascii="Palatino Linotype" w:hAnsi="Palatino Linotype"/>
          <w:b w:val="0"/>
          <w:bCs w:val="0"/>
          <w:sz w:val="22"/>
          <w:szCs w:val="22"/>
        </w:rPr>
        <w:t xml:space="preserve"> não lhe dava o </w:t>
      </w:r>
      <w:r w:rsidR="005B699F" w:rsidRPr="00CB6DA4">
        <w:rPr>
          <w:rFonts w:ascii="Palatino Linotype" w:hAnsi="Palatino Linotype"/>
          <w:b w:val="0"/>
          <w:bCs w:val="0"/>
          <w:sz w:val="22"/>
          <w:szCs w:val="22"/>
        </w:rPr>
        <w:t>luxo de um guarda-roupa”.</w:t>
      </w:r>
      <w:r w:rsidR="722AC3E3" w:rsidRPr="00CB6DA4">
        <w:rPr>
          <w:rFonts w:ascii="Palatino Linotype" w:hAnsi="Palatino Linotype"/>
          <w:b w:val="0"/>
          <w:bCs w:val="0"/>
          <w:sz w:val="22"/>
          <w:szCs w:val="22"/>
        </w:rPr>
        <w:t xml:space="preserve"> </w:t>
      </w:r>
      <w:r w:rsidR="005175AF" w:rsidRPr="00CB6DA4">
        <w:rPr>
          <w:rFonts w:ascii="Palatino Linotype" w:hAnsi="Palatino Linotype"/>
          <w:b w:val="0"/>
          <w:bCs w:val="0"/>
          <w:sz w:val="22"/>
          <w:szCs w:val="22"/>
        </w:rPr>
        <w:t xml:space="preserve">Depois, colocou </w:t>
      </w:r>
      <w:r w:rsidR="722AC3E3" w:rsidRPr="00CB6DA4">
        <w:rPr>
          <w:rFonts w:ascii="Palatino Linotype" w:hAnsi="Palatino Linotype"/>
          <w:b w:val="0"/>
          <w:bCs w:val="0"/>
          <w:sz w:val="22"/>
          <w:szCs w:val="22"/>
        </w:rPr>
        <w:t xml:space="preserve">seu capacete blindado fabricado pela </w:t>
      </w:r>
      <w:r w:rsidR="00F94CBF" w:rsidRPr="00CB6DA4">
        <w:rPr>
          <w:rFonts w:ascii="Palatino Linotype" w:hAnsi="Palatino Linotype"/>
          <w:b w:val="0"/>
          <w:bCs w:val="0"/>
          <w:sz w:val="22"/>
          <w:szCs w:val="22"/>
        </w:rPr>
        <w:t>Fran</w:t>
      </w:r>
      <w:r w:rsidR="0047470A" w:rsidRPr="00CB6DA4">
        <w:rPr>
          <w:rFonts w:ascii="Palatino Linotype" w:hAnsi="Palatino Linotype"/>
          <w:b w:val="0"/>
          <w:bCs w:val="0"/>
          <w:sz w:val="22"/>
          <w:szCs w:val="22"/>
        </w:rPr>
        <w:t>ç</w:t>
      </w:r>
      <w:r w:rsidR="00F94CBF" w:rsidRPr="00CB6DA4">
        <w:rPr>
          <w:rFonts w:ascii="Palatino Linotype" w:hAnsi="Palatino Linotype"/>
          <w:b w:val="0"/>
          <w:bCs w:val="0"/>
          <w:sz w:val="22"/>
          <w:szCs w:val="22"/>
        </w:rPr>
        <w:t>a.</w:t>
      </w:r>
      <w:r w:rsidR="005175AF" w:rsidRPr="00CB6DA4">
        <w:rPr>
          <w:rFonts w:ascii="Palatino Linotype" w:hAnsi="Palatino Linotype"/>
          <w:b w:val="0"/>
          <w:bCs w:val="0"/>
          <w:sz w:val="22"/>
          <w:szCs w:val="22"/>
        </w:rPr>
        <w:t xml:space="preserve"> L</w:t>
      </w:r>
      <w:r w:rsidR="722AC3E3" w:rsidRPr="00CB6DA4">
        <w:rPr>
          <w:rFonts w:ascii="Palatino Linotype" w:hAnsi="Palatino Linotype"/>
          <w:b w:val="0"/>
          <w:bCs w:val="0"/>
          <w:sz w:val="22"/>
          <w:szCs w:val="22"/>
        </w:rPr>
        <w:t xml:space="preserve">igou o </w:t>
      </w:r>
      <w:r w:rsidR="00F94CBF" w:rsidRPr="00CB6DA4">
        <w:rPr>
          <w:rFonts w:ascii="Palatino Linotype" w:hAnsi="Palatino Linotype"/>
          <w:b w:val="0"/>
          <w:bCs w:val="0"/>
          <w:sz w:val="22"/>
          <w:szCs w:val="22"/>
        </w:rPr>
        <w:t>rádio</w:t>
      </w:r>
      <w:r w:rsidR="722AC3E3" w:rsidRPr="00CB6DA4">
        <w:rPr>
          <w:rFonts w:ascii="Palatino Linotype" w:hAnsi="Palatino Linotype"/>
          <w:b w:val="0"/>
          <w:bCs w:val="0"/>
          <w:sz w:val="22"/>
          <w:szCs w:val="22"/>
        </w:rPr>
        <w:t xml:space="preserve"> para ouvir as </w:t>
      </w:r>
      <w:r w:rsidR="00F94CBF" w:rsidRPr="00CB6DA4">
        <w:rPr>
          <w:rFonts w:ascii="Palatino Linotype" w:hAnsi="Palatino Linotype"/>
          <w:b w:val="0"/>
          <w:bCs w:val="0"/>
          <w:sz w:val="22"/>
          <w:szCs w:val="22"/>
        </w:rPr>
        <w:t>notícias</w:t>
      </w:r>
      <w:r w:rsidR="722AC3E3" w:rsidRPr="00CB6DA4">
        <w:rPr>
          <w:rFonts w:ascii="Palatino Linotype" w:hAnsi="Palatino Linotype"/>
          <w:b w:val="0"/>
          <w:bCs w:val="0"/>
          <w:sz w:val="22"/>
          <w:szCs w:val="22"/>
        </w:rPr>
        <w:t xml:space="preserve"> semanais. “Hoje </w:t>
      </w:r>
      <w:r w:rsidR="002317AB" w:rsidRPr="00CB6DA4">
        <w:rPr>
          <w:rFonts w:ascii="Palatino Linotype" w:hAnsi="Palatino Linotype"/>
          <w:b w:val="0"/>
          <w:bCs w:val="0"/>
          <w:sz w:val="22"/>
          <w:szCs w:val="22"/>
        </w:rPr>
        <w:t>completa</w:t>
      </w:r>
      <w:r w:rsidR="722AC3E3" w:rsidRPr="00CB6DA4">
        <w:rPr>
          <w:rFonts w:ascii="Palatino Linotype" w:hAnsi="Palatino Linotype"/>
          <w:b w:val="0"/>
          <w:bCs w:val="0"/>
          <w:sz w:val="22"/>
          <w:szCs w:val="22"/>
        </w:rPr>
        <w:t xml:space="preserve"> </w:t>
      </w:r>
      <w:r w:rsidR="052A84BA" w:rsidRPr="00CB6DA4">
        <w:rPr>
          <w:rFonts w:ascii="Palatino Linotype" w:hAnsi="Palatino Linotype"/>
          <w:b w:val="0"/>
          <w:bCs w:val="0"/>
          <w:sz w:val="22"/>
          <w:szCs w:val="22"/>
        </w:rPr>
        <w:t>5</w:t>
      </w:r>
      <w:r w:rsidR="722AC3E3" w:rsidRPr="00CB6DA4">
        <w:rPr>
          <w:rFonts w:ascii="Palatino Linotype" w:hAnsi="Palatino Linotype"/>
          <w:b w:val="0"/>
          <w:bCs w:val="0"/>
          <w:sz w:val="22"/>
          <w:szCs w:val="22"/>
        </w:rPr>
        <w:t xml:space="preserve"> </w:t>
      </w:r>
      <w:r w:rsidR="0AECF58F" w:rsidRPr="00CB6DA4">
        <w:rPr>
          <w:rFonts w:ascii="Palatino Linotype" w:hAnsi="Palatino Linotype"/>
          <w:b w:val="0"/>
          <w:bCs w:val="0"/>
          <w:sz w:val="22"/>
          <w:szCs w:val="22"/>
        </w:rPr>
        <w:t>anos</w:t>
      </w:r>
      <w:r w:rsidR="722AC3E3" w:rsidRPr="00CB6DA4">
        <w:rPr>
          <w:rFonts w:ascii="Palatino Linotype" w:hAnsi="Palatino Linotype"/>
          <w:b w:val="0"/>
          <w:bCs w:val="0"/>
          <w:sz w:val="22"/>
          <w:szCs w:val="22"/>
        </w:rPr>
        <w:t xml:space="preserve"> desde q</w:t>
      </w:r>
      <w:r w:rsidR="002317AB" w:rsidRPr="00CB6DA4">
        <w:rPr>
          <w:rFonts w:ascii="Palatino Linotype" w:hAnsi="Palatino Linotype"/>
          <w:b w:val="0"/>
          <w:bCs w:val="0"/>
          <w:sz w:val="22"/>
          <w:szCs w:val="22"/>
        </w:rPr>
        <w:t>ue a Casa Maior Americana</w:t>
      </w:r>
      <w:r w:rsidR="007321DF" w:rsidRPr="00CB6DA4">
        <w:rPr>
          <w:rFonts w:ascii="Palatino Linotype" w:hAnsi="Palatino Linotype"/>
          <w:b w:val="0"/>
          <w:bCs w:val="0"/>
          <w:sz w:val="22"/>
          <w:szCs w:val="22"/>
        </w:rPr>
        <w:t xml:space="preserve"> se fechou</w:t>
      </w:r>
      <w:r w:rsidR="722AC3E3" w:rsidRPr="00CB6DA4">
        <w:rPr>
          <w:rFonts w:ascii="Palatino Linotype" w:hAnsi="Palatino Linotype"/>
          <w:b w:val="0"/>
          <w:bCs w:val="0"/>
          <w:sz w:val="22"/>
          <w:szCs w:val="22"/>
        </w:rPr>
        <w:t xml:space="preserve"> para o mundo sem </w:t>
      </w:r>
      <w:r w:rsidR="0AECF58F" w:rsidRPr="00CB6DA4">
        <w:rPr>
          <w:rFonts w:ascii="Palatino Linotype" w:hAnsi="Palatino Linotype"/>
          <w:b w:val="0"/>
          <w:bCs w:val="0"/>
          <w:sz w:val="22"/>
          <w:szCs w:val="22"/>
        </w:rPr>
        <w:t xml:space="preserve">dar </w:t>
      </w:r>
      <w:r w:rsidR="4DD24CEF" w:rsidRPr="00CB6DA4">
        <w:rPr>
          <w:rFonts w:ascii="Palatino Linotype" w:hAnsi="Palatino Linotype"/>
          <w:b w:val="0"/>
          <w:bCs w:val="0"/>
          <w:sz w:val="22"/>
          <w:szCs w:val="22"/>
        </w:rPr>
        <w:t>notícias</w:t>
      </w:r>
      <w:r w:rsidR="34A98D9E" w:rsidRPr="00CB6DA4">
        <w:rPr>
          <w:rFonts w:ascii="Palatino Linotype" w:hAnsi="Palatino Linotype"/>
          <w:b w:val="0"/>
          <w:bCs w:val="0"/>
          <w:sz w:val="22"/>
          <w:szCs w:val="22"/>
        </w:rPr>
        <w:t xml:space="preserve">, mas hoje </w:t>
      </w:r>
      <w:r w:rsidR="406D1E01" w:rsidRPr="00CB6DA4">
        <w:rPr>
          <w:rFonts w:ascii="Palatino Linotype" w:hAnsi="Palatino Linotype"/>
          <w:b w:val="0"/>
          <w:bCs w:val="0"/>
          <w:sz w:val="22"/>
          <w:szCs w:val="22"/>
        </w:rPr>
        <w:t>achamos</w:t>
      </w:r>
      <w:r w:rsidR="060D4FF7" w:rsidRPr="00CB6DA4">
        <w:rPr>
          <w:rFonts w:ascii="Palatino Linotype" w:hAnsi="Palatino Linotype"/>
          <w:b w:val="0"/>
          <w:bCs w:val="0"/>
          <w:sz w:val="22"/>
          <w:szCs w:val="22"/>
        </w:rPr>
        <w:t xml:space="preserve"> uma mensagem codificada</w:t>
      </w:r>
      <w:r w:rsidR="080EFDE1" w:rsidRPr="00CB6DA4">
        <w:rPr>
          <w:rFonts w:ascii="Palatino Linotype" w:hAnsi="Palatino Linotype"/>
          <w:b w:val="0"/>
          <w:bCs w:val="0"/>
          <w:sz w:val="22"/>
          <w:szCs w:val="22"/>
        </w:rPr>
        <w:t xml:space="preserve">, que eles nos enviaram, mas </w:t>
      </w:r>
      <w:r w:rsidR="20FC02A2" w:rsidRPr="00CB6DA4">
        <w:rPr>
          <w:rFonts w:ascii="Palatino Linotype" w:hAnsi="Palatino Linotype"/>
          <w:b w:val="0"/>
          <w:bCs w:val="0"/>
          <w:sz w:val="22"/>
          <w:szCs w:val="22"/>
        </w:rPr>
        <w:t>não</w:t>
      </w:r>
      <w:r w:rsidR="080EFDE1" w:rsidRPr="00CB6DA4">
        <w:rPr>
          <w:rFonts w:ascii="Palatino Linotype" w:hAnsi="Palatino Linotype"/>
          <w:b w:val="0"/>
          <w:bCs w:val="0"/>
          <w:sz w:val="22"/>
          <w:szCs w:val="22"/>
        </w:rPr>
        <w:t xml:space="preserve"> conseguimos </w:t>
      </w:r>
      <w:r w:rsidR="4E42C0D0" w:rsidRPr="00CB6DA4">
        <w:rPr>
          <w:rFonts w:ascii="Palatino Linotype" w:hAnsi="Palatino Linotype"/>
          <w:b w:val="0"/>
          <w:bCs w:val="0"/>
          <w:sz w:val="22"/>
          <w:szCs w:val="22"/>
        </w:rPr>
        <w:t>descriptografar</w:t>
      </w:r>
      <w:r w:rsidR="23C560A4" w:rsidRPr="00CB6DA4">
        <w:rPr>
          <w:rFonts w:ascii="Palatino Linotype" w:hAnsi="Palatino Linotype"/>
          <w:b w:val="0"/>
          <w:bCs w:val="0"/>
          <w:sz w:val="22"/>
          <w:szCs w:val="22"/>
        </w:rPr>
        <w:t>. Última informação!</w:t>
      </w:r>
      <w:r w:rsidR="5F15D3D9" w:rsidRPr="00CB6DA4">
        <w:rPr>
          <w:rFonts w:ascii="Palatino Linotype" w:hAnsi="Palatino Linotype"/>
          <w:b w:val="0"/>
          <w:bCs w:val="0"/>
          <w:sz w:val="22"/>
          <w:szCs w:val="22"/>
        </w:rPr>
        <w:t xml:space="preserve"> </w:t>
      </w:r>
      <w:r w:rsidR="37303FFE" w:rsidRPr="00CB6DA4">
        <w:rPr>
          <w:rFonts w:ascii="Palatino Linotype" w:hAnsi="Palatino Linotype"/>
          <w:b w:val="0"/>
          <w:bCs w:val="0"/>
          <w:sz w:val="22"/>
          <w:szCs w:val="22"/>
        </w:rPr>
        <w:t xml:space="preserve">Acabamos de saber que um </w:t>
      </w:r>
      <w:r w:rsidR="1AD63894" w:rsidRPr="00CB6DA4">
        <w:rPr>
          <w:rFonts w:ascii="Palatino Linotype" w:hAnsi="Palatino Linotype"/>
          <w:b w:val="0"/>
          <w:bCs w:val="0"/>
          <w:sz w:val="22"/>
          <w:szCs w:val="22"/>
        </w:rPr>
        <w:t>avião</w:t>
      </w:r>
      <w:r w:rsidR="37303FFE" w:rsidRPr="00CB6DA4">
        <w:rPr>
          <w:rFonts w:ascii="Palatino Linotype" w:hAnsi="Palatino Linotype"/>
          <w:b w:val="0"/>
          <w:bCs w:val="0"/>
          <w:sz w:val="22"/>
          <w:szCs w:val="22"/>
        </w:rPr>
        <w:t xml:space="preserve"> de </w:t>
      </w:r>
      <w:r w:rsidR="1AD63894" w:rsidRPr="00CB6DA4">
        <w:rPr>
          <w:rFonts w:ascii="Palatino Linotype" w:hAnsi="Palatino Linotype"/>
          <w:b w:val="0"/>
          <w:bCs w:val="0"/>
          <w:sz w:val="22"/>
          <w:szCs w:val="22"/>
        </w:rPr>
        <w:t>transporte</w:t>
      </w:r>
      <w:r w:rsidR="03D94FA0" w:rsidRPr="00CB6DA4">
        <w:rPr>
          <w:rFonts w:ascii="Palatino Linotype" w:hAnsi="Palatino Linotype"/>
          <w:b w:val="0"/>
          <w:bCs w:val="0"/>
          <w:sz w:val="22"/>
          <w:szCs w:val="22"/>
        </w:rPr>
        <w:t xml:space="preserve"> da </w:t>
      </w:r>
      <w:r w:rsidR="1AD63894" w:rsidRPr="00CB6DA4">
        <w:rPr>
          <w:rFonts w:ascii="Palatino Linotype" w:hAnsi="Palatino Linotype"/>
          <w:b w:val="0"/>
          <w:bCs w:val="0"/>
          <w:sz w:val="22"/>
          <w:szCs w:val="22"/>
        </w:rPr>
        <w:t>Espanha</w:t>
      </w:r>
      <w:r w:rsidR="03D94FA0" w:rsidRPr="00CB6DA4">
        <w:rPr>
          <w:rFonts w:ascii="Palatino Linotype" w:hAnsi="Palatino Linotype"/>
          <w:b w:val="0"/>
          <w:bCs w:val="0"/>
          <w:sz w:val="22"/>
          <w:szCs w:val="22"/>
        </w:rPr>
        <w:t xml:space="preserve"> acaba de ser abatido </w:t>
      </w:r>
      <w:r w:rsidR="6CE99D70" w:rsidRPr="00CB6DA4">
        <w:rPr>
          <w:rFonts w:ascii="Palatino Linotype" w:hAnsi="Palatino Linotype"/>
          <w:b w:val="0"/>
          <w:bCs w:val="0"/>
          <w:sz w:val="22"/>
          <w:szCs w:val="22"/>
        </w:rPr>
        <w:t xml:space="preserve">pelo </w:t>
      </w:r>
      <w:r w:rsidR="56422F12" w:rsidRPr="00CB6DA4">
        <w:rPr>
          <w:rFonts w:ascii="Palatino Linotype" w:hAnsi="Palatino Linotype"/>
          <w:b w:val="0"/>
          <w:bCs w:val="0"/>
          <w:sz w:val="22"/>
          <w:szCs w:val="22"/>
        </w:rPr>
        <w:t xml:space="preserve">grupo </w:t>
      </w:r>
      <w:r w:rsidR="790E7F93" w:rsidRPr="00CB6DA4">
        <w:rPr>
          <w:rFonts w:ascii="Palatino Linotype" w:hAnsi="Palatino Linotype"/>
          <w:b w:val="0"/>
          <w:bCs w:val="0"/>
          <w:sz w:val="22"/>
          <w:szCs w:val="22"/>
        </w:rPr>
        <w:t xml:space="preserve">terrorista [nome] que domina </w:t>
      </w:r>
      <w:r w:rsidR="575DD67D" w:rsidRPr="00CB6DA4">
        <w:rPr>
          <w:rFonts w:ascii="Palatino Linotype" w:hAnsi="Palatino Linotype"/>
          <w:b w:val="0"/>
          <w:bCs w:val="0"/>
          <w:sz w:val="22"/>
          <w:szCs w:val="22"/>
        </w:rPr>
        <w:t xml:space="preserve">o mundo a </w:t>
      </w:r>
      <w:r w:rsidR="7B21E2C8" w:rsidRPr="00CB6DA4">
        <w:rPr>
          <w:rFonts w:ascii="Palatino Linotype" w:hAnsi="Palatino Linotype"/>
          <w:b w:val="0"/>
          <w:bCs w:val="0"/>
          <w:sz w:val="22"/>
          <w:szCs w:val="22"/>
        </w:rPr>
        <w:t xml:space="preserve">mais de 2 </w:t>
      </w:r>
      <w:r w:rsidR="392BDF46" w:rsidRPr="00CB6DA4">
        <w:rPr>
          <w:rFonts w:ascii="Palatino Linotype" w:hAnsi="Palatino Linotype"/>
          <w:b w:val="0"/>
          <w:bCs w:val="0"/>
          <w:sz w:val="22"/>
          <w:szCs w:val="22"/>
        </w:rPr>
        <w:t>anos”</w:t>
      </w:r>
    </w:p>
    <w:p w14:paraId="33F52207" w14:textId="71DBC207" w:rsidR="00B747D0" w:rsidRPr="00CB6DA4" w:rsidRDefault="282836D4" w:rsidP="001B1090">
      <w:pPr>
        <w:jc w:val="both"/>
        <w:rPr>
          <w:rFonts w:ascii="Palatino Linotype" w:hAnsi="Palatino Linotype"/>
        </w:rPr>
      </w:pPr>
      <w:r w:rsidRPr="00CB6DA4">
        <w:rPr>
          <w:rFonts w:ascii="Palatino Linotype" w:hAnsi="Palatino Linotype"/>
        </w:rPr>
        <w:t xml:space="preserve">                     Álvares desligou o rádio, ele estava curioso para saber o que os Estados Unidos queriam falar. “É impressionante, cinco anos! Cinco anos! sem falarem com ninguém o que eles estão querendo esconder? “Antes de conseguir pensar melhor no assunto, seu comandante o chamou pois estava atrasado para a última reunião antes de embarcarem. Quando ele chegou, avistou os comandantes, tenentes, capitães e impressionantemente até o presidente.</w:t>
      </w:r>
    </w:p>
    <w:p w14:paraId="66C6BD1E" w14:textId="2C7B7F35" w:rsidR="00FA3D67" w:rsidRPr="00CB6DA4" w:rsidRDefault="564BB181" w:rsidP="00EB3A3B">
      <w:pPr>
        <w:ind w:firstLine="708"/>
        <w:jc w:val="both"/>
        <w:rPr>
          <w:rFonts w:ascii="Palatino Linotype" w:hAnsi="Palatino Linotype"/>
        </w:rPr>
      </w:pPr>
      <w:r w:rsidRPr="00CB6DA4">
        <w:rPr>
          <w:rFonts w:ascii="Palatino Linotype" w:hAnsi="Palatino Linotype"/>
        </w:rPr>
        <w:t>-</w:t>
      </w:r>
      <w:r w:rsidR="729D3185" w:rsidRPr="00CB6DA4">
        <w:rPr>
          <w:rFonts w:ascii="Palatino Linotype" w:hAnsi="Palatino Linotype"/>
        </w:rPr>
        <w:t>Como</w:t>
      </w:r>
      <w:r w:rsidR="6CD2A0B0" w:rsidRPr="00CB6DA4">
        <w:rPr>
          <w:rFonts w:ascii="Palatino Linotype" w:hAnsi="Palatino Linotype"/>
        </w:rPr>
        <w:t xml:space="preserve"> </w:t>
      </w:r>
      <w:r w:rsidR="1EF73F52" w:rsidRPr="00CB6DA4">
        <w:rPr>
          <w:rFonts w:ascii="Palatino Linotype" w:hAnsi="Palatino Linotype"/>
        </w:rPr>
        <w:t>vocês já</w:t>
      </w:r>
      <w:r w:rsidR="00F94CBF" w:rsidRPr="00CB6DA4">
        <w:rPr>
          <w:rFonts w:ascii="Palatino Linotype" w:hAnsi="Palatino Linotype"/>
        </w:rPr>
        <w:t xml:space="preserve"> </w:t>
      </w:r>
      <w:r w:rsidR="3E6117BC" w:rsidRPr="00CB6DA4">
        <w:rPr>
          <w:rFonts w:ascii="Palatino Linotype" w:hAnsi="Palatino Linotype"/>
        </w:rPr>
        <w:t>sabem</w:t>
      </w:r>
      <w:r w:rsidR="4A911383" w:rsidRPr="00CB6DA4">
        <w:rPr>
          <w:rFonts w:ascii="Palatino Linotype" w:hAnsi="Palatino Linotype"/>
        </w:rPr>
        <w:t xml:space="preserve"> </w:t>
      </w:r>
      <w:r w:rsidR="00FA3D67" w:rsidRPr="00CB6DA4">
        <w:rPr>
          <w:rFonts w:ascii="Palatino Linotype" w:hAnsi="Palatino Linotype"/>
        </w:rPr>
        <w:t xml:space="preserve">– </w:t>
      </w:r>
      <w:r w:rsidR="54A80067" w:rsidRPr="00CB6DA4">
        <w:rPr>
          <w:rFonts w:ascii="Palatino Linotype" w:hAnsi="Palatino Linotype"/>
        </w:rPr>
        <w:t xml:space="preserve">O </w:t>
      </w:r>
      <w:r w:rsidR="00065D9E" w:rsidRPr="00CB6DA4">
        <w:rPr>
          <w:rFonts w:ascii="Palatino Linotype" w:hAnsi="Palatino Linotype"/>
        </w:rPr>
        <w:t>General</w:t>
      </w:r>
      <w:r w:rsidR="54A80067" w:rsidRPr="00CB6DA4">
        <w:rPr>
          <w:rFonts w:ascii="Palatino Linotype" w:hAnsi="Palatino Linotype"/>
        </w:rPr>
        <w:t xml:space="preserve"> </w:t>
      </w:r>
      <w:r w:rsidR="297B059E" w:rsidRPr="00CB6DA4">
        <w:rPr>
          <w:rFonts w:ascii="Palatino Linotype" w:hAnsi="Palatino Linotype"/>
        </w:rPr>
        <w:t>falou</w:t>
      </w:r>
      <w:r w:rsidR="4A937D98" w:rsidRPr="00CB6DA4">
        <w:rPr>
          <w:rFonts w:ascii="Palatino Linotype" w:hAnsi="Palatino Linotype"/>
        </w:rPr>
        <w:t>.</w:t>
      </w:r>
    </w:p>
    <w:p w14:paraId="663C720B" w14:textId="7C851D29" w:rsidR="00B747D0" w:rsidRPr="00CB6DA4" w:rsidRDefault="3558BEAE" w:rsidP="00EB3A3B">
      <w:pPr>
        <w:ind w:firstLine="708"/>
        <w:jc w:val="both"/>
        <w:rPr>
          <w:rFonts w:ascii="Palatino Linotype" w:hAnsi="Palatino Linotype"/>
        </w:rPr>
      </w:pPr>
      <w:r w:rsidRPr="00CB6DA4">
        <w:rPr>
          <w:rFonts w:ascii="Palatino Linotype" w:hAnsi="Palatino Linotype"/>
        </w:rPr>
        <w:t>-</w:t>
      </w:r>
      <w:r w:rsidR="333660FA" w:rsidRPr="00CB6DA4">
        <w:rPr>
          <w:rFonts w:ascii="Palatino Linotype" w:hAnsi="Palatino Linotype"/>
        </w:rPr>
        <w:t>Hoje</w:t>
      </w:r>
      <w:r w:rsidR="57F47F89" w:rsidRPr="00CB6DA4">
        <w:rPr>
          <w:rFonts w:ascii="Palatino Linotype" w:hAnsi="Palatino Linotype"/>
        </w:rPr>
        <w:t xml:space="preserve"> </w:t>
      </w:r>
      <w:r w:rsidR="12AA3953" w:rsidRPr="00CB6DA4">
        <w:rPr>
          <w:rFonts w:ascii="Palatino Linotype" w:hAnsi="Palatino Linotype"/>
        </w:rPr>
        <w:t xml:space="preserve">recebemos uma </w:t>
      </w:r>
      <w:r w:rsidR="04069667" w:rsidRPr="00CB6DA4">
        <w:rPr>
          <w:rFonts w:ascii="Palatino Linotype" w:hAnsi="Palatino Linotype"/>
        </w:rPr>
        <w:t xml:space="preserve">mensagem </w:t>
      </w:r>
      <w:r w:rsidR="333660FA" w:rsidRPr="00CB6DA4">
        <w:rPr>
          <w:rFonts w:ascii="Palatino Linotype" w:hAnsi="Palatino Linotype"/>
        </w:rPr>
        <w:t xml:space="preserve">criptografada vindo da casa américa, </w:t>
      </w:r>
      <w:r w:rsidR="035C7C75" w:rsidRPr="00CB6DA4">
        <w:rPr>
          <w:rFonts w:ascii="Palatino Linotype" w:hAnsi="Palatino Linotype"/>
        </w:rPr>
        <w:t>não</w:t>
      </w:r>
      <w:r w:rsidR="333660FA" w:rsidRPr="00CB6DA4">
        <w:rPr>
          <w:rFonts w:ascii="Palatino Linotype" w:hAnsi="Palatino Linotype"/>
        </w:rPr>
        <w:t xml:space="preserve"> temos especialistas que </w:t>
      </w:r>
      <w:r w:rsidR="2F721EB8" w:rsidRPr="00CB6DA4">
        <w:rPr>
          <w:rFonts w:ascii="Palatino Linotype" w:hAnsi="Palatino Linotype"/>
        </w:rPr>
        <w:t xml:space="preserve">consigam ajudar neste </w:t>
      </w:r>
      <w:r w:rsidR="035C7C75" w:rsidRPr="00CB6DA4">
        <w:rPr>
          <w:rFonts w:ascii="Palatino Linotype" w:hAnsi="Palatino Linotype"/>
        </w:rPr>
        <w:t>caso</w:t>
      </w:r>
      <w:r w:rsidR="503AC231" w:rsidRPr="00CB6DA4">
        <w:rPr>
          <w:rFonts w:ascii="Palatino Linotype" w:hAnsi="Palatino Linotype"/>
        </w:rPr>
        <w:t>.</w:t>
      </w:r>
    </w:p>
    <w:p w14:paraId="0BBE30AB" w14:textId="4E023ECD" w:rsidR="00B747D0" w:rsidRPr="00CB6DA4" w:rsidRDefault="0BBFB27E" w:rsidP="001B1090">
      <w:pPr>
        <w:jc w:val="both"/>
        <w:rPr>
          <w:rFonts w:ascii="Palatino Linotype" w:hAnsi="Palatino Linotype"/>
        </w:rPr>
      </w:pPr>
      <w:r w:rsidRPr="00CB6DA4">
        <w:rPr>
          <w:rFonts w:ascii="Palatino Linotype" w:hAnsi="Palatino Linotype"/>
        </w:rPr>
        <w:t xml:space="preserve">                  Alvares lembrou</w:t>
      </w:r>
      <w:r w:rsidR="00723E95" w:rsidRPr="00CB6DA4">
        <w:rPr>
          <w:rFonts w:ascii="Palatino Linotype" w:hAnsi="Palatino Linotype"/>
        </w:rPr>
        <w:t>-</w:t>
      </w:r>
      <w:r w:rsidRPr="00CB6DA4">
        <w:rPr>
          <w:rFonts w:ascii="Palatino Linotype" w:hAnsi="Palatino Linotype"/>
        </w:rPr>
        <w:t xml:space="preserve">se </w:t>
      </w:r>
      <w:r w:rsidR="0B2AAAB4" w:rsidRPr="00CB6DA4">
        <w:rPr>
          <w:rFonts w:ascii="Palatino Linotype" w:hAnsi="Palatino Linotype"/>
        </w:rPr>
        <w:t xml:space="preserve">novamente </w:t>
      </w:r>
      <w:r w:rsidR="74CE8B1A" w:rsidRPr="00CB6DA4">
        <w:rPr>
          <w:rFonts w:ascii="Palatino Linotype" w:hAnsi="Palatino Linotype"/>
        </w:rPr>
        <w:t xml:space="preserve">do </w:t>
      </w:r>
      <w:r w:rsidR="62020A6C" w:rsidRPr="00CB6DA4">
        <w:rPr>
          <w:rFonts w:ascii="Palatino Linotype" w:hAnsi="Palatino Linotype"/>
        </w:rPr>
        <w:t>Victor “Ele era muito bom em códigos” Se levantou e disse</w:t>
      </w:r>
      <w:r w:rsidR="07F18242" w:rsidRPr="00CB6DA4">
        <w:rPr>
          <w:rFonts w:ascii="Palatino Linotype" w:hAnsi="Palatino Linotype"/>
        </w:rPr>
        <w:t>:</w:t>
      </w:r>
    </w:p>
    <w:p w14:paraId="5730AB84" w14:textId="378DDF64" w:rsidR="07F18242" w:rsidRPr="00CB6DA4" w:rsidRDefault="6D184AB5" w:rsidP="00EB3A3B">
      <w:pPr>
        <w:ind w:firstLine="708"/>
        <w:jc w:val="both"/>
        <w:rPr>
          <w:rFonts w:ascii="Palatino Linotype" w:hAnsi="Palatino Linotype"/>
        </w:rPr>
      </w:pPr>
      <w:r w:rsidRPr="00CB6DA4">
        <w:rPr>
          <w:rFonts w:ascii="Palatino Linotype" w:hAnsi="Palatino Linotype"/>
        </w:rPr>
        <w:lastRenderedPageBreak/>
        <w:t>-Eu sei quem nos ajudaria nesse caso.</w:t>
      </w:r>
    </w:p>
    <w:p w14:paraId="782A2633" w14:textId="6C544727" w:rsidR="4B8110A8" w:rsidRPr="00CB6DA4" w:rsidRDefault="63DC1C8A" w:rsidP="00EB3A3B">
      <w:pPr>
        <w:ind w:firstLine="708"/>
        <w:jc w:val="both"/>
        <w:rPr>
          <w:rFonts w:ascii="Palatino Linotype" w:hAnsi="Palatino Linotype"/>
        </w:rPr>
      </w:pPr>
      <w:r w:rsidRPr="00CB6DA4">
        <w:rPr>
          <w:rFonts w:ascii="Palatino Linotype" w:hAnsi="Palatino Linotype"/>
        </w:rPr>
        <w:t>-Prossiga</w:t>
      </w:r>
      <w:r w:rsidR="00463DE8" w:rsidRPr="00CB6DA4">
        <w:rPr>
          <w:rFonts w:ascii="Palatino Linotype" w:hAnsi="Palatino Linotype"/>
        </w:rPr>
        <w:t xml:space="preserve"> </w:t>
      </w:r>
      <w:r w:rsidRPr="00CB6DA4">
        <w:rPr>
          <w:rFonts w:ascii="Palatino Linotype" w:hAnsi="Palatino Linotype"/>
        </w:rPr>
        <w:t>- o presidente falou</w:t>
      </w:r>
      <w:r w:rsidR="1FCED8C7" w:rsidRPr="00CB6DA4">
        <w:rPr>
          <w:rFonts w:ascii="Palatino Linotype" w:hAnsi="Palatino Linotype"/>
        </w:rPr>
        <w:t>.</w:t>
      </w:r>
    </w:p>
    <w:p w14:paraId="315300CC" w14:textId="3DEB1B62" w:rsidR="22D21194" w:rsidRPr="00CB6DA4" w:rsidRDefault="2B898832" w:rsidP="00EB3A3B">
      <w:pPr>
        <w:ind w:firstLine="708"/>
        <w:jc w:val="both"/>
        <w:rPr>
          <w:rFonts w:ascii="Palatino Linotype" w:hAnsi="Palatino Linotype"/>
        </w:rPr>
      </w:pPr>
      <w:r w:rsidRPr="00CB6DA4">
        <w:rPr>
          <w:rFonts w:ascii="Palatino Linotype" w:hAnsi="Palatino Linotype"/>
        </w:rPr>
        <w:t xml:space="preserve">-Meu </w:t>
      </w:r>
      <w:r w:rsidR="2216C268" w:rsidRPr="00CB6DA4">
        <w:rPr>
          <w:rFonts w:ascii="Palatino Linotype" w:hAnsi="Palatino Linotype"/>
        </w:rPr>
        <w:t xml:space="preserve">amigo </w:t>
      </w:r>
      <w:r w:rsidR="2DFACA0F" w:rsidRPr="00CB6DA4">
        <w:rPr>
          <w:rFonts w:ascii="Palatino Linotype" w:hAnsi="Palatino Linotype"/>
        </w:rPr>
        <w:t>saberia</w:t>
      </w:r>
      <w:r w:rsidR="5F154A6A" w:rsidRPr="00CB6DA4">
        <w:rPr>
          <w:rFonts w:ascii="Palatino Linotype" w:hAnsi="Palatino Linotype"/>
        </w:rPr>
        <w:t xml:space="preserve"> </w:t>
      </w:r>
      <w:r w:rsidR="566B6395" w:rsidRPr="00CB6DA4">
        <w:rPr>
          <w:rFonts w:ascii="Palatino Linotype" w:hAnsi="Palatino Linotype"/>
        </w:rPr>
        <w:t>como</w:t>
      </w:r>
      <w:r w:rsidR="6FF3ED17" w:rsidRPr="00CB6DA4">
        <w:rPr>
          <w:rFonts w:ascii="Palatino Linotype" w:hAnsi="Palatino Linotype"/>
        </w:rPr>
        <w:t xml:space="preserve"> </w:t>
      </w:r>
      <w:r w:rsidR="2E6EEA0B" w:rsidRPr="00CB6DA4">
        <w:rPr>
          <w:rFonts w:ascii="Palatino Linotype" w:hAnsi="Palatino Linotype"/>
        </w:rPr>
        <w:t>resolver esse código.</w:t>
      </w:r>
      <w:r w:rsidR="70617629" w:rsidRPr="00CB6DA4">
        <w:rPr>
          <w:rFonts w:ascii="Palatino Linotype" w:hAnsi="Palatino Linotype"/>
        </w:rPr>
        <w:t xml:space="preserve"> </w:t>
      </w:r>
      <w:r w:rsidR="3241415A" w:rsidRPr="00CB6DA4">
        <w:rPr>
          <w:rFonts w:ascii="Palatino Linotype" w:hAnsi="Palatino Linotype"/>
        </w:rPr>
        <w:t>Mas</w:t>
      </w:r>
      <w:r w:rsidR="70617629" w:rsidRPr="00CB6DA4">
        <w:rPr>
          <w:rFonts w:ascii="Palatino Linotype" w:hAnsi="Palatino Linotype"/>
        </w:rPr>
        <w:t xml:space="preserve">, não o vejo a muito tempo, e nem </w:t>
      </w:r>
      <w:r w:rsidR="3E146658" w:rsidRPr="00CB6DA4">
        <w:rPr>
          <w:rFonts w:ascii="Palatino Linotype" w:hAnsi="Palatino Linotype"/>
        </w:rPr>
        <w:t>me lembro</w:t>
      </w:r>
      <w:r w:rsidR="70617629" w:rsidRPr="00CB6DA4">
        <w:rPr>
          <w:rFonts w:ascii="Palatino Linotype" w:hAnsi="Palatino Linotype"/>
        </w:rPr>
        <w:t xml:space="preserve"> onde ele está agora.</w:t>
      </w:r>
    </w:p>
    <w:p w14:paraId="3CB9BB59" w14:textId="2714BC6A" w:rsidR="564B8B19" w:rsidRPr="00CB6DA4" w:rsidRDefault="384C8A18" w:rsidP="00EB3A3B">
      <w:pPr>
        <w:ind w:firstLine="708"/>
        <w:jc w:val="both"/>
        <w:rPr>
          <w:rFonts w:ascii="Palatino Linotype" w:hAnsi="Palatino Linotype"/>
        </w:rPr>
      </w:pPr>
      <w:r w:rsidRPr="00CB6DA4">
        <w:rPr>
          <w:rFonts w:ascii="Palatino Linotype" w:hAnsi="Palatino Linotype"/>
        </w:rPr>
        <w:t>-</w:t>
      </w:r>
      <w:r w:rsidR="16828714" w:rsidRPr="00CB6DA4">
        <w:rPr>
          <w:rFonts w:ascii="Palatino Linotype" w:hAnsi="Palatino Linotype"/>
        </w:rPr>
        <w:t>D</w:t>
      </w:r>
      <w:r w:rsidR="007B52E6">
        <w:rPr>
          <w:rFonts w:ascii="Palatino Linotype" w:hAnsi="Palatino Linotype"/>
        </w:rPr>
        <w:t>ê</w:t>
      </w:r>
      <w:r w:rsidRPr="00CB6DA4">
        <w:rPr>
          <w:rFonts w:ascii="Palatino Linotype" w:hAnsi="Palatino Linotype"/>
        </w:rPr>
        <w:t xml:space="preserve"> um jeito de </w:t>
      </w:r>
      <w:r w:rsidR="11FBF3EE" w:rsidRPr="00CB6DA4">
        <w:rPr>
          <w:rFonts w:ascii="Palatino Linotype" w:hAnsi="Palatino Linotype"/>
        </w:rPr>
        <w:t>localizá</w:t>
      </w:r>
      <w:r w:rsidR="3E867067" w:rsidRPr="00CB6DA4">
        <w:rPr>
          <w:rFonts w:ascii="Palatino Linotype" w:hAnsi="Palatino Linotype"/>
        </w:rPr>
        <w:t>-lo</w:t>
      </w:r>
      <w:r w:rsidR="1FDE4160" w:rsidRPr="00CB6DA4">
        <w:rPr>
          <w:rFonts w:ascii="Palatino Linotype" w:hAnsi="Palatino Linotype"/>
        </w:rPr>
        <w:t>.</w:t>
      </w:r>
    </w:p>
    <w:p w14:paraId="2EFBB738" w14:textId="1C8A352E" w:rsidR="38F30F3C" w:rsidRPr="00CB6DA4" w:rsidRDefault="039DFD26" w:rsidP="001B1090">
      <w:pPr>
        <w:jc w:val="both"/>
        <w:rPr>
          <w:rFonts w:ascii="Palatino Linotype" w:hAnsi="Palatino Linotype"/>
        </w:rPr>
      </w:pPr>
      <w:r w:rsidRPr="00CB6DA4">
        <w:rPr>
          <w:rFonts w:ascii="Palatino Linotype" w:hAnsi="Palatino Linotype"/>
        </w:rPr>
        <w:t xml:space="preserve">                      Alvares saiu</w:t>
      </w:r>
      <w:r w:rsidR="49D84929" w:rsidRPr="00CB6DA4">
        <w:rPr>
          <w:rFonts w:ascii="Palatino Linotype" w:hAnsi="Palatino Linotype"/>
        </w:rPr>
        <w:t xml:space="preserve"> da </w:t>
      </w:r>
      <w:r w:rsidR="65246CDB" w:rsidRPr="00CB6DA4">
        <w:rPr>
          <w:rFonts w:ascii="Palatino Linotype" w:hAnsi="Palatino Linotype"/>
        </w:rPr>
        <w:t xml:space="preserve">reunião para pensar um pouco. “Quanto tempo, quanto tempo mesmo faz que eu </w:t>
      </w:r>
      <w:r w:rsidR="437B26E7" w:rsidRPr="00CB6DA4">
        <w:rPr>
          <w:rFonts w:ascii="Palatino Linotype" w:hAnsi="Palatino Linotype"/>
        </w:rPr>
        <w:t>não</w:t>
      </w:r>
      <w:r w:rsidR="65246CDB" w:rsidRPr="00CB6DA4">
        <w:rPr>
          <w:rFonts w:ascii="Palatino Linotype" w:hAnsi="Palatino Linotype"/>
        </w:rPr>
        <w:t xml:space="preserve"> o vejo</w:t>
      </w:r>
      <w:r w:rsidR="06C9B7BF" w:rsidRPr="00CB6DA4">
        <w:rPr>
          <w:rFonts w:ascii="Palatino Linotype" w:hAnsi="Palatino Linotype"/>
        </w:rPr>
        <w:t>?,</w:t>
      </w:r>
      <w:r w:rsidR="65246CDB" w:rsidRPr="00CB6DA4">
        <w:rPr>
          <w:rFonts w:ascii="Palatino Linotype" w:hAnsi="Palatino Linotype"/>
        </w:rPr>
        <w:t xml:space="preserve"> a </w:t>
      </w:r>
      <w:r w:rsidR="0391FF9D" w:rsidRPr="00CB6DA4">
        <w:rPr>
          <w:rFonts w:ascii="Palatino Linotype" w:hAnsi="Palatino Linotype"/>
        </w:rPr>
        <w:t>última</w:t>
      </w:r>
      <w:r w:rsidR="7C1B084A" w:rsidRPr="00CB6DA4">
        <w:rPr>
          <w:rFonts w:ascii="Palatino Linotype" w:hAnsi="Palatino Linotype"/>
        </w:rPr>
        <w:t xml:space="preserve"> vez</w:t>
      </w:r>
      <w:r w:rsidR="0391FF9D" w:rsidRPr="00CB6DA4">
        <w:rPr>
          <w:rFonts w:ascii="Palatino Linotype" w:hAnsi="Palatino Linotype"/>
        </w:rPr>
        <w:t xml:space="preserve"> </w:t>
      </w:r>
      <w:r w:rsidR="44084223" w:rsidRPr="00CB6DA4">
        <w:rPr>
          <w:rFonts w:ascii="Palatino Linotype" w:hAnsi="Palatino Linotype"/>
        </w:rPr>
        <w:t xml:space="preserve">que o </w:t>
      </w:r>
      <w:r w:rsidR="0FADCF89" w:rsidRPr="00CB6DA4">
        <w:rPr>
          <w:rFonts w:ascii="Palatino Linotype" w:hAnsi="Palatino Linotype"/>
        </w:rPr>
        <w:t>vi</w:t>
      </w:r>
      <w:r w:rsidR="1B1ED821" w:rsidRPr="00CB6DA4">
        <w:rPr>
          <w:rFonts w:ascii="Palatino Linotype" w:hAnsi="Palatino Linotype"/>
        </w:rPr>
        <w:t xml:space="preserve"> </w:t>
      </w:r>
      <w:r w:rsidR="59D36309" w:rsidRPr="00CB6DA4">
        <w:rPr>
          <w:rFonts w:ascii="Palatino Linotype" w:hAnsi="Palatino Linotype"/>
        </w:rPr>
        <w:t xml:space="preserve">talvez </w:t>
      </w:r>
      <w:r w:rsidR="6F56862E" w:rsidRPr="00CB6DA4">
        <w:rPr>
          <w:rFonts w:ascii="Palatino Linotype" w:hAnsi="Palatino Linotype"/>
        </w:rPr>
        <w:t xml:space="preserve">tenha sido </w:t>
      </w:r>
      <w:r w:rsidR="55A99146" w:rsidRPr="00CB6DA4">
        <w:rPr>
          <w:rFonts w:ascii="Palatino Linotype" w:hAnsi="Palatino Linotype"/>
        </w:rPr>
        <w:t xml:space="preserve">quando </w:t>
      </w:r>
      <w:r w:rsidR="433C949C" w:rsidRPr="00CB6DA4">
        <w:rPr>
          <w:rFonts w:ascii="Palatino Linotype" w:hAnsi="Palatino Linotype"/>
        </w:rPr>
        <w:t xml:space="preserve">fui </w:t>
      </w:r>
      <w:r w:rsidR="124E7EAE" w:rsidRPr="00CB6DA4">
        <w:rPr>
          <w:rFonts w:ascii="Palatino Linotype" w:hAnsi="Palatino Linotype"/>
        </w:rPr>
        <w:t>convocado para</w:t>
      </w:r>
      <w:r w:rsidR="7C652A65" w:rsidRPr="00CB6DA4">
        <w:rPr>
          <w:rFonts w:ascii="Palatino Linotype" w:hAnsi="Palatino Linotype"/>
        </w:rPr>
        <w:t xml:space="preserve"> </w:t>
      </w:r>
      <w:r w:rsidR="7D8178E6" w:rsidRPr="00CB6DA4">
        <w:rPr>
          <w:rFonts w:ascii="Palatino Linotype" w:hAnsi="Palatino Linotype"/>
        </w:rPr>
        <w:t xml:space="preserve">o </w:t>
      </w:r>
      <w:r w:rsidR="3E8EDC8B" w:rsidRPr="00CB6DA4">
        <w:rPr>
          <w:rFonts w:ascii="Palatino Linotype" w:hAnsi="Palatino Linotype"/>
        </w:rPr>
        <w:t xml:space="preserve">treinamento </w:t>
      </w:r>
      <w:r w:rsidR="5AC60DC4" w:rsidRPr="00CB6DA4">
        <w:rPr>
          <w:rFonts w:ascii="Palatino Linotype" w:hAnsi="Palatino Linotype"/>
        </w:rPr>
        <w:t xml:space="preserve">de </w:t>
      </w:r>
      <w:r w:rsidR="53875CB0" w:rsidRPr="00CB6DA4">
        <w:rPr>
          <w:rFonts w:ascii="Palatino Linotype" w:hAnsi="Palatino Linotype"/>
        </w:rPr>
        <w:t>elite</w:t>
      </w:r>
      <w:r w:rsidR="3F6CA560" w:rsidRPr="00CB6DA4">
        <w:rPr>
          <w:rFonts w:ascii="Palatino Linotype" w:hAnsi="Palatino Linotype"/>
        </w:rPr>
        <w:t>,</w:t>
      </w:r>
      <w:r w:rsidR="4D2A666E" w:rsidRPr="00CB6DA4">
        <w:rPr>
          <w:rFonts w:ascii="Palatino Linotype" w:hAnsi="Palatino Linotype"/>
        </w:rPr>
        <w:t xml:space="preserve"> </w:t>
      </w:r>
      <w:r w:rsidR="71F0E428" w:rsidRPr="00CB6DA4">
        <w:rPr>
          <w:rFonts w:ascii="Palatino Linotype" w:hAnsi="Palatino Linotype"/>
        </w:rPr>
        <w:t xml:space="preserve">que </w:t>
      </w:r>
      <w:r w:rsidR="5D889971" w:rsidRPr="00CB6DA4">
        <w:rPr>
          <w:rFonts w:ascii="Palatino Linotype" w:hAnsi="Palatino Linotype"/>
        </w:rPr>
        <w:t xml:space="preserve">acabei </w:t>
      </w:r>
      <w:r w:rsidR="0FE4B341" w:rsidRPr="00CB6DA4">
        <w:rPr>
          <w:rFonts w:ascii="Palatino Linotype" w:hAnsi="Palatino Linotype"/>
        </w:rPr>
        <w:t xml:space="preserve">sendo </w:t>
      </w:r>
      <w:r w:rsidR="3F6CA560" w:rsidRPr="00CB6DA4">
        <w:rPr>
          <w:rFonts w:ascii="Palatino Linotype" w:hAnsi="Palatino Linotype"/>
        </w:rPr>
        <w:t>transferido para a antiga Portugal</w:t>
      </w:r>
      <w:r w:rsidR="0A07E7D4" w:rsidRPr="00CB6DA4">
        <w:rPr>
          <w:rFonts w:ascii="Palatino Linotype" w:hAnsi="Palatino Linotype"/>
        </w:rPr>
        <w:t>.</w:t>
      </w:r>
      <w:r w:rsidR="17BC384D" w:rsidRPr="00CB6DA4">
        <w:rPr>
          <w:rFonts w:ascii="Palatino Linotype" w:hAnsi="Palatino Linotype"/>
        </w:rPr>
        <w:t xml:space="preserve"> </w:t>
      </w:r>
      <w:r w:rsidR="0027071F" w:rsidRPr="00CB6DA4">
        <w:rPr>
          <w:rFonts w:ascii="Palatino Linotype" w:hAnsi="Palatino Linotype"/>
        </w:rPr>
        <w:t>L</w:t>
      </w:r>
      <w:r w:rsidR="0CC4AA23" w:rsidRPr="00CB6DA4">
        <w:rPr>
          <w:rFonts w:ascii="Palatino Linotype" w:hAnsi="Palatino Linotype"/>
        </w:rPr>
        <w:t xml:space="preserve">embro </w:t>
      </w:r>
      <w:r w:rsidR="1F6ECE42" w:rsidRPr="00CB6DA4">
        <w:rPr>
          <w:rFonts w:ascii="Palatino Linotype" w:hAnsi="Palatino Linotype"/>
        </w:rPr>
        <w:t xml:space="preserve">que ele amava </w:t>
      </w:r>
      <w:r w:rsidR="17BC384D" w:rsidRPr="00CB6DA4">
        <w:rPr>
          <w:rFonts w:ascii="Palatino Linotype" w:hAnsi="Palatino Linotype"/>
        </w:rPr>
        <w:t xml:space="preserve">ouvir </w:t>
      </w:r>
      <w:r w:rsidR="1D409252" w:rsidRPr="00CB6DA4">
        <w:rPr>
          <w:rFonts w:ascii="Palatino Linotype" w:hAnsi="Palatino Linotype"/>
        </w:rPr>
        <w:t>rock</w:t>
      </w:r>
      <w:r w:rsidR="6584DB15" w:rsidRPr="00CB6DA4">
        <w:rPr>
          <w:rFonts w:ascii="Palatino Linotype" w:hAnsi="Palatino Linotype"/>
        </w:rPr>
        <w:t xml:space="preserve"> </w:t>
      </w:r>
      <w:r w:rsidR="4A31FAE8" w:rsidRPr="00CB6DA4">
        <w:rPr>
          <w:rFonts w:ascii="Palatino Linotype" w:hAnsi="Palatino Linotype"/>
        </w:rPr>
        <w:t xml:space="preserve">no </w:t>
      </w:r>
      <w:r w:rsidR="008F6FF1" w:rsidRPr="00CB6DA4">
        <w:rPr>
          <w:rFonts w:ascii="Palatino Linotype" w:hAnsi="Palatino Linotype"/>
        </w:rPr>
        <w:t>rádio</w:t>
      </w:r>
      <w:r w:rsidR="0038001E" w:rsidRPr="00CB6DA4">
        <w:rPr>
          <w:rFonts w:ascii="Palatino Linotype" w:hAnsi="Palatino Linotype"/>
        </w:rPr>
        <w:t>. E se</w:t>
      </w:r>
      <w:r w:rsidR="486F8A44" w:rsidRPr="00CB6DA4">
        <w:rPr>
          <w:rFonts w:ascii="Palatino Linotype" w:hAnsi="Palatino Linotype"/>
        </w:rPr>
        <w:t>...</w:t>
      </w:r>
      <w:r w:rsidR="0038001E" w:rsidRPr="00CB6DA4">
        <w:rPr>
          <w:rFonts w:ascii="Palatino Linotype" w:hAnsi="Palatino Linotype"/>
        </w:rPr>
        <w:t xml:space="preserve"> eu tentasse </w:t>
      </w:r>
      <w:r w:rsidR="00015A31" w:rsidRPr="00CB6DA4">
        <w:rPr>
          <w:rFonts w:ascii="Palatino Linotype" w:hAnsi="Palatino Linotype"/>
        </w:rPr>
        <w:t xml:space="preserve">localizar uma retransmissão da </w:t>
      </w:r>
      <w:r w:rsidR="6CBA163D" w:rsidRPr="00CB6DA4">
        <w:rPr>
          <w:rFonts w:ascii="Palatino Linotype" w:hAnsi="Palatino Linotype"/>
        </w:rPr>
        <w:t>rádio</w:t>
      </w:r>
      <w:r w:rsidR="00015A31" w:rsidRPr="00CB6DA4">
        <w:rPr>
          <w:rFonts w:ascii="Palatino Linotype" w:hAnsi="Palatino Linotype"/>
        </w:rPr>
        <w:t xml:space="preserve"> </w:t>
      </w:r>
      <w:r w:rsidR="00417862" w:rsidRPr="00CB6DA4">
        <w:rPr>
          <w:rFonts w:ascii="Palatino Linotype" w:hAnsi="Palatino Linotype"/>
        </w:rPr>
        <w:t>em AM</w:t>
      </w:r>
      <w:r w:rsidR="0012511E" w:rsidRPr="00CB6DA4">
        <w:rPr>
          <w:rFonts w:ascii="Palatino Linotype" w:hAnsi="Palatino Linotype"/>
        </w:rPr>
        <w:t xml:space="preserve"> com um retransmissor pirata</w:t>
      </w:r>
      <w:r w:rsidR="000C1B6D" w:rsidRPr="00CB6DA4">
        <w:rPr>
          <w:rFonts w:ascii="Palatino Linotype" w:hAnsi="Palatino Linotype"/>
        </w:rPr>
        <w:t xml:space="preserve"> em algum local distante da fonte original? Talvez possa dar certo</w:t>
      </w:r>
      <w:r w:rsidR="6855A908" w:rsidRPr="00CB6DA4">
        <w:rPr>
          <w:rFonts w:ascii="Palatino Linotype" w:hAnsi="Palatino Linotype"/>
        </w:rPr>
        <w:t>!</w:t>
      </w:r>
      <w:r w:rsidR="000C1B6D" w:rsidRPr="00CB6DA4">
        <w:rPr>
          <w:rFonts w:ascii="Palatino Linotype" w:hAnsi="Palatino Linotype"/>
        </w:rPr>
        <w:t xml:space="preserve"> </w:t>
      </w:r>
      <w:r w:rsidR="009A56FD" w:rsidRPr="00CB6DA4">
        <w:rPr>
          <w:rFonts w:ascii="Palatino Linotype" w:hAnsi="Palatino Linotype"/>
        </w:rPr>
        <w:t xml:space="preserve">Ele certamente vai retransmitir </w:t>
      </w:r>
      <w:r w:rsidR="00D206D3" w:rsidRPr="00CB6DA4">
        <w:rPr>
          <w:rFonts w:ascii="Palatino Linotype" w:hAnsi="Palatino Linotype"/>
        </w:rPr>
        <w:t xml:space="preserve">essa </w:t>
      </w:r>
      <w:r w:rsidR="008F6FF1" w:rsidRPr="00CB6DA4">
        <w:rPr>
          <w:rFonts w:ascii="Palatino Linotype" w:hAnsi="Palatino Linotype"/>
        </w:rPr>
        <w:t>rádio.</w:t>
      </w:r>
      <w:r w:rsidR="00B27883" w:rsidRPr="00CB6DA4">
        <w:rPr>
          <w:rFonts w:ascii="Palatino Linotype" w:hAnsi="Palatino Linotype"/>
        </w:rPr>
        <w:t>”</w:t>
      </w:r>
      <w:r w:rsidR="166BD44D" w:rsidRPr="00CB6DA4">
        <w:rPr>
          <w:rFonts w:ascii="Palatino Linotype" w:hAnsi="Palatino Linotype"/>
        </w:rPr>
        <w:t xml:space="preserve"> </w:t>
      </w:r>
    </w:p>
    <w:p w14:paraId="7B519534" w14:textId="4BF8C5BC" w:rsidR="146950B9" w:rsidRPr="00CB6DA4" w:rsidRDefault="0D69A4C9" w:rsidP="001B1090">
      <w:pPr>
        <w:jc w:val="both"/>
        <w:rPr>
          <w:rFonts w:ascii="Palatino Linotype" w:hAnsi="Palatino Linotype"/>
        </w:rPr>
      </w:pPr>
      <w:r w:rsidRPr="00CB6DA4">
        <w:rPr>
          <w:rFonts w:ascii="Palatino Linotype" w:hAnsi="Palatino Linotype"/>
        </w:rPr>
        <w:t xml:space="preserve">               Alvares</w:t>
      </w:r>
      <w:r w:rsidR="3D838EBB" w:rsidRPr="00CB6DA4">
        <w:rPr>
          <w:rFonts w:ascii="Palatino Linotype" w:hAnsi="Palatino Linotype"/>
        </w:rPr>
        <w:t xml:space="preserve"> </w:t>
      </w:r>
      <w:r w:rsidR="682A0842" w:rsidRPr="00CB6DA4">
        <w:rPr>
          <w:rFonts w:ascii="Palatino Linotype" w:hAnsi="Palatino Linotype"/>
        </w:rPr>
        <w:t xml:space="preserve">voltou correndo para a </w:t>
      </w:r>
      <w:r w:rsidR="77AC5D70" w:rsidRPr="00CB6DA4">
        <w:rPr>
          <w:rFonts w:ascii="Palatino Linotype" w:hAnsi="Palatino Linotype"/>
        </w:rPr>
        <w:t xml:space="preserve">reunião </w:t>
      </w:r>
      <w:r w:rsidR="6A8AE794" w:rsidRPr="00CB6DA4">
        <w:rPr>
          <w:rFonts w:ascii="Palatino Linotype" w:hAnsi="Palatino Linotype"/>
        </w:rPr>
        <w:t>e disse:</w:t>
      </w:r>
    </w:p>
    <w:p w14:paraId="5EE66686" w14:textId="70D8C4D2" w:rsidR="6A8AE794" w:rsidRPr="00CB6DA4" w:rsidRDefault="3087816A" w:rsidP="00EB3A3B">
      <w:pPr>
        <w:ind w:firstLine="708"/>
        <w:jc w:val="both"/>
        <w:rPr>
          <w:rFonts w:ascii="Palatino Linotype" w:hAnsi="Palatino Linotype"/>
        </w:rPr>
      </w:pPr>
      <w:r w:rsidRPr="00CB6DA4">
        <w:rPr>
          <w:rFonts w:ascii="Palatino Linotype" w:hAnsi="Palatino Linotype"/>
        </w:rPr>
        <w:t xml:space="preserve">-Eu sei como </w:t>
      </w:r>
      <w:r w:rsidR="00132FE1" w:rsidRPr="00CB6DA4">
        <w:rPr>
          <w:rFonts w:ascii="Palatino Linotype" w:hAnsi="Palatino Linotype"/>
        </w:rPr>
        <w:t>localizá-lo</w:t>
      </w:r>
      <w:r w:rsidR="0050508B" w:rsidRPr="00CB6DA4">
        <w:rPr>
          <w:rFonts w:ascii="Palatino Linotype" w:hAnsi="Palatino Linotype"/>
        </w:rPr>
        <w:t>.</w:t>
      </w:r>
    </w:p>
    <w:p w14:paraId="34E64E47" w14:textId="37E7336F" w:rsidR="00132FE1" w:rsidRPr="00CB6DA4" w:rsidRDefault="005530D5" w:rsidP="00EB3A3B">
      <w:pPr>
        <w:ind w:firstLine="708"/>
        <w:jc w:val="both"/>
        <w:rPr>
          <w:rFonts w:ascii="Palatino Linotype" w:hAnsi="Palatino Linotype"/>
        </w:rPr>
      </w:pPr>
      <w:r w:rsidRPr="00CB6DA4">
        <w:rPr>
          <w:rFonts w:ascii="Palatino Linotype" w:hAnsi="Palatino Linotype"/>
        </w:rPr>
        <w:t xml:space="preserve">-Desenvolva – disse o </w:t>
      </w:r>
      <w:r w:rsidR="00065D9E" w:rsidRPr="00CB6DA4">
        <w:rPr>
          <w:rFonts w:ascii="Palatino Linotype" w:hAnsi="Palatino Linotype"/>
        </w:rPr>
        <w:t>capitão</w:t>
      </w:r>
      <w:r w:rsidR="0050508B" w:rsidRPr="00CB6DA4">
        <w:rPr>
          <w:rFonts w:ascii="Palatino Linotype" w:hAnsi="Palatino Linotype"/>
        </w:rPr>
        <w:t>.</w:t>
      </w:r>
    </w:p>
    <w:p w14:paraId="68885086" w14:textId="5D41E7CE" w:rsidR="005530D5" w:rsidRPr="00CB6DA4" w:rsidRDefault="005530D5" w:rsidP="00EB3A3B">
      <w:pPr>
        <w:ind w:firstLine="708"/>
        <w:jc w:val="both"/>
        <w:rPr>
          <w:rFonts w:ascii="Palatino Linotype" w:hAnsi="Palatino Linotype"/>
        </w:rPr>
      </w:pPr>
      <w:r w:rsidRPr="00CB6DA4">
        <w:rPr>
          <w:rFonts w:ascii="Palatino Linotype" w:hAnsi="Palatino Linotype"/>
        </w:rPr>
        <w:t>-</w:t>
      </w:r>
      <w:r w:rsidR="0050656C" w:rsidRPr="00CB6DA4">
        <w:rPr>
          <w:rFonts w:ascii="Palatino Linotype" w:hAnsi="Palatino Linotype"/>
        </w:rPr>
        <w:t>Ele</w:t>
      </w:r>
      <w:r w:rsidRPr="00CB6DA4">
        <w:rPr>
          <w:rFonts w:ascii="Palatino Linotype" w:hAnsi="Palatino Linotype"/>
        </w:rPr>
        <w:t xml:space="preserve"> sempre amou ouvir rock na rádio, se ele ainda ouve, podemos achar uma retransmissão</w:t>
      </w:r>
      <w:r w:rsidR="0012511E" w:rsidRPr="00CB6DA4">
        <w:rPr>
          <w:rFonts w:ascii="Palatino Linotype" w:hAnsi="Palatino Linotype"/>
        </w:rPr>
        <w:t xml:space="preserve"> pirata</w:t>
      </w:r>
      <w:r w:rsidRPr="00CB6DA4">
        <w:rPr>
          <w:rFonts w:ascii="Palatino Linotype" w:hAnsi="Palatino Linotype"/>
        </w:rPr>
        <w:t xml:space="preserve"> da rádio original</w:t>
      </w:r>
      <w:r w:rsidR="0050656C" w:rsidRPr="00CB6DA4">
        <w:rPr>
          <w:rFonts w:ascii="Palatino Linotype" w:hAnsi="Palatino Linotype"/>
        </w:rPr>
        <w:t>. Ele certamente retransmitiria.</w:t>
      </w:r>
    </w:p>
    <w:p w14:paraId="7DCF7F08" w14:textId="0B8556FA" w:rsidR="783A3936" w:rsidRPr="00CB6DA4" w:rsidRDefault="5779F471" w:rsidP="00EB3A3B">
      <w:pPr>
        <w:ind w:firstLine="708"/>
        <w:jc w:val="both"/>
        <w:rPr>
          <w:rFonts w:ascii="Palatino Linotype" w:hAnsi="Palatino Linotype"/>
        </w:rPr>
      </w:pPr>
      <w:r w:rsidRPr="00CB6DA4">
        <w:rPr>
          <w:rFonts w:ascii="Palatino Linotype" w:hAnsi="Palatino Linotype"/>
        </w:rPr>
        <w:t>-</w:t>
      </w:r>
      <w:r w:rsidR="00C31B32" w:rsidRPr="00CB6DA4">
        <w:rPr>
          <w:rFonts w:ascii="Palatino Linotype" w:hAnsi="Palatino Linotype"/>
        </w:rPr>
        <w:t xml:space="preserve">E como </w:t>
      </w:r>
      <w:r w:rsidR="45E7488D" w:rsidRPr="00CB6DA4">
        <w:rPr>
          <w:rFonts w:ascii="Palatino Linotype" w:hAnsi="Palatino Linotype"/>
        </w:rPr>
        <w:t>se faz</w:t>
      </w:r>
      <w:r w:rsidR="00C31B32" w:rsidRPr="00CB6DA4">
        <w:rPr>
          <w:rFonts w:ascii="Palatino Linotype" w:hAnsi="Palatino Linotype"/>
        </w:rPr>
        <w:t xml:space="preserve"> isso?</w:t>
      </w:r>
      <w:r w:rsidR="00ED49D3" w:rsidRPr="00CB6DA4">
        <w:rPr>
          <w:rFonts w:ascii="Palatino Linotype" w:hAnsi="Palatino Linotype"/>
        </w:rPr>
        <w:t xml:space="preserve"> -Perguntou o </w:t>
      </w:r>
      <w:r w:rsidR="00065D9E" w:rsidRPr="00CB6DA4">
        <w:rPr>
          <w:rFonts w:ascii="Palatino Linotype" w:hAnsi="Palatino Linotype"/>
        </w:rPr>
        <w:t>capitão</w:t>
      </w:r>
      <w:r w:rsidR="0050508B" w:rsidRPr="00CB6DA4">
        <w:rPr>
          <w:rFonts w:ascii="Palatino Linotype" w:hAnsi="Palatino Linotype"/>
        </w:rPr>
        <w:t>.</w:t>
      </w:r>
    </w:p>
    <w:p w14:paraId="4D81CE58" w14:textId="3CE30907" w:rsidR="00C31B32" w:rsidRPr="00CB6DA4" w:rsidRDefault="00C31B32" w:rsidP="00EB3A3B">
      <w:pPr>
        <w:ind w:firstLine="708"/>
        <w:jc w:val="both"/>
        <w:rPr>
          <w:rFonts w:ascii="Palatino Linotype" w:hAnsi="Palatino Linotype"/>
        </w:rPr>
      </w:pPr>
      <w:r w:rsidRPr="00CB6DA4">
        <w:rPr>
          <w:rFonts w:ascii="Palatino Linotype" w:hAnsi="Palatino Linotype"/>
        </w:rPr>
        <w:t>-</w:t>
      </w:r>
      <w:r w:rsidR="001B26C7" w:rsidRPr="00CB6DA4">
        <w:rPr>
          <w:rFonts w:ascii="Palatino Linotype" w:hAnsi="Palatino Linotype"/>
        </w:rPr>
        <w:t xml:space="preserve">Precisarei de acesso a </w:t>
      </w:r>
      <w:r w:rsidR="003C26BF" w:rsidRPr="00CB6DA4">
        <w:rPr>
          <w:rFonts w:ascii="Palatino Linotype" w:hAnsi="Palatino Linotype"/>
        </w:rPr>
        <w:t xml:space="preserve">torres de comunicação </w:t>
      </w:r>
      <w:r w:rsidR="00ED49D3" w:rsidRPr="00CB6DA4">
        <w:rPr>
          <w:rFonts w:ascii="Palatino Linotype" w:hAnsi="Palatino Linotype"/>
        </w:rPr>
        <w:t>e satélites de vigilância, se houver um sinal duplicado ou irregular, nós o achamos</w:t>
      </w:r>
      <w:r w:rsidR="0050508B" w:rsidRPr="00CB6DA4">
        <w:rPr>
          <w:rFonts w:ascii="Palatino Linotype" w:hAnsi="Palatino Linotype"/>
        </w:rPr>
        <w:t>.</w:t>
      </w:r>
    </w:p>
    <w:p w14:paraId="5ADBA301" w14:textId="198BA7EE" w:rsidR="0050656C" w:rsidRPr="00CB6DA4" w:rsidRDefault="22092548" w:rsidP="00EB3A3B">
      <w:pPr>
        <w:ind w:firstLine="708"/>
        <w:jc w:val="both"/>
        <w:rPr>
          <w:rFonts w:ascii="Palatino Linotype" w:hAnsi="Palatino Linotype"/>
        </w:rPr>
      </w:pPr>
      <w:r w:rsidRPr="00CB6DA4">
        <w:rPr>
          <w:rFonts w:ascii="Palatino Linotype" w:hAnsi="Palatino Linotype"/>
        </w:rPr>
        <w:t>-</w:t>
      </w:r>
      <w:r w:rsidR="00240510" w:rsidRPr="00CB6DA4">
        <w:rPr>
          <w:rFonts w:ascii="Palatino Linotype" w:hAnsi="Palatino Linotype"/>
        </w:rPr>
        <w:t>Então faça acontecer</w:t>
      </w:r>
      <w:r w:rsidR="6BE10941" w:rsidRPr="00CB6DA4">
        <w:rPr>
          <w:rFonts w:ascii="Palatino Linotype" w:hAnsi="Palatino Linotype"/>
        </w:rPr>
        <w:t>!</w:t>
      </w:r>
      <w:r w:rsidR="00C731A1" w:rsidRPr="00CB6DA4">
        <w:rPr>
          <w:rFonts w:ascii="Palatino Linotype" w:hAnsi="Palatino Linotype"/>
        </w:rPr>
        <w:t xml:space="preserve"> -Disse o pre</w:t>
      </w:r>
      <w:r w:rsidR="00D31365" w:rsidRPr="00CB6DA4">
        <w:rPr>
          <w:rFonts w:ascii="Palatino Linotype" w:hAnsi="Palatino Linotype"/>
        </w:rPr>
        <w:t>sidente</w:t>
      </w:r>
    </w:p>
    <w:p w14:paraId="4D9FF852" w14:textId="5413C2C4" w:rsidR="4A37A617" w:rsidRPr="00CB6DA4" w:rsidRDefault="39B10FBB" w:rsidP="00EB3A3B">
      <w:pPr>
        <w:ind w:firstLine="708"/>
        <w:jc w:val="both"/>
        <w:rPr>
          <w:rFonts w:ascii="Palatino Linotype" w:hAnsi="Palatino Linotype"/>
        </w:rPr>
      </w:pPr>
      <w:r w:rsidRPr="00CB6DA4">
        <w:rPr>
          <w:rFonts w:ascii="Palatino Linotype" w:hAnsi="Palatino Linotype"/>
        </w:rPr>
        <w:t xml:space="preserve">-Você parte amanhã com uma missão especial: encontrá-lo. </w:t>
      </w:r>
    </w:p>
    <w:p w14:paraId="54801D1A" w14:textId="35521205" w:rsidR="00D31365" w:rsidRPr="00CB6DA4" w:rsidRDefault="39B10FBB" w:rsidP="00EB3A3B">
      <w:pPr>
        <w:ind w:firstLine="708"/>
        <w:jc w:val="both"/>
        <w:rPr>
          <w:rFonts w:ascii="Palatino Linotype" w:hAnsi="Palatino Linotype"/>
        </w:rPr>
      </w:pPr>
      <w:r w:rsidRPr="00CB6DA4">
        <w:rPr>
          <w:rFonts w:ascii="Palatino Linotype" w:hAnsi="Palatino Linotype"/>
        </w:rPr>
        <w:t>-Dispensado</w:t>
      </w:r>
      <w:r w:rsidR="00EB3A3B" w:rsidRPr="00B95FE3">
        <w:rPr>
          <w:rFonts w:ascii="Palatino Linotype" w:hAnsi="Palatino Linotype"/>
        </w:rPr>
        <w:t>! -</w:t>
      </w:r>
      <w:r w:rsidRPr="00CB6DA4">
        <w:rPr>
          <w:rFonts w:ascii="Palatino Linotype" w:hAnsi="Palatino Linotype"/>
        </w:rPr>
        <w:t xml:space="preserve"> o </w:t>
      </w:r>
      <w:r w:rsidR="00065D9E" w:rsidRPr="00CB6DA4">
        <w:rPr>
          <w:rFonts w:ascii="Palatino Linotype" w:hAnsi="Palatino Linotype"/>
        </w:rPr>
        <w:t>capitão</w:t>
      </w:r>
      <w:r w:rsidRPr="00CB6DA4">
        <w:rPr>
          <w:rFonts w:ascii="Palatino Linotype" w:hAnsi="Palatino Linotype"/>
        </w:rPr>
        <w:t xml:space="preserve"> falou</w:t>
      </w:r>
      <w:r w:rsidR="3F665EA2" w:rsidRPr="00CB6DA4">
        <w:rPr>
          <w:rFonts w:ascii="Palatino Linotype" w:hAnsi="Palatino Linotype"/>
        </w:rPr>
        <w:t>.</w:t>
      </w:r>
    </w:p>
    <w:p w14:paraId="42A4B795" w14:textId="5771242C" w:rsidR="53E89811" w:rsidRPr="00CB6DA4" w:rsidRDefault="650BE466" w:rsidP="001B1090">
      <w:pPr>
        <w:jc w:val="both"/>
        <w:rPr>
          <w:rFonts w:ascii="Palatino Linotype" w:hAnsi="Palatino Linotype"/>
        </w:rPr>
      </w:pPr>
      <w:r w:rsidRPr="00CB6DA4">
        <w:rPr>
          <w:rFonts w:ascii="Palatino Linotype" w:hAnsi="Palatino Linotype"/>
        </w:rPr>
        <w:t xml:space="preserve">     </w:t>
      </w:r>
      <w:r w:rsidR="53E89811" w:rsidRPr="00CB6DA4">
        <w:rPr>
          <w:rFonts w:ascii="Palatino Linotype" w:hAnsi="Palatino Linotype"/>
        </w:rPr>
        <w:t xml:space="preserve">                 </w:t>
      </w:r>
      <w:r w:rsidR="089251D8" w:rsidRPr="00CB6DA4">
        <w:rPr>
          <w:rFonts w:ascii="Palatino Linotype" w:hAnsi="Palatino Linotype"/>
        </w:rPr>
        <w:t xml:space="preserve">Alvares </w:t>
      </w:r>
      <w:r w:rsidR="514C56FA" w:rsidRPr="00CB6DA4">
        <w:rPr>
          <w:rFonts w:ascii="Palatino Linotype" w:hAnsi="Palatino Linotype"/>
        </w:rPr>
        <w:t>saiu</w:t>
      </w:r>
      <w:r w:rsidR="089251D8" w:rsidRPr="00CB6DA4">
        <w:rPr>
          <w:rFonts w:ascii="Palatino Linotype" w:hAnsi="Palatino Linotype"/>
        </w:rPr>
        <w:t xml:space="preserve"> </w:t>
      </w:r>
      <w:r w:rsidR="41B2F51F" w:rsidRPr="00CB6DA4">
        <w:rPr>
          <w:rFonts w:ascii="Palatino Linotype" w:hAnsi="Palatino Linotype"/>
        </w:rPr>
        <w:t xml:space="preserve">novamente da </w:t>
      </w:r>
      <w:ins w:id="15" w:author="Microsoft Word" w:date="2025-02-13T15:56:00Z">
        <w:r w:rsidR="298E8C6C" w:rsidRPr="00CB6DA4">
          <w:rPr>
            <w:rFonts w:ascii="Palatino Linotype" w:hAnsi="Palatino Linotype"/>
          </w:rPr>
          <w:t>reunião</w:t>
        </w:r>
      </w:ins>
      <w:r w:rsidR="1729A3BF" w:rsidRPr="00CB6DA4">
        <w:rPr>
          <w:rFonts w:ascii="Palatino Linotype" w:hAnsi="Palatino Linotype"/>
        </w:rPr>
        <w:t>,</w:t>
      </w:r>
      <w:r w:rsidR="2D79880E" w:rsidRPr="00CB6DA4">
        <w:rPr>
          <w:rFonts w:ascii="Palatino Linotype" w:hAnsi="Palatino Linotype"/>
        </w:rPr>
        <w:t xml:space="preserve"> </w:t>
      </w:r>
      <w:r w:rsidR="325E360E" w:rsidRPr="00CB6DA4">
        <w:rPr>
          <w:rFonts w:ascii="Palatino Linotype" w:hAnsi="Palatino Linotype"/>
        </w:rPr>
        <w:t>mas dessa</w:t>
      </w:r>
      <w:r w:rsidR="514C56FA" w:rsidRPr="00CB6DA4">
        <w:rPr>
          <w:rFonts w:ascii="Palatino Linotype" w:hAnsi="Palatino Linotype"/>
        </w:rPr>
        <w:t xml:space="preserve"> </w:t>
      </w:r>
      <w:r w:rsidR="0CA6FDE3" w:rsidRPr="00CB6DA4">
        <w:rPr>
          <w:rFonts w:ascii="Palatino Linotype" w:hAnsi="Palatino Linotype"/>
        </w:rPr>
        <w:t xml:space="preserve">vez com </w:t>
      </w:r>
      <w:r w:rsidR="34D18851" w:rsidRPr="00CB6DA4">
        <w:rPr>
          <w:rFonts w:ascii="Palatino Linotype" w:hAnsi="Palatino Linotype"/>
        </w:rPr>
        <w:t>o</w:t>
      </w:r>
      <w:r w:rsidR="721B844B" w:rsidRPr="00CB6DA4">
        <w:rPr>
          <w:rFonts w:ascii="Palatino Linotype" w:hAnsi="Palatino Linotype"/>
        </w:rPr>
        <w:t xml:space="preserve"> </w:t>
      </w:r>
      <w:r w:rsidR="65FB2371" w:rsidRPr="00CB6DA4">
        <w:rPr>
          <w:rFonts w:ascii="Palatino Linotype" w:hAnsi="Palatino Linotype"/>
        </w:rPr>
        <w:t xml:space="preserve">objetivo de </w:t>
      </w:r>
      <w:r w:rsidR="775B9742" w:rsidRPr="00CB6DA4">
        <w:rPr>
          <w:rFonts w:ascii="Palatino Linotype" w:hAnsi="Palatino Linotype"/>
        </w:rPr>
        <w:t>reencontrar</w:t>
      </w:r>
      <w:r w:rsidR="0968862C" w:rsidRPr="00CB6DA4">
        <w:rPr>
          <w:rFonts w:ascii="Palatino Linotype" w:hAnsi="Palatino Linotype"/>
        </w:rPr>
        <w:t xml:space="preserve"> </w:t>
      </w:r>
      <w:r w:rsidR="012F36EA" w:rsidRPr="00CB6DA4">
        <w:rPr>
          <w:rFonts w:ascii="Palatino Linotype" w:hAnsi="Palatino Linotype"/>
        </w:rPr>
        <w:t xml:space="preserve">seu velho </w:t>
      </w:r>
      <w:r w:rsidR="34D18851" w:rsidRPr="00CB6DA4">
        <w:rPr>
          <w:rFonts w:ascii="Palatino Linotype" w:hAnsi="Palatino Linotype"/>
        </w:rPr>
        <w:t>amigo</w:t>
      </w:r>
      <w:r w:rsidR="775B9742" w:rsidRPr="00CB6DA4">
        <w:rPr>
          <w:rFonts w:ascii="Palatino Linotype" w:hAnsi="Palatino Linotype"/>
        </w:rPr>
        <w:t>.</w:t>
      </w:r>
      <w:r w:rsidR="61E0675A" w:rsidRPr="00CB6DA4">
        <w:rPr>
          <w:rFonts w:ascii="Palatino Linotype" w:hAnsi="Palatino Linotype"/>
        </w:rPr>
        <w:t xml:space="preserve"> </w:t>
      </w:r>
      <w:r w:rsidR="7E7B8562" w:rsidRPr="00CB6DA4">
        <w:rPr>
          <w:rFonts w:ascii="Palatino Linotype" w:hAnsi="Palatino Linotype"/>
        </w:rPr>
        <w:t>“</w:t>
      </w:r>
      <w:r w:rsidR="7637E78B" w:rsidRPr="00CB6DA4">
        <w:rPr>
          <w:rFonts w:ascii="Palatino Linotype" w:hAnsi="Palatino Linotype"/>
        </w:rPr>
        <w:t>mal</w:t>
      </w:r>
      <w:r w:rsidR="7E7B8562" w:rsidRPr="00CB6DA4">
        <w:rPr>
          <w:rFonts w:ascii="Palatino Linotype" w:hAnsi="Palatino Linotype"/>
        </w:rPr>
        <w:t xml:space="preserve"> posso esperar </w:t>
      </w:r>
      <w:r w:rsidR="5488C5DA" w:rsidRPr="00CB6DA4">
        <w:rPr>
          <w:rFonts w:ascii="Palatino Linotype" w:hAnsi="Palatino Linotype"/>
        </w:rPr>
        <w:t xml:space="preserve">para </w:t>
      </w:r>
      <w:r w:rsidR="666FE529" w:rsidRPr="00CB6DA4">
        <w:rPr>
          <w:rFonts w:ascii="Palatino Linotype" w:hAnsi="Palatino Linotype"/>
        </w:rPr>
        <w:t>revê</w:t>
      </w:r>
      <w:r w:rsidR="455A3F82" w:rsidRPr="00CB6DA4">
        <w:rPr>
          <w:rFonts w:ascii="Palatino Linotype" w:hAnsi="Palatino Linotype"/>
        </w:rPr>
        <w:t>-lo</w:t>
      </w:r>
      <w:r w:rsidR="75BFD2F2" w:rsidRPr="00CB6DA4">
        <w:rPr>
          <w:rFonts w:ascii="Palatino Linotype" w:hAnsi="Palatino Linotype"/>
        </w:rPr>
        <w:t>"</w:t>
      </w:r>
      <w:r w:rsidR="34C7DD1E" w:rsidRPr="00CB6DA4">
        <w:rPr>
          <w:rFonts w:ascii="Palatino Linotype" w:hAnsi="Palatino Linotype"/>
        </w:rPr>
        <w:t xml:space="preserve"> </w:t>
      </w:r>
      <w:r w:rsidR="620A8D0C" w:rsidRPr="00CB6DA4">
        <w:rPr>
          <w:rFonts w:ascii="Palatino Linotype" w:hAnsi="Palatino Linotype"/>
        </w:rPr>
        <w:t xml:space="preserve">ele </w:t>
      </w:r>
      <w:r w:rsidR="7E88D6D3" w:rsidRPr="00CB6DA4">
        <w:rPr>
          <w:rFonts w:ascii="Palatino Linotype" w:hAnsi="Palatino Linotype"/>
        </w:rPr>
        <w:t xml:space="preserve">se preparou </w:t>
      </w:r>
      <w:r w:rsidR="2BF46A3F" w:rsidRPr="00CB6DA4">
        <w:rPr>
          <w:rFonts w:ascii="Palatino Linotype" w:hAnsi="Palatino Linotype"/>
        </w:rPr>
        <w:t xml:space="preserve">para </w:t>
      </w:r>
      <w:r w:rsidR="136EEE56" w:rsidRPr="00CB6DA4">
        <w:rPr>
          <w:rFonts w:ascii="Palatino Linotype" w:hAnsi="Palatino Linotype"/>
        </w:rPr>
        <w:t>a</w:t>
      </w:r>
      <w:r w:rsidR="6F61D951" w:rsidRPr="00CB6DA4">
        <w:rPr>
          <w:rFonts w:ascii="Palatino Linotype" w:hAnsi="Palatino Linotype"/>
        </w:rPr>
        <w:t xml:space="preserve"> </w:t>
      </w:r>
      <w:r w:rsidR="4CD83363" w:rsidRPr="00CB6DA4">
        <w:rPr>
          <w:rFonts w:ascii="Palatino Linotype" w:hAnsi="Palatino Linotype"/>
        </w:rPr>
        <w:t>viagem</w:t>
      </w:r>
      <w:r w:rsidR="1F249924" w:rsidRPr="00CB6DA4">
        <w:rPr>
          <w:rFonts w:ascii="Palatino Linotype" w:hAnsi="Palatino Linotype"/>
        </w:rPr>
        <w:t xml:space="preserve">, </w:t>
      </w:r>
      <w:r w:rsidR="76E41EF8" w:rsidRPr="00CB6DA4">
        <w:rPr>
          <w:rFonts w:ascii="Palatino Linotype" w:hAnsi="Palatino Linotype"/>
        </w:rPr>
        <w:t xml:space="preserve">pegando seus </w:t>
      </w:r>
      <w:r w:rsidR="132EB340" w:rsidRPr="00CB6DA4">
        <w:rPr>
          <w:rFonts w:ascii="Palatino Linotype" w:hAnsi="Palatino Linotype"/>
        </w:rPr>
        <w:t>suprimentos e armamentos</w:t>
      </w:r>
      <w:r w:rsidR="411D37FE" w:rsidRPr="00CB6DA4">
        <w:rPr>
          <w:rFonts w:ascii="Palatino Linotype" w:hAnsi="Palatino Linotype"/>
        </w:rPr>
        <w:t>.</w:t>
      </w:r>
      <w:r w:rsidR="465D4469" w:rsidRPr="00CB6DA4">
        <w:rPr>
          <w:rFonts w:ascii="Palatino Linotype" w:hAnsi="Palatino Linotype"/>
        </w:rPr>
        <w:t xml:space="preserve"> Álvares</w:t>
      </w:r>
      <w:r w:rsidR="39CA4144" w:rsidRPr="00CB6DA4">
        <w:rPr>
          <w:rFonts w:ascii="Palatino Linotype" w:hAnsi="Palatino Linotype"/>
        </w:rPr>
        <w:t xml:space="preserve"> se </w:t>
      </w:r>
      <w:r w:rsidR="465D4469" w:rsidRPr="00CB6DA4">
        <w:rPr>
          <w:rFonts w:ascii="Palatino Linotype" w:hAnsi="Palatino Linotype"/>
        </w:rPr>
        <w:t xml:space="preserve">lembrou da notícia que </w:t>
      </w:r>
      <w:r w:rsidR="5EEBF6BB" w:rsidRPr="00CB6DA4">
        <w:rPr>
          <w:rFonts w:ascii="Palatino Linotype" w:hAnsi="Palatino Linotype"/>
        </w:rPr>
        <w:t>havia</w:t>
      </w:r>
      <w:r w:rsidR="465D4469" w:rsidRPr="00CB6DA4">
        <w:rPr>
          <w:rFonts w:ascii="Palatino Linotype" w:hAnsi="Palatino Linotype"/>
        </w:rPr>
        <w:t xml:space="preserve"> ouvido de </w:t>
      </w:r>
      <w:r w:rsidR="5EEBF6BB" w:rsidRPr="00CB6DA4">
        <w:rPr>
          <w:rFonts w:ascii="Palatino Linotype" w:hAnsi="Palatino Linotype"/>
        </w:rPr>
        <w:t>manhã sobre o</w:t>
      </w:r>
      <w:r w:rsidR="2C4DAD5F" w:rsidRPr="00CB6DA4">
        <w:rPr>
          <w:rFonts w:ascii="Palatino Linotype" w:hAnsi="Palatino Linotype"/>
        </w:rPr>
        <w:t xml:space="preserve"> ataque </w:t>
      </w:r>
      <w:r w:rsidR="3C7FFBA9" w:rsidRPr="00CB6DA4">
        <w:rPr>
          <w:rFonts w:ascii="Palatino Linotype" w:hAnsi="Palatino Linotype"/>
        </w:rPr>
        <w:t>terrorista contra</w:t>
      </w:r>
      <w:r w:rsidR="2C4DAD5F" w:rsidRPr="00CB6DA4">
        <w:rPr>
          <w:rFonts w:ascii="Palatino Linotype" w:hAnsi="Palatino Linotype"/>
        </w:rPr>
        <w:t xml:space="preserve"> o </w:t>
      </w:r>
      <w:r w:rsidR="71571C23" w:rsidRPr="00CB6DA4">
        <w:rPr>
          <w:rFonts w:ascii="Palatino Linotype" w:hAnsi="Palatino Linotype"/>
        </w:rPr>
        <w:t xml:space="preserve">avião espanhol </w:t>
      </w:r>
      <w:r w:rsidR="00E2F16D" w:rsidRPr="00CB6DA4">
        <w:rPr>
          <w:rFonts w:ascii="Palatino Linotype" w:hAnsi="Palatino Linotype"/>
        </w:rPr>
        <w:t xml:space="preserve">que </w:t>
      </w:r>
      <w:r w:rsidR="76B8E248" w:rsidRPr="00CB6DA4">
        <w:rPr>
          <w:rFonts w:ascii="Palatino Linotype" w:hAnsi="Palatino Linotype"/>
        </w:rPr>
        <w:t>partira</w:t>
      </w:r>
      <w:r w:rsidR="00E2F16D" w:rsidRPr="00CB6DA4">
        <w:rPr>
          <w:rFonts w:ascii="Palatino Linotype" w:hAnsi="Palatino Linotype"/>
        </w:rPr>
        <w:t xml:space="preserve"> com </w:t>
      </w:r>
      <w:r w:rsidR="136FBCF1" w:rsidRPr="00CB6DA4">
        <w:rPr>
          <w:rFonts w:ascii="Palatino Linotype" w:hAnsi="Palatino Linotype"/>
        </w:rPr>
        <w:t xml:space="preserve">o </w:t>
      </w:r>
      <w:r w:rsidR="3520143F" w:rsidRPr="00CB6DA4">
        <w:rPr>
          <w:rFonts w:ascii="Palatino Linotype" w:hAnsi="Palatino Linotype"/>
        </w:rPr>
        <w:t xml:space="preserve">mesmo </w:t>
      </w:r>
      <w:r w:rsidR="2A92616D" w:rsidRPr="00CB6DA4">
        <w:rPr>
          <w:rFonts w:ascii="Palatino Linotype" w:hAnsi="Palatino Linotype"/>
        </w:rPr>
        <w:t>propósito</w:t>
      </w:r>
      <w:r w:rsidR="400C1B1F" w:rsidRPr="00CB6DA4">
        <w:rPr>
          <w:rFonts w:ascii="Palatino Linotype" w:hAnsi="Palatino Linotype"/>
        </w:rPr>
        <w:t xml:space="preserve"> </w:t>
      </w:r>
      <w:r w:rsidR="191B5EA5" w:rsidRPr="00CB6DA4">
        <w:rPr>
          <w:rFonts w:ascii="Palatino Linotype" w:hAnsi="Palatino Linotype"/>
        </w:rPr>
        <w:t xml:space="preserve">de </w:t>
      </w:r>
      <w:r w:rsidR="2A92616D" w:rsidRPr="00CB6DA4">
        <w:rPr>
          <w:rFonts w:ascii="Palatino Linotype" w:hAnsi="Palatino Linotype"/>
        </w:rPr>
        <w:t>Portugal</w:t>
      </w:r>
      <w:r w:rsidR="6E18182C" w:rsidRPr="00CB6DA4">
        <w:rPr>
          <w:rFonts w:ascii="Palatino Linotype" w:hAnsi="Palatino Linotype"/>
        </w:rPr>
        <w:t>,</w:t>
      </w:r>
      <w:r w:rsidR="0CD74947" w:rsidRPr="00CB6DA4">
        <w:rPr>
          <w:rFonts w:ascii="Palatino Linotype" w:hAnsi="Palatino Linotype"/>
        </w:rPr>
        <w:t xml:space="preserve"> </w:t>
      </w:r>
      <w:r w:rsidR="3D026635" w:rsidRPr="00CB6DA4">
        <w:rPr>
          <w:rFonts w:ascii="Palatino Linotype" w:hAnsi="Palatino Linotype"/>
        </w:rPr>
        <w:t xml:space="preserve">transferir </w:t>
      </w:r>
      <w:r w:rsidR="359F5826" w:rsidRPr="00CB6DA4">
        <w:rPr>
          <w:rFonts w:ascii="Palatino Linotype" w:hAnsi="Palatino Linotype"/>
        </w:rPr>
        <w:t>soldados para</w:t>
      </w:r>
      <w:r w:rsidR="13A475BD" w:rsidRPr="00CB6DA4">
        <w:rPr>
          <w:rFonts w:ascii="Palatino Linotype" w:hAnsi="Palatino Linotype"/>
        </w:rPr>
        <w:t xml:space="preserve"> </w:t>
      </w:r>
      <w:r w:rsidR="171A06AF" w:rsidRPr="00CB6DA4">
        <w:rPr>
          <w:rFonts w:ascii="Palatino Linotype" w:hAnsi="Palatino Linotype"/>
        </w:rPr>
        <w:t>a</w:t>
      </w:r>
      <w:r w:rsidR="64553D76" w:rsidRPr="00CB6DA4">
        <w:rPr>
          <w:rFonts w:ascii="Palatino Linotype" w:hAnsi="Palatino Linotype"/>
        </w:rPr>
        <w:t xml:space="preserve"> casa </w:t>
      </w:r>
      <w:r w:rsidR="0DB298F2" w:rsidRPr="00CB6DA4">
        <w:rPr>
          <w:rFonts w:ascii="Palatino Linotype" w:hAnsi="Palatino Linotype"/>
        </w:rPr>
        <w:t>amazônica</w:t>
      </w:r>
      <w:r w:rsidR="580C8F1D" w:rsidRPr="00CB6DA4">
        <w:rPr>
          <w:rFonts w:ascii="Palatino Linotype" w:hAnsi="Palatino Linotype"/>
        </w:rPr>
        <w:t xml:space="preserve">. </w:t>
      </w:r>
      <w:r w:rsidR="290CB5AA" w:rsidRPr="00CB6DA4">
        <w:rPr>
          <w:rFonts w:ascii="Palatino Linotype" w:hAnsi="Palatino Linotype"/>
        </w:rPr>
        <w:t>“</w:t>
      </w:r>
      <w:r w:rsidR="6E2BF31B" w:rsidRPr="00CB6DA4">
        <w:rPr>
          <w:rFonts w:ascii="Palatino Linotype" w:hAnsi="Palatino Linotype"/>
        </w:rPr>
        <w:t>não</w:t>
      </w:r>
      <w:r w:rsidR="290CB5AA" w:rsidRPr="00CB6DA4">
        <w:rPr>
          <w:rFonts w:ascii="Palatino Linotype" w:hAnsi="Palatino Linotype"/>
        </w:rPr>
        <w:t xml:space="preserve"> </w:t>
      </w:r>
      <w:r w:rsidR="17A8275F" w:rsidRPr="00CB6DA4">
        <w:rPr>
          <w:rFonts w:ascii="Palatino Linotype" w:hAnsi="Palatino Linotype"/>
        </w:rPr>
        <w:t>esperava</w:t>
      </w:r>
      <w:r w:rsidR="290CB5AA" w:rsidRPr="00CB6DA4">
        <w:rPr>
          <w:rFonts w:ascii="Palatino Linotype" w:hAnsi="Palatino Linotype"/>
        </w:rPr>
        <w:t xml:space="preserve"> </w:t>
      </w:r>
      <w:r w:rsidR="2F38201F" w:rsidRPr="00CB6DA4">
        <w:rPr>
          <w:rFonts w:ascii="Palatino Linotype" w:hAnsi="Palatino Linotype"/>
        </w:rPr>
        <w:t xml:space="preserve">por </w:t>
      </w:r>
      <w:r w:rsidR="15FD5C72" w:rsidRPr="00CB6DA4">
        <w:rPr>
          <w:rFonts w:ascii="Palatino Linotype" w:hAnsi="Palatino Linotype"/>
        </w:rPr>
        <w:t>isso, pelo</w:t>
      </w:r>
      <w:r w:rsidR="1C80EED3" w:rsidRPr="00CB6DA4">
        <w:rPr>
          <w:rFonts w:ascii="Palatino Linotype" w:hAnsi="Palatino Linotype"/>
        </w:rPr>
        <w:t xml:space="preserve"> </w:t>
      </w:r>
      <w:r w:rsidR="6E2BF31B" w:rsidRPr="00CB6DA4">
        <w:rPr>
          <w:rFonts w:ascii="Palatino Linotype" w:hAnsi="Palatino Linotype"/>
        </w:rPr>
        <w:t xml:space="preserve">que eu sabia </w:t>
      </w:r>
      <w:r w:rsidR="63F60CD6" w:rsidRPr="00CB6DA4">
        <w:rPr>
          <w:rFonts w:ascii="Palatino Linotype" w:hAnsi="Palatino Linotype"/>
        </w:rPr>
        <w:t>a</w:t>
      </w:r>
      <w:r w:rsidR="23801B70" w:rsidRPr="00CB6DA4">
        <w:rPr>
          <w:rFonts w:ascii="Palatino Linotype" w:hAnsi="Palatino Linotype"/>
        </w:rPr>
        <w:t xml:space="preserve"> </w:t>
      </w:r>
      <w:r w:rsidR="167B4E30" w:rsidRPr="00CB6DA4">
        <w:rPr>
          <w:rFonts w:ascii="Palatino Linotype" w:hAnsi="Palatino Linotype"/>
        </w:rPr>
        <w:t>Espanha</w:t>
      </w:r>
      <w:r w:rsidR="23801B70" w:rsidRPr="00CB6DA4">
        <w:rPr>
          <w:rFonts w:ascii="Palatino Linotype" w:hAnsi="Palatino Linotype"/>
        </w:rPr>
        <w:t xml:space="preserve"> </w:t>
      </w:r>
      <w:r w:rsidR="36D2C5BB" w:rsidRPr="00CB6DA4">
        <w:rPr>
          <w:rFonts w:ascii="Palatino Linotype" w:hAnsi="Palatino Linotype"/>
        </w:rPr>
        <w:t xml:space="preserve">tinha </w:t>
      </w:r>
      <w:r w:rsidR="7CD85443" w:rsidRPr="00CB6DA4">
        <w:rPr>
          <w:rFonts w:ascii="Palatino Linotype" w:hAnsi="Palatino Linotype"/>
        </w:rPr>
        <w:t xml:space="preserve">um </w:t>
      </w:r>
      <w:r w:rsidR="23BE50B7" w:rsidRPr="00CB6DA4">
        <w:rPr>
          <w:rFonts w:ascii="Palatino Linotype" w:hAnsi="Palatino Linotype"/>
        </w:rPr>
        <w:t>avião</w:t>
      </w:r>
      <w:r w:rsidR="576C5A67" w:rsidRPr="00CB6DA4">
        <w:rPr>
          <w:rFonts w:ascii="Palatino Linotype" w:hAnsi="Palatino Linotype"/>
        </w:rPr>
        <w:t xml:space="preserve"> blindado</w:t>
      </w:r>
      <w:r w:rsidR="2A799875" w:rsidRPr="00CB6DA4">
        <w:rPr>
          <w:rFonts w:ascii="Palatino Linotype" w:hAnsi="Palatino Linotype"/>
        </w:rPr>
        <w:t xml:space="preserve"> que</w:t>
      </w:r>
      <w:r w:rsidR="60BBD8BA" w:rsidRPr="00CB6DA4">
        <w:rPr>
          <w:rFonts w:ascii="Palatino Linotype" w:hAnsi="Palatino Linotype"/>
        </w:rPr>
        <w:t xml:space="preserve">, </w:t>
      </w:r>
      <w:r w:rsidR="2A799875" w:rsidRPr="00CB6DA4">
        <w:rPr>
          <w:rFonts w:ascii="Palatino Linotype" w:hAnsi="Palatino Linotype"/>
        </w:rPr>
        <w:t xml:space="preserve">se </w:t>
      </w:r>
      <w:r w:rsidR="56298B9C" w:rsidRPr="00CB6DA4">
        <w:rPr>
          <w:rFonts w:ascii="Palatino Linotype" w:hAnsi="Palatino Linotype"/>
        </w:rPr>
        <w:t xml:space="preserve">camuflava nos </w:t>
      </w:r>
      <w:r w:rsidR="23BE50B7" w:rsidRPr="00CB6DA4">
        <w:rPr>
          <w:rFonts w:ascii="Palatino Linotype" w:hAnsi="Palatino Linotype"/>
        </w:rPr>
        <w:t xml:space="preserve">radares </w:t>
      </w:r>
      <w:r w:rsidR="77592683" w:rsidRPr="00CB6DA4">
        <w:rPr>
          <w:rFonts w:ascii="Palatino Linotype" w:hAnsi="Palatino Linotype"/>
        </w:rPr>
        <w:t>de todo o mundo</w:t>
      </w:r>
      <w:r w:rsidR="6FA7B6AF" w:rsidRPr="00CB6DA4">
        <w:rPr>
          <w:rFonts w:ascii="Palatino Linotype" w:hAnsi="Palatino Linotype"/>
        </w:rPr>
        <w:t>.</w:t>
      </w:r>
      <w:r w:rsidR="7BE6BAE2" w:rsidRPr="00CB6DA4">
        <w:rPr>
          <w:rFonts w:ascii="Palatino Linotype" w:hAnsi="Palatino Linotype"/>
        </w:rPr>
        <w:t xml:space="preserve"> Ninguém</w:t>
      </w:r>
      <w:r w:rsidR="5D42DCAB" w:rsidRPr="00CB6DA4">
        <w:rPr>
          <w:rFonts w:ascii="Palatino Linotype" w:hAnsi="Palatino Linotype"/>
        </w:rPr>
        <w:t xml:space="preserve"> </w:t>
      </w:r>
      <w:r w:rsidR="4F0A6505" w:rsidRPr="00CB6DA4">
        <w:rPr>
          <w:rFonts w:ascii="Palatino Linotype" w:hAnsi="Palatino Linotype"/>
        </w:rPr>
        <w:t xml:space="preserve">poderia saber a </w:t>
      </w:r>
      <w:r w:rsidR="7BE6BAE2" w:rsidRPr="00CB6DA4">
        <w:rPr>
          <w:rFonts w:ascii="Palatino Linotype" w:hAnsi="Palatino Linotype"/>
        </w:rPr>
        <w:t>localização</w:t>
      </w:r>
      <w:r w:rsidR="34EA22DB" w:rsidRPr="00CB6DA4">
        <w:rPr>
          <w:rFonts w:ascii="Palatino Linotype" w:hAnsi="Palatino Linotype"/>
        </w:rPr>
        <w:t>,</w:t>
      </w:r>
      <w:r w:rsidR="40F5E5EB" w:rsidRPr="00CB6DA4">
        <w:rPr>
          <w:rFonts w:ascii="Palatino Linotype" w:hAnsi="Palatino Linotype"/>
        </w:rPr>
        <w:t xml:space="preserve"> </w:t>
      </w:r>
      <w:r w:rsidR="1FC5FB3F" w:rsidRPr="00CB6DA4">
        <w:rPr>
          <w:rFonts w:ascii="Palatino Linotype" w:hAnsi="Palatino Linotype"/>
        </w:rPr>
        <w:t>A</w:t>
      </w:r>
      <w:r w:rsidR="4121037D" w:rsidRPr="00CB6DA4">
        <w:rPr>
          <w:rFonts w:ascii="Palatino Linotype" w:hAnsi="Palatino Linotype"/>
        </w:rPr>
        <w:t xml:space="preserve"> menos </w:t>
      </w:r>
      <w:r w:rsidR="2DCA6664" w:rsidRPr="00CB6DA4">
        <w:rPr>
          <w:rFonts w:ascii="Palatino Linotype" w:hAnsi="Palatino Linotype"/>
        </w:rPr>
        <w:t xml:space="preserve">que </w:t>
      </w:r>
      <w:r w:rsidR="40F5E5EB" w:rsidRPr="00CB6DA4">
        <w:rPr>
          <w:rFonts w:ascii="Palatino Linotype" w:hAnsi="Palatino Linotype"/>
        </w:rPr>
        <w:t>alguém</w:t>
      </w:r>
      <w:r w:rsidR="2DCA6664" w:rsidRPr="00CB6DA4">
        <w:rPr>
          <w:rFonts w:ascii="Palatino Linotype" w:hAnsi="Palatino Linotype"/>
        </w:rPr>
        <w:t xml:space="preserve"> de </w:t>
      </w:r>
      <w:r w:rsidR="6B2DC95F" w:rsidRPr="00CB6DA4">
        <w:rPr>
          <w:rFonts w:ascii="Palatino Linotype" w:hAnsi="Palatino Linotype"/>
        </w:rPr>
        <w:t xml:space="preserve">dentro do </w:t>
      </w:r>
      <w:r w:rsidR="51266938" w:rsidRPr="00CB6DA4">
        <w:rPr>
          <w:rFonts w:ascii="Palatino Linotype" w:hAnsi="Palatino Linotype"/>
        </w:rPr>
        <w:t xml:space="preserve">avião </w:t>
      </w:r>
      <w:r w:rsidR="00FA9B95" w:rsidRPr="00CB6DA4">
        <w:rPr>
          <w:rFonts w:ascii="Palatino Linotype" w:hAnsi="Palatino Linotype"/>
        </w:rPr>
        <w:t>o</w:t>
      </w:r>
      <w:r w:rsidR="6797A15F" w:rsidRPr="00CB6DA4">
        <w:rPr>
          <w:rFonts w:ascii="Palatino Linotype" w:hAnsi="Palatino Linotype"/>
        </w:rPr>
        <w:t xml:space="preserve"> </w:t>
      </w:r>
      <w:r w:rsidR="6C47B197" w:rsidRPr="00CB6DA4">
        <w:rPr>
          <w:rFonts w:ascii="Palatino Linotype" w:hAnsi="Palatino Linotype"/>
        </w:rPr>
        <w:t>sabotasse</w:t>
      </w:r>
      <w:r w:rsidR="43A47297" w:rsidRPr="00CB6DA4">
        <w:rPr>
          <w:rFonts w:ascii="Palatino Linotype" w:hAnsi="Palatino Linotype"/>
        </w:rPr>
        <w:t xml:space="preserve"> </w:t>
      </w:r>
      <w:r w:rsidR="0DF3AFA7" w:rsidRPr="00CB6DA4">
        <w:rPr>
          <w:rFonts w:ascii="Palatino Linotype" w:hAnsi="Palatino Linotype"/>
        </w:rPr>
        <w:t xml:space="preserve">ou </w:t>
      </w:r>
      <w:r w:rsidR="3D86678F" w:rsidRPr="00CB6DA4">
        <w:rPr>
          <w:rFonts w:ascii="Palatino Linotype" w:hAnsi="Palatino Linotype"/>
        </w:rPr>
        <w:t xml:space="preserve">enviasse sua </w:t>
      </w:r>
      <w:r w:rsidR="28954031" w:rsidRPr="00CB6DA4">
        <w:rPr>
          <w:rFonts w:ascii="Palatino Linotype" w:hAnsi="Palatino Linotype"/>
        </w:rPr>
        <w:t>localização</w:t>
      </w:r>
      <w:r w:rsidR="0BD9052C" w:rsidRPr="00CB6DA4">
        <w:rPr>
          <w:rFonts w:ascii="Palatino Linotype" w:hAnsi="Palatino Linotype"/>
        </w:rPr>
        <w:t xml:space="preserve"> para seus companheiros </w:t>
      </w:r>
      <w:r w:rsidR="28954031" w:rsidRPr="00CB6DA4">
        <w:rPr>
          <w:rFonts w:ascii="Palatino Linotype" w:hAnsi="Palatino Linotype"/>
        </w:rPr>
        <w:t>terroristas</w:t>
      </w:r>
      <w:r w:rsidR="166A31A1" w:rsidRPr="00CB6DA4">
        <w:rPr>
          <w:rFonts w:ascii="Palatino Linotype" w:hAnsi="Palatino Linotype"/>
        </w:rPr>
        <w:t xml:space="preserve">. </w:t>
      </w:r>
      <w:r w:rsidR="1A8753F7" w:rsidRPr="00CB6DA4">
        <w:rPr>
          <w:rFonts w:ascii="Palatino Linotype" w:hAnsi="Palatino Linotype"/>
        </w:rPr>
        <w:t xml:space="preserve">Alvares ficou </w:t>
      </w:r>
      <w:r w:rsidR="62707D00" w:rsidRPr="00CB6DA4">
        <w:rPr>
          <w:rFonts w:ascii="Palatino Linotype" w:hAnsi="Palatino Linotype"/>
        </w:rPr>
        <w:t xml:space="preserve">tranquilo pois </w:t>
      </w:r>
      <w:r w:rsidR="31D8A475" w:rsidRPr="00CB6DA4">
        <w:rPr>
          <w:rFonts w:ascii="Palatino Linotype" w:hAnsi="Palatino Linotype"/>
        </w:rPr>
        <w:t>conhecia todos que voariam com ele no avião</w:t>
      </w:r>
      <w:r w:rsidR="27EBFF0C" w:rsidRPr="00CB6DA4">
        <w:rPr>
          <w:rFonts w:ascii="Palatino Linotype" w:hAnsi="Palatino Linotype"/>
        </w:rPr>
        <w:t xml:space="preserve"> </w:t>
      </w:r>
      <w:r w:rsidR="33F4BCB9" w:rsidRPr="00CB6DA4">
        <w:rPr>
          <w:rFonts w:ascii="Palatino Linotype" w:hAnsi="Palatino Linotype"/>
        </w:rPr>
        <w:t xml:space="preserve">menos </w:t>
      </w:r>
      <w:r w:rsidR="7D404736" w:rsidRPr="00CB6DA4">
        <w:rPr>
          <w:rFonts w:ascii="Palatino Linotype" w:hAnsi="Palatino Linotype"/>
        </w:rPr>
        <w:t>um soldado</w:t>
      </w:r>
      <w:r w:rsidR="5EC5340E" w:rsidRPr="00CB6DA4">
        <w:rPr>
          <w:rFonts w:ascii="Palatino Linotype" w:hAnsi="Palatino Linotype"/>
        </w:rPr>
        <w:t xml:space="preserve"> </w:t>
      </w:r>
      <w:r w:rsidR="0895A2BB" w:rsidRPr="00CB6DA4">
        <w:rPr>
          <w:rFonts w:ascii="Palatino Linotype" w:hAnsi="Palatino Linotype"/>
        </w:rPr>
        <w:t xml:space="preserve">que </w:t>
      </w:r>
      <w:r w:rsidR="3EFE148C" w:rsidRPr="00CB6DA4">
        <w:rPr>
          <w:rFonts w:ascii="Palatino Linotype" w:hAnsi="Palatino Linotype"/>
        </w:rPr>
        <w:t xml:space="preserve">a menos </w:t>
      </w:r>
      <w:r w:rsidR="02D73FE9" w:rsidRPr="00CB6DA4">
        <w:rPr>
          <w:rFonts w:ascii="Palatino Linotype" w:hAnsi="Palatino Linotype"/>
        </w:rPr>
        <w:t xml:space="preserve">de </w:t>
      </w:r>
      <w:r w:rsidR="1E55D494" w:rsidRPr="00CB6DA4">
        <w:rPr>
          <w:rFonts w:ascii="Palatino Linotype" w:hAnsi="Palatino Linotype"/>
        </w:rPr>
        <w:t xml:space="preserve">duas semanas </w:t>
      </w:r>
      <w:r w:rsidR="12FF37C0" w:rsidRPr="00CB6DA4">
        <w:rPr>
          <w:rFonts w:ascii="Palatino Linotype" w:hAnsi="Palatino Linotype"/>
        </w:rPr>
        <w:t xml:space="preserve">tinha </w:t>
      </w:r>
      <w:r w:rsidR="3C3AEB8E" w:rsidRPr="00CB6DA4">
        <w:rPr>
          <w:rFonts w:ascii="Palatino Linotype" w:hAnsi="Palatino Linotype"/>
        </w:rPr>
        <w:t>chegado</w:t>
      </w:r>
      <w:r w:rsidR="378D3A63" w:rsidRPr="00CB6DA4">
        <w:rPr>
          <w:rFonts w:ascii="Palatino Linotype" w:hAnsi="Palatino Linotype"/>
        </w:rPr>
        <w:t xml:space="preserve"> </w:t>
      </w:r>
      <w:r w:rsidR="14D8C58F" w:rsidRPr="00CB6DA4">
        <w:rPr>
          <w:rFonts w:ascii="Palatino Linotype" w:hAnsi="Palatino Linotype"/>
        </w:rPr>
        <w:t xml:space="preserve">a </w:t>
      </w:r>
      <w:r w:rsidR="06BD0B44" w:rsidRPr="00CB6DA4">
        <w:rPr>
          <w:rFonts w:ascii="Palatino Linotype" w:hAnsi="Palatino Linotype"/>
        </w:rPr>
        <w:t xml:space="preserve">quele </w:t>
      </w:r>
      <w:r w:rsidR="44043E0C" w:rsidRPr="00CB6DA4">
        <w:rPr>
          <w:rFonts w:ascii="Palatino Linotype" w:hAnsi="Palatino Linotype"/>
        </w:rPr>
        <w:t>posto</w:t>
      </w:r>
      <w:r w:rsidR="5E893B4A" w:rsidRPr="00CB6DA4">
        <w:rPr>
          <w:rFonts w:ascii="Palatino Linotype" w:hAnsi="Palatino Linotype"/>
        </w:rPr>
        <w:t xml:space="preserve">, ele diz que ele </w:t>
      </w:r>
      <w:r w:rsidR="4699175A" w:rsidRPr="00CB6DA4">
        <w:rPr>
          <w:rFonts w:ascii="Palatino Linotype" w:hAnsi="Palatino Linotype"/>
        </w:rPr>
        <w:t xml:space="preserve">era </w:t>
      </w:r>
      <w:r w:rsidR="00E06D76" w:rsidRPr="00CB6DA4">
        <w:rPr>
          <w:rFonts w:ascii="Palatino Linotype" w:hAnsi="Palatino Linotype"/>
        </w:rPr>
        <w:t>de</w:t>
      </w:r>
      <w:r w:rsidR="00A12B2E" w:rsidRPr="00CB6DA4">
        <w:rPr>
          <w:rFonts w:ascii="Palatino Linotype" w:hAnsi="Palatino Linotype"/>
        </w:rPr>
        <w:t xml:space="preserve"> </w:t>
      </w:r>
      <w:ins w:id="16" w:author="Microsoft Word" w:date="2025-02-13T16:24:00Z">
        <w:r w:rsidR="00BD04E8" w:rsidRPr="00CB6DA4">
          <w:rPr>
            <w:rFonts w:ascii="Palatino Linotype" w:hAnsi="Palatino Linotype"/>
          </w:rPr>
          <w:t>H</w:t>
        </w:r>
        <w:r w:rsidR="36DC5288" w:rsidRPr="00CB6DA4">
          <w:rPr>
            <w:rFonts w:ascii="Palatino Linotype" w:hAnsi="Palatino Linotype"/>
          </w:rPr>
          <w:t xml:space="preserve">odj </w:t>
        </w:r>
        <w:r w:rsidR="00BD04E8" w:rsidRPr="00CB6DA4">
          <w:rPr>
            <w:rFonts w:ascii="Palatino Linotype" w:hAnsi="Palatino Linotype"/>
          </w:rPr>
          <w:t>D</w:t>
        </w:r>
        <w:r w:rsidR="6AEA1C2B" w:rsidRPr="00CB6DA4">
          <w:rPr>
            <w:rFonts w:ascii="Palatino Linotype" w:hAnsi="Palatino Linotype"/>
          </w:rPr>
          <w:t>aff</w:t>
        </w:r>
        <w:r w:rsidR="3A17C0AA" w:rsidRPr="00CB6DA4">
          <w:rPr>
            <w:rFonts w:ascii="Palatino Linotype" w:hAnsi="Palatino Linotype"/>
          </w:rPr>
          <w:t xml:space="preserve"> </w:t>
        </w:r>
        <w:r w:rsidR="00BD04E8" w:rsidRPr="00CB6DA4">
          <w:rPr>
            <w:rFonts w:ascii="Palatino Linotype" w:hAnsi="Palatino Linotype"/>
          </w:rPr>
          <w:t xml:space="preserve">a partir </w:t>
        </w:r>
        <w:r w:rsidR="598F624F" w:rsidRPr="00CB6DA4">
          <w:rPr>
            <w:rFonts w:ascii="Palatino Linotype" w:hAnsi="Palatino Linotype"/>
          </w:rPr>
          <w:t>daí</w:t>
        </w:r>
      </w:ins>
      <w:r w:rsidR="6A9442ED" w:rsidRPr="00CB6DA4">
        <w:rPr>
          <w:rFonts w:ascii="Palatino Linotype" w:hAnsi="Palatino Linotype"/>
        </w:rPr>
        <w:t xml:space="preserve"> </w:t>
      </w:r>
      <w:r w:rsidR="0E2D1D26" w:rsidRPr="00CB6DA4">
        <w:rPr>
          <w:rFonts w:ascii="Palatino Linotype" w:hAnsi="Palatino Linotype"/>
        </w:rPr>
        <w:t>não</w:t>
      </w:r>
      <w:r w:rsidR="6A9442ED" w:rsidRPr="00CB6DA4">
        <w:rPr>
          <w:rFonts w:ascii="Palatino Linotype" w:hAnsi="Palatino Linotype"/>
        </w:rPr>
        <w:t xml:space="preserve"> </w:t>
      </w:r>
      <w:r w:rsidR="51BF19FE" w:rsidRPr="00CB6DA4">
        <w:rPr>
          <w:rFonts w:ascii="Palatino Linotype" w:hAnsi="Palatino Linotype"/>
        </w:rPr>
        <w:t xml:space="preserve">o </w:t>
      </w:r>
      <w:r w:rsidR="7E65048E" w:rsidRPr="00CB6DA4">
        <w:rPr>
          <w:rFonts w:ascii="Palatino Linotype" w:hAnsi="Palatino Linotype"/>
        </w:rPr>
        <w:t>lev</w:t>
      </w:r>
      <w:r w:rsidR="003E36B4">
        <w:rPr>
          <w:rFonts w:ascii="Palatino Linotype" w:hAnsi="Palatino Linotype"/>
        </w:rPr>
        <w:t>ou</w:t>
      </w:r>
      <w:r w:rsidR="51BF19FE" w:rsidRPr="00CB6DA4">
        <w:rPr>
          <w:rFonts w:ascii="Palatino Linotype" w:hAnsi="Palatino Linotype"/>
        </w:rPr>
        <w:t xml:space="preserve"> </w:t>
      </w:r>
      <w:r w:rsidR="65C899B3" w:rsidRPr="00CB6DA4">
        <w:rPr>
          <w:rFonts w:ascii="Palatino Linotype" w:hAnsi="Palatino Linotype"/>
        </w:rPr>
        <w:t xml:space="preserve">a </w:t>
      </w:r>
      <w:r w:rsidR="00BD04E8" w:rsidRPr="00CB6DA4">
        <w:rPr>
          <w:rFonts w:ascii="Palatino Linotype" w:hAnsi="Palatino Linotype"/>
        </w:rPr>
        <w:t>sério.</w:t>
      </w:r>
    </w:p>
    <w:p w14:paraId="0D33E0CE" w14:textId="713F0581" w:rsidR="00CC0FD9" w:rsidRPr="00CB6DA4" w:rsidRDefault="31D8A475" w:rsidP="001B1090">
      <w:pPr>
        <w:jc w:val="both"/>
        <w:rPr>
          <w:rFonts w:ascii="Palatino Linotype" w:hAnsi="Palatino Linotype"/>
        </w:rPr>
      </w:pPr>
      <w:r w:rsidRPr="00CB6DA4">
        <w:rPr>
          <w:rFonts w:ascii="Palatino Linotype" w:hAnsi="Palatino Linotype"/>
        </w:rPr>
        <w:t xml:space="preserve">                       </w:t>
      </w:r>
      <w:r w:rsidR="519CD162" w:rsidRPr="00CB6DA4">
        <w:rPr>
          <w:rFonts w:ascii="Palatino Linotype" w:hAnsi="Palatino Linotype"/>
        </w:rPr>
        <w:t xml:space="preserve">Entrou no </w:t>
      </w:r>
      <w:r w:rsidR="3F441E7A" w:rsidRPr="00CB6DA4">
        <w:rPr>
          <w:rFonts w:ascii="Palatino Linotype" w:hAnsi="Palatino Linotype"/>
        </w:rPr>
        <w:t xml:space="preserve">avião, estava </w:t>
      </w:r>
      <w:r w:rsidR="4A6B831A" w:rsidRPr="00CB6DA4">
        <w:rPr>
          <w:rFonts w:ascii="Palatino Linotype" w:hAnsi="Palatino Linotype"/>
        </w:rPr>
        <w:t>confiante que</w:t>
      </w:r>
      <w:r w:rsidR="737B085A" w:rsidRPr="00CB6DA4">
        <w:rPr>
          <w:rFonts w:ascii="Palatino Linotype" w:hAnsi="Palatino Linotype"/>
        </w:rPr>
        <w:t xml:space="preserve"> conseguiria </w:t>
      </w:r>
      <w:r w:rsidR="1317F05A" w:rsidRPr="00CB6DA4">
        <w:rPr>
          <w:rFonts w:ascii="Palatino Linotype" w:hAnsi="Palatino Linotype"/>
        </w:rPr>
        <w:t xml:space="preserve">reencontrar </w:t>
      </w:r>
      <w:r w:rsidR="38E409BC" w:rsidRPr="00CB6DA4">
        <w:rPr>
          <w:rFonts w:ascii="Palatino Linotype" w:hAnsi="Palatino Linotype"/>
        </w:rPr>
        <w:t xml:space="preserve">seu velho </w:t>
      </w:r>
      <w:r w:rsidR="0F4B6F4F" w:rsidRPr="00CB6DA4">
        <w:rPr>
          <w:rFonts w:ascii="Palatino Linotype" w:hAnsi="Palatino Linotype"/>
        </w:rPr>
        <w:t>amigo</w:t>
      </w:r>
      <w:r w:rsidR="5767A91F" w:rsidRPr="00CB6DA4">
        <w:rPr>
          <w:rFonts w:ascii="Palatino Linotype" w:hAnsi="Palatino Linotype"/>
        </w:rPr>
        <w:t>,</w:t>
      </w:r>
      <w:r w:rsidR="144E7DDA" w:rsidRPr="00CB6DA4">
        <w:rPr>
          <w:rFonts w:ascii="Palatino Linotype" w:hAnsi="Palatino Linotype"/>
        </w:rPr>
        <w:t xml:space="preserve"> </w:t>
      </w:r>
      <w:r w:rsidR="6D34AC64" w:rsidRPr="00CB6DA4">
        <w:rPr>
          <w:rFonts w:ascii="Palatino Linotype" w:hAnsi="Palatino Linotype"/>
        </w:rPr>
        <w:t xml:space="preserve">a escotilha do </w:t>
      </w:r>
      <w:r w:rsidR="24D2631D" w:rsidRPr="00CB6DA4">
        <w:rPr>
          <w:rFonts w:ascii="Palatino Linotype" w:hAnsi="Palatino Linotype"/>
        </w:rPr>
        <w:t>avião</w:t>
      </w:r>
      <w:r w:rsidR="6D34AC64" w:rsidRPr="00CB6DA4">
        <w:rPr>
          <w:rFonts w:ascii="Palatino Linotype" w:hAnsi="Palatino Linotype"/>
        </w:rPr>
        <w:t xml:space="preserve"> se fechou agora </w:t>
      </w:r>
      <w:r w:rsidR="24D2631D" w:rsidRPr="00CB6DA4">
        <w:rPr>
          <w:rFonts w:ascii="Palatino Linotype" w:hAnsi="Palatino Linotype"/>
        </w:rPr>
        <w:t>não</w:t>
      </w:r>
      <w:r w:rsidR="6D34AC64" w:rsidRPr="00CB6DA4">
        <w:rPr>
          <w:rFonts w:ascii="Palatino Linotype" w:hAnsi="Palatino Linotype"/>
        </w:rPr>
        <w:t xml:space="preserve"> tinha mais volta</w:t>
      </w:r>
      <w:r w:rsidR="6EFA21A4" w:rsidRPr="00CB6DA4">
        <w:rPr>
          <w:rFonts w:ascii="Palatino Linotype" w:hAnsi="Palatino Linotype"/>
        </w:rPr>
        <w:t>.</w:t>
      </w:r>
      <w:r w:rsidR="29AC14CF" w:rsidRPr="00CB6DA4">
        <w:rPr>
          <w:rFonts w:ascii="Palatino Linotype" w:hAnsi="Palatino Linotype"/>
        </w:rPr>
        <w:t xml:space="preserve"> </w:t>
      </w:r>
      <w:r w:rsidR="03BF80BE" w:rsidRPr="00CB6DA4">
        <w:rPr>
          <w:rFonts w:ascii="Palatino Linotype" w:hAnsi="Palatino Linotype"/>
        </w:rPr>
        <w:t xml:space="preserve">Depois de </w:t>
      </w:r>
      <w:r w:rsidR="1A07996E" w:rsidRPr="00CB6DA4">
        <w:rPr>
          <w:rFonts w:ascii="Palatino Linotype" w:hAnsi="Palatino Linotype"/>
        </w:rPr>
        <w:t>várias</w:t>
      </w:r>
      <w:r w:rsidR="452A0072" w:rsidRPr="00CB6DA4">
        <w:rPr>
          <w:rFonts w:ascii="Palatino Linotype" w:hAnsi="Palatino Linotype"/>
        </w:rPr>
        <w:t xml:space="preserve"> horas </w:t>
      </w:r>
      <w:r w:rsidR="452A0072" w:rsidRPr="00CB6DA4">
        <w:rPr>
          <w:rFonts w:ascii="Palatino Linotype" w:hAnsi="Palatino Linotype"/>
        </w:rPr>
        <w:lastRenderedPageBreak/>
        <w:t>no</w:t>
      </w:r>
      <w:r w:rsidR="1085069E" w:rsidRPr="00CB6DA4">
        <w:rPr>
          <w:rFonts w:ascii="Palatino Linotype" w:hAnsi="Palatino Linotype"/>
        </w:rPr>
        <w:t xml:space="preserve"> </w:t>
      </w:r>
      <w:r w:rsidR="41FA26D0" w:rsidRPr="00CB6DA4">
        <w:rPr>
          <w:rFonts w:ascii="Palatino Linotype" w:hAnsi="Palatino Linotype"/>
        </w:rPr>
        <w:t>céu</w:t>
      </w:r>
      <w:r w:rsidR="1A07996E" w:rsidRPr="00CB6DA4">
        <w:rPr>
          <w:rFonts w:ascii="Palatino Linotype" w:hAnsi="Palatino Linotype"/>
        </w:rPr>
        <w:t xml:space="preserve"> </w:t>
      </w:r>
      <w:r w:rsidR="6F72B023" w:rsidRPr="00CB6DA4">
        <w:rPr>
          <w:rFonts w:ascii="Palatino Linotype" w:hAnsi="Palatino Linotype"/>
        </w:rPr>
        <w:t xml:space="preserve">a maioria dos </w:t>
      </w:r>
      <w:r w:rsidR="72881D01" w:rsidRPr="00CB6DA4">
        <w:rPr>
          <w:rFonts w:ascii="Palatino Linotype" w:hAnsi="Palatino Linotype"/>
        </w:rPr>
        <w:t xml:space="preserve">soldados </w:t>
      </w:r>
      <w:r w:rsidR="235B654C" w:rsidRPr="00CB6DA4">
        <w:rPr>
          <w:rFonts w:ascii="Palatino Linotype" w:hAnsi="Palatino Linotype"/>
        </w:rPr>
        <w:t xml:space="preserve">havia </w:t>
      </w:r>
      <w:r w:rsidR="5201EBFF" w:rsidRPr="00CB6DA4">
        <w:rPr>
          <w:rFonts w:ascii="Palatino Linotype" w:hAnsi="Palatino Linotype"/>
        </w:rPr>
        <w:t>dormido</w:t>
      </w:r>
      <w:r w:rsidR="3BC23B4B" w:rsidRPr="00CB6DA4">
        <w:rPr>
          <w:rFonts w:ascii="Palatino Linotype" w:hAnsi="Palatino Linotype"/>
        </w:rPr>
        <w:t>.</w:t>
      </w:r>
      <w:r w:rsidR="008369C9" w:rsidRPr="00CB6DA4">
        <w:rPr>
          <w:rFonts w:ascii="Palatino Linotype" w:hAnsi="Palatino Linotype"/>
        </w:rPr>
        <w:t xml:space="preserve"> </w:t>
      </w:r>
      <w:r w:rsidR="00D2435B" w:rsidRPr="00CB6DA4">
        <w:rPr>
          <w:rFonts w:ascii="Palatino Linotype" w:hAnsi="Palatino Linotype"/>
        </w:rPr>
        <w:t>Menos Álvares, que observava o novo soldado que também estava acordado e sorria friamente</w:t>
      </w:r>
      <w:r w:rsidR="00EF1908" w:rsidRPr="00CB6DA4">
        <w:rPr>
          <w:rFonts w:ascii="Palatino Linotype" w:hAnsi="Palatino Linotype"/>
        </w:rPr>
        <w:t>.</w:t>
      </w:r>
      <w:r w:rsidR="008A0FB3" w:rsidRPr="00CB6DA4">
        <w:rPr>
          <w:rFonts w:ascii="Palatino Linotype" w:hAnsi="Palatino Linotype"/>
        </w:rPr>
        <w:t xml:space="preserve"> Ele sentia que algo estava prestes a acontecer.</w:t>
      </w:r>
      <w:r w:rsidR="00EF1908" w:rsidRPr="00CB6DA4">
        <w:rPr>
          <w:rFonts w:ascii="Palatino Linotype" w:hAnsi="Palatino Linotype"/>
        </w:rPr>
        <w:t xml:space="preserve"> </w:t>
      </w:r>
      <w:r w:rsidR="00260E11" w:rsidRPr="00CB6DA4">
        <w:rPr>
          <w:rFonts w:ascii="Palatino Linotype" w:hAnsi="Palatino Linotype"/>
        </w:rPr>
        <w:t>U</w:t>
      </w:r>
      <w:r w:rsidR="00E61214" w:rsidRPr="00CB6DA4">
        <w:rPr>
          <w:rFonts w:ascii="Palatino Linotype" w:hAnsi="Palatino Linotype"/>
        </w:rPr>
        <w:t>m alarme soou por toda a cabine</w:t>
      </w:r>
      <w:r w:rsidR="008A0FB3" w:rsidRPr="00CB6DA4">
        <w:rPr>
          <w:rFonts w:ascii="Palatino Linotype" w:hAnsi="Palatino Linotype"/>
        </w:rPr>
        <w:t xml:space="preserve"> </w:t>
      </w:r>
      <w:r w:rsidR="7B41D579" w:rsidRPr="00CB6DA4">
        <w:rPr>
          <w:rFonts w:ascii="Palatino Linotype" w:hAnsi="Palatino Linotype"/>
        </w:rPr>
        <w:t>ensurdecedora mente</w:t>
      </w:r>
      <w:r w:rsidR="006D2DF9" w:rsidRPr="00CB6DA4">
        <w:rPr>
          <w:rFonts w:ascii="Palatino Linotype" w:hAnsi="Palatino Linotype"/>
        </w:rPr>
        <w:t xml:space="preserve"> deixando toda </w:t>
      </w:r>
      <w:r w:rsidR="004C17C7" w:rsidRPr="00CB6DA4">
        <w:rPr>
          <w:rFonts w:ascii="Palatino Linotype" w:hAnsi="Palatino Linotype"/>
        </w:rPr>
        <w:t xml:space="preserve">a galeria </w:t>
      </w:r>
      <w:r w:rsidR="006D2DF9" w:rsidRPr="00CB6DA4">
        <w:rPr>
          <w:rFonts w:ascii="Palatino Linotype" w:hAnsi="Palatino Linotype"/>
        </w:rPr>
        <w:t>piscando com luzes vermelhas</w:t>
      </w:r>
      <w:r w:rsidR="00E61214" w:rsidRPr="00CB6DA4">
        <w:rPr>
          <w:rFonts w:ascii="Palatino Linotype" w:hAnsi="Palatino Linotype"/>
        </w:rPr>
        <w:t>, “Descompressão” pensou, mas não podia estar mais errado</w:t>
      </w:r>
      <w:r w:rsidR="0048381E" w:rsidRPr="00CB6DA4">
        <w:rPr>
          <w:rFonts w:ascii="Palatino Linotype" w:hAnsi="Palatino Linotype"/>
        </w:rPr>
        <w:t xml:space="preserve">. Logo depois do alarme </w:t>
      </w:r>
      <w:r w:rsidR="009742D0" w:rsidRPr="00CB6DA4">
        <w:rPr>
          <w:rFonts w:ascii="Palatino Linotype" w:hAnsi="Palatino Linotype"/>
        </w:rPr>
        <w:t xml:space="preserve">a mensagem “Alerta, </w:t>
      </w:r>
      <w:r w:rsidR="6156AE4B" w:rsidRPr="00CB6DA4">
        <w:rPr>
          <w:rFonts w:ascii="Palatino Linotype" w:hAnsi="Palatino Linotype"/>
        </w:rPr>
        <w:t>Míssil</w:t>
      </w:r>
      <w:r w:rsidR="008D7497" w:rsidRPr="00CB6DA4">
        <w:rPr>
          <w:rFonts w:ascii="Palatino Linotype" w:hAnsi="Palatino Linotype"/>
        </w:rPr>
        <w:t xml:space="preserve">, </w:t>
      </w:r>
      <w:r w:rsidR="6C150A13" w:rsidRPr="00CB6DA4">
        <w:rPr>
          <w:rFonts w:ascii="Palatino Linotype" w:hAnsi="Palatino Linotype"/>
        </w:rPr>
        <w:t>alerta, míssil” soou.</w:t>
      </w:r>
      <w:r w:rsidR="000D5FCC" w:rsidRPr="00CB6DA4">
        <w:rPr>
          <w:rFonts w:ascii="Palatino Linotype" w:hAnsi="Palatino Linotype"/>
        </w:rPr>
        <w:t xml:space="preserve"> Ele sentiu seu corpo ficar mais pesado com</w:t>
      </w:r>
      <w:r w:rsidR="00BE0B63" w:rsidRPr="00CB6DA4">
        <w:rPr>
          <w:rFonts w:ascii="Palatino Linotype" w:hAnsi="Palatino Linotype"/>
        </w:rPr>
        <w:t xml:space="preserve"> os Gs d</w:t>
      </w:r>
      <w:r w:rsidR="000D5FCC" w:rsidRPr="00CB6DA4">
        <w:rPr>
          <w:rFonts w:ascii="Palatino Linotype" w:hAnsi="Palatino Linotype"/>
        </w:rPr>
        <w:t>a manobra evasiva</w:t>
      </w:r>
      <w:r w:rsidR="00424215" w:rsidRPr="00CB6DA4">
        <w:rPr>
          <w:rFonts w:ascii="Palatino Linotype" w:hAnsi="Palatino Linotype"/>
        </w:rPr>
        <w:t xml:space="preserve">. Todos acordaram e </w:t>
      </w:r>
      <w:r w:rsidR="00933DEE" w:rsidRPr="00CB6DA4">
        <w:rPr>
          <w:rFonts w:ascii="Palatino Linotype" w:hAnsi="Palatino Linotype"/>
        </w:rPr>
        <w:t>seguiram seu treinamen</w:t>
      </w:r>
      <w:r w:rsidR="00BF1EBD" w:rsidRPr="00CB6DA4">
        <w:rPr>
          <w:rFonts w:ascii="Palatino Linotype" w:hAnsi="Palatino Linotype"/>
        </w:rPr>
        <w:t>to</w:t>
      </w:r>
      <w:r w:rsidR="005301CE" w:rsidRPr="00CB6DA4">
        <w:rPr>
          <w:rFonts w:ascii="Palatino Linotype" w:hAnsi="Palatino Linotype"/>
        </w:rPr>
        <w:t xml:space="preserve"> de manter a calma e continuarem sentados. </w:t>
      </w:r>
      <w:r w:rsidR="000220AE" w:rsidRPr="00CB6DA4">
        <w:rPr>
          <w:rFonts w:ascii="Palatino Linotype" w:hAnsi="Palatino Linotype"/>
        </w:rPr>
        <w:t>Porém</w:t>
      </w:r>
      <w:r w:rsidR="005301CE" w:rsidRPr="00CB6DA4">
        <w:rPr>
          <w:rFonts w:ascii="Palatino Linotype" w:hAnsi="Palatino Linotype"/>
        </w:rPr>
        <w:t xml:space="preserve"> o novo soldado se levantou a caminho da cabine e começou a chutar a porta</w:t>
      </w:r>
      <w:r w:rsidR="00BB61D0" w:rsidRPr="00CB6DA4">
        <w:rPr>
          <w:rFonts w:ascii="Palatino Linotype" w:hAnsi="Palatino Linotype"/>
        </w:rPr>
        <w:t xml:space="preserve">, vendo que não iria acarretar nada </w:t>
      </w:r>
      <w:r w:rsidR="00993751" w:rsidRPr="00CB6DA4">
        <w:rPr>
          <w:rFonts w:ascii="Palatino Linotype" w:hAnsi="Palatino Linotype"/>
        </w:rPr>
        <w:t>pegou sua pistola e deu alguns t</w:t>
      </w:r>
      <w:r w:rsidR="00621D52" w:rsidRPr="00CB6DA4">
        <w:rPr>
          <w:rFonts w:ascii="Palatino Linotype" w:hAnsi="Palatino Linotype"/>
        </w:rPr>
        <w:t>iros</w:t>
      </w:r>
      <w:r w:rsidR="005832B6" w:rsidRPr="00CB6DA4">
        <w:rPr>
          <w:rFonts w:ascii="Palatino Linotype" w:hAnsi="Palatino Linotype"/>
        </w:rPr>
        <w:t>.</w:t>
      </w:r>
      <w:r w:rsidR="00621D52" w:rsidRPr="00CB6DA4">
        <w:rPr>
          <w:rFonts w:ascii="Palatino Linotype" w:hAnsi="Palatino Linotype"/>
        </w:rPr>
        <w:t xml:space="preserve"> Álvares se levantou</w:t>
      </w:r>
      <w:r w:rsidR="00850A35" w:rsidRPr="00CB6DA4">
        <w:rPr>
          <w:rFonts w:ascii="Palatino Linotype" w:hAnsi="Palatino Linotype"/>
        </w:rPr>
        <w:t xml:space="preserve"> e correu até </w:t>
      </w:r>
      <w:r w:rsidR="004943E8" w:rsidRPr="00CB6DA4">
        <w:rPr>
          <w:rFonts w:ascii="Palatino Linotype" w:hAnsi="Palatino Linotype"/>
        </w:rPr>
        <w:t>ele</w:t>
      </w:r>
      <w:r w:rsidR="00443175" w:rsidRPr="00CB6DA4">
        <w:rPr>
          <w:rFonts w:ascii="Palatino Linotype" w:hAnsi="Palatino Linotype"/>
        </w:rPr>
        <w:t xml:space="preserve"> e tentou </w:t>
      </w:r>
      <w:r w:rsidR="004647FB" w:rsidRPr="00CB6DA4">
        <w:rPr>
          <w:rFonts w:ascii="Palatino Linotype" w:hAnsi="Palatino Linotype"/>
        </w:rPr>
        <w:t>nocauteá-lo com um soco na nuca,</w:t>
      </w:r>
      <w:r w:rsidR="008309A3" w:rsidRPr="00CB6DA4">
        <w:rPr>
          <w:rFonts w:ascii="Palatino Linotype" w:hAnsi="Palatino Linotype"/>
        </w:rPr>
        <w:t xml:space="preserve"> porém </w:t>
      </w:r>
      <w:r w:rsidR="000220AE" w:rsidRPr="00CB6DA4">
        <w:rPr>
          <w:rFonts w:ascii="Palatino Linotype" w:hAnsi="Palatino Linotype"/>
        </w:rPr>
        <w:t>nada aconteceu e ele se virou acertando um tiro em seu colete antibalístico</w:t>
      </w:r>
      <w:r w:rsidR="009B7A2A" w:rsidRPr="00CB6DA4">
        <w:rPr>
          <w:rFonts w:ascii="Palatino Linotype" w:hAnsi="Palatino Linotype"/>
        </w:rPr>
        <w:t>, ele segurou</w:t>
      </w:r>
      <w:r w:rsidR="00CF5651" w:rsidRPr="00CB6DA4">
        <w:rPr>
          <w:rFonts w:ascii="Palatino Linotype" w:hAnsi="Palatino Linotype"/>
        </w:rPr>
        <w:t xml:space="preserve"> a</w:t>
      </w:r>
      <w:r w:rsidR="00A56F14" w:rsidRPr="00CB6DA4">
        <w:rPr>
          <w:rFonts w:ascii="Palatino Linotype" w:hAnsi="Palatino Linotype"/>
        </w:rPr>
        <w:t xml:space="preserve"> </w:t>
      </w:r>
      <w:r w:rsidR="00940A50" w:rsidRPr="00CB6DA4">
        <w:rPr>
          <w:rFonts w:ascii="Palatino Linotype" w:hAnsi="Palatino Linotype"/>
        </w:rPr>
        <w:t>a</w:t>
      </w:r>
      <w:r w:rsidR="00CF5651" w:rsidRPr="00CB6DA4">
        <w:rPr>
          <w:rFonts w:ascii="Palatino Linotype" w:hAnsi="Palatino Linotype"/>
        </w:rPr>
        <w:t xml:space="preserve">rma </w:t>
      </w:r>
      <w:r w:rsidR="00940A50" w:rsidRPr="00CB6DA4">
        <w:rPr>
          <w:rFonts w:ascii="Palatino Linotype" w:hAnsi="Palatino Linotype"/>
        </w:rPr>
        <w:t>d</w:t>
      </w:r>
      <w:r w:rsidR="00CF5651" w:rsidRPr="00CB6DA4">
        <w:rPr>
          <w:rFonts w:ascii="Palatino Linotype" w:hAnsi="Palatino Linotype"/>
        </w:rPr>
        <w:t xml:space="preserve">o novo soldado tentando </w:t>
      </w:r>
      <w:r w:rsidR="212CFE0D" w:rsidRPr="00CB6DA4">
        <w:rPr>
          <w:rFonts w:ascii="Palatino Linotype" w:hAnsi="Palatino Linotype"/>
        </w:rPr>
        <w:t>desarmá</w:t>
      </w:r>
      <w:r w:rsidR="00CF5651" w:rsidRPr="00CB6DA4">
        <w:rPr>
          <w:rFonts w:ascii="Palatino Linotype" w:hAnsi="Palatino Linotype"/>
        </w:rPr>
        <w:t xml:space="preserve">-lo </w:t>
      </w:r>
      <w:r w:rsidR="00682178" w:rsidRPr="00CB6DA4">
        <w:rPr>
          <w:rFonts w:ascii="Palatino Linotype" w:hAnsi="Palatino Linotype"/>
        </w:rPr>
        <w:t>com toda a sua força</w:t>
      </w:r>
      <w:r w:rsidR="001D44B0" w:rsidRPr="00CB6DA4">
        <w:rPr>
          <w:rFonts w:ascii="Palatino Linotype" w:hAnsi="Palatino Linotype"/>
        </w:rPr>
        <w:t>, quando conseguiu</w:t>
      </w:r>
      <w:r w:rsidR="00A235CD" w:rsidRPr="00CB6DA4">
        <w:rPr>
          <w:rFonts w:ascii="Palatino Linotype" w:hAnsi="Palatino Linotype"/>
        </w:rPr>
        <w:t xml:space="preserve">, o avião balançou </w:t>
      </w:r>
      <w:r w:rsidR="00F900DA" w:rsidRPr="00CB6DA4">
        <w:rPr>
          <w:rFonts w:ascii="Palatino Linotype" w:hAnsi="Palatino Linotype"/>
        </w:rPr>
        <w:t xml:space="preserve">e os jogaram para mais longe da porta. </w:t>
      </w:r>
      <w:r w:rsidR="00A438DA" w:rsidRPr="00CB6DA4">
        <w:rPr>
          <w:rFonts w:ascii="Palatino Linotype" w:hAnsi="Palatino Linotype"/>
        </w:rPr>
        <w:t xml:space="preserve">O terrorista puxou </w:t>
      </w:r>
      <w:r w:rsidR="00CC0FD9" w:rsidRPr="00CB6DA4">
        <w:rPr>
          <w:rFonts w:ascii="Palatino Linotype" w:hAnsi="Palatino Linotype"/>
        </w:rPr>
        <w:t xml:space="preserve">Álvares </w:t>
      </w:r>
      <w:r w:rsidR="00A438DA" w:rsidRPr="00CB6DA4">
        <w:rPr>
          <w:rFonts w:ascii="Palatino Linotype" w:hAnsi="Palatino Linotype"/>
        </w:rPr>
        <w:t xml:space="preserve">para o chão </w:t>
      </w:r>
      <w:r w:rsidR="00B8590E" w:rsidRPr="00CB6DA4">
        <w:rPr>
          <w:rFonts w:ascii="Palatino Linotype" w:hAnsi="Palatino Linotype"/>
        </w:rPr>
        <w:t xml:space="preserve">e Álvares </w:t>
      </w:r>
      <w:r w:rsidR="00CC0FD9" w:rsidRPr="00CB6DA4">
        <w:rPr>
          <w:rFonts w:ascii="Palatino Linotype" w:hAnsi="Palatino Linotype"/>
        </w:rPr>
        <w:t>gritou:</w:t>
      </w:r>
    </w:p>
    <w:p w14:paraId="00349622" w14:textId="5596293E" w:rsidR="00B8590E" w:rsidRPr="00CB6DA4" w:rsidRDefault="00B8590E" w:rsidP="00EB3A3B">
      <w:pPr>
        <w:ind w:firstLine="708"/>
        <w:jc w:val="both"/>
        <w:rPr>
          <w:rFonts w:ascii="Palatino Linotype" w:hAnsi="Palatino Linotype"/>
        </w:rPr>
      </w:pPr>
      <w:r w:rsidRPr="00CB6DA4">
        <w:rPr>
          <w:rFonts w:ascii="Palatino Linotype" w:hAnsi="Palatino Linotype"/>
        </w:rPr>
        <w:t>-Vocês todos vão ficar só olhando?</w:t>
      </w:r>
    </w:p>
    <w:p w14:paraId="61C0056C" w14:textId="3CE28403" w:rsidR="00B8590E" w:rsidRPr="00CB6DA4" w:rsidRDefault="00A45B73" w:rsidP="001B1090">
      <w:pPr>
        <w:jc w:val="both"/>
        <w:rPr>
          <w:rFonts w:ascii="Palatino Linotype" w:hAnsi="Palatino Linotype"/>
        </w:rPr>
      </w:pPr>
      <w:r w:rsidRPr="00CB6DA4">
        <w:rPr>
          <w:rFonts w:ascii="Palatino Linotype" w:hAnsi="Palatino Linotype"/>
        </w:rPr>
        <w:tab/>
        <w:t xml:space="preserve">Foi quando um dos soldados se levantou rapidamente e sem </w:t>
      </w:r>
      <w:r w:rsidR="00D61261" w:rsidRPr="00CB6DA4">
        <w:rPr>
          <w:rFonts w:ascii="Palatino Linotype" w:hAnsi="Palatino Linotype"/>
        </w:rPr>
        <w:t xml:space="preserve">hesitar </w:t>
      </w:r>
      <w:r w:rsidR="00467FC6" w:rsidRPr="00CB6DA4">
        <w:rPr>
          <w:rFonts w:ascii="Palatino Linotype" w:hAnsi="Palatino Linotype"/>
        </w:rPr>
        <w:t>deu três tiros na nuca do soldado, o único ponto desprotegido pela armadura. Álvares ficou de pé e gritou:</w:t>
      </w:r>
    </w:p>
    <w:p w14:paraId="2EFCA4DF" w14:textId="40459CE5" w:rsidR="00CC0FD9" w:rsidRPr="00CB6DA4" w:rsidRDefault="00CC0FD9" w:rsidP="00EB3A3B">
      <w:pPr>
        <w:ind w:firstLine="708"/>
        <w:jc w:val="both"/>
        <w:rPr>
          <w:rFonts w:ascii="Palatino Linotype" w:hAnsi="Palatino Linotype"/>
        </w:rPr>
      </w:pPr>
      <w:r w:rsidRPr="00CB6DA4">
        <w:rPr>
          <w:rFonts w:ascii="Palatino Linotype" w:hAnsi="Palatino Linotype"/>
        </w:rPr>
        <w:t>-</w:t>
      </w:r>
      <w:r w:rsidR="00C95CA2" w:rsidRPr="00CB6DA4">
        <w:rPr>
          <w:rFonts w:ascii="Palatino Linotype" w:hAnsi="Palatino Linotype"/>
        </w:rPr>
        <w:t>Alguém</w:t>
      </w:r>
      <w:r w:rsidRPr="00CB6DA4">
        <w:rPr>
          <w:rFonts w:ascii="Palatino Linotype" w:hAnsi="Palatino Linotype"/>
        </w:rPr>
        <w:t xml:space="preserve"> conhece </w:t>
      </w:r>
      <w:r w:rsidR="00C95CA2" w:rsidRPr="00CB6DA4">
        <w:rPr>
          <w:rFonts w:ascii="Palatino Linotype" w:hAnsi="Palatino Linotype"/>
        </w:rPr>
        <w:t xml:space="preserve">esse </w:t>
      </w:r>
      <w:r w:rsidR="007A5CDA" w:rsidRPr="00CB6DA4">
        <w:rPr>
          <w:rFonts w:ascii="Palatino Linotype" w:hAnsi="Palatino Linotype"/>
        </w:rPr>
        <w:t>idiota?</w:t>
      </w:r>
    </w:p>
    <w:p w14:paraId="3B2996C9" w14:textId="3DFE53B1" w:rsidR="007A5CDA" w:rsidRPr="00CB6DA4" w:rsidRDefault="00350A79" w:rsidP="001B1090">
      <w:pPr>
        <w:jc w:val="both"/>
        <w:rPr>
          <w:rFonts w:ascii="Palatino Linotype" w:hAnsi="Palatino Linotype"/>
        </w:rPr>
      </w:pPr>
      <w:r w:rsidRPr="00CB6DA4">
        <w:rPr>
          <w:rFonts w:ascii="Palatino Linotype" w:hAnsi="Palatino Linotype"/>
        </w:rPr>
        <w:tab/>
        <w:t xml:space="preserve">Todos permaneceram em silencio, porém o avião continuava sob ataque a rapidamente </w:t>
      </w:r>
      <w:r w:rsidR="00187296" w:rsidRPr="00CB6DA4">
        <w:rPr>
          <w:rFonts w:ascii="Palatino Linotype" w:hAnsi="Palatino Linotype"/>
        </w:rPr>
        <w:t>voltou a balançar</w:t>
      </w:r>
      <w:r w:rsidR="002D2301" w:rsidRPr="00CB6DA4">
        <w:rPr>
          <w:rFonts w:ascii="Palatino Linotype" w:hAnsi="Palatino Linotype"/>
        </w:rPr>
        <w:t xml:space="preserve">. O piloto então disse pelo rádio: </w:t>
      </w:r>
    </w:p>
    <w:p w14:paraId="0341E53B" w14:textId="5F071550" w:rsidR="002D2301" w:rsidRPr="00CB6DA4" w:rsidRDefault="00DA4312" w:rsidP="00EB3A3B">
      <w:pPr>
        <w:ind w:firstLine="708"/>
        <w:jc w:val="both"/>
        <w:rPr>
          <w:rFonts w:ascii="Palatino Linotype" w:hAnsi="Palatino Linotype"/>
          <w:i/>
          <w:iCs/>
        </w:rPr>
      </w:pPr>
      <w:r w:rsidRPr="00CB6DA4">
        <w:rPr>
          <w:rFonts w:ascii="Palatino Linotype" w:hAnsi="Palatino Linotype"/>
        </w:rPr>
        <w:t>-</w:t>
      </w:r>
      <w:r w:rsidR="00DD2DF8" w:rsidRPr="00CB6DA4">
        <w:rPr>
          <w:rFonts w:ascii="Palatino Linotype" w:hAnsi="Palatino Linotype"/>
          <w:i/>
          <w:iCs/>
        </w:rPr>
        <w:t>Pelotão</w:t>
      </w:r>
      <w:r w:rsidRPr="00CB6DA4">
        <w:rPr>
          <w:rFonts w:ascii="Palatino Linotype" w:hAnsi="Palatino Linotype"/>
          <w:i/>
          <w:iCs/>
        </w:rPr>
        <w:t xml:space="preserve"> </w:t>
      </w:r>
      <w:r w:rsidR="00526513" w:rsidRPr="00CB6DA4">
        <w:rPr>
          <w:rFonts w:ascii="Palatino Linotype" w:hAnsi="Palatino Linotype"/>
          <w:i/>
          <w:iCs/>
        </w:rPr>
        <w:t>[nome], o reforço chegou</w:t>
      </w:r>
    </w:p>
    <w:p w14:paraId="32B885C9" w14:textId="3EF1264C" w:rsidR="004058AE" w:rsidRPr="00CB6DA4" w:rsidRDefault="00C35FB6" w:rsidP="001B1090">
      <w:pPr>
        <w:jc w:val="both"/>
        <w:rPr>
          <w:rFonts w:ascii="Palatino Linotype" w:hAnsi="Palatino Linotype"/>
        </w:rPr>
      </w:pPr>
      <w:r w:rsidRPr="00CB6DA4">
        <w:rPr>
          <w:rFonts w:ascii="Palatino Linotype" w:hAnsi="Palatino Linotype"/>
          <w:i/>
          <w:iCs/>
        </w:rPr>
        <w:tab/>
      </w:r>
      <w:r w:rsidRPr="00CB6DA4">
        <w:rPr>
          <w:rFonts w:ascii="Palatino Linotype" w:hAnsi="Palatino Linotype"/>
        </w:rPr>
        <w:t xml:space="preserve">Ele viu pela janela </w:t>
      </w:r>
      <w:r w:rsidR="00623D39" w:rsidRPr="00CB6DA4">
        <w:rPr>
          <w:rFonts w:ascii="Palatino Linotype" w:hAnsi="Palatino Linotype"/>
        </w:rPr>
        <w:t xml:space="preserve">um </w:t>
      </w:r>
      <w:r w:rsidR="00D20C7C" w:rsidRPr="00CB6DA4">
        <w:rPr>
          <w:rFonts w:ascii="Palatino Linotype" w:hAnsi="Palatino Linotype"/>
        </w:rPr>
        <w:t xml:space="preserve">caça Gripen </w:t>
      </w:r>
      <w:r w:rsidR="004C42C9" w:rsidRPr="00CB6DA4">
        <w:rPr>
          <w:rFonts w:ascii="Palatino Linotype" w:hAnsi="Palatino Linotype"/>
        </w:rPr>
        <w:t xml:space="preserve">se aproximando </w:t>
      </w:r>
      <w:r w:rsidR="001D2B5E" w:rsidRPr="00CB6DA4">
        <w:rPr>
          <w:rFonts w:ascii="Palatino Linotype" w:hAnsi="Palatino Linotype"/>
        </w:rPr>
        <w:t xml:space="preserve">e atirando </w:t>
      </w:r>
      <w:r w:rsidR="002F66BB" w:rsidRPr="00CB6DA4">
        <w:rPr>
          <w:rFonts w:ascii="Palatino Linotype" w:hAnsi="Palatino Linotype"/>
        </w:rPr>
        <w:t xml:space="preserve">em, seja lá qual fosse o </w:t>
      </w:r>
      <w:r w:rsidR="00623D39" w:rsidRPr="00CB6DA4">
        <w:rPr>
          <w:rFonts w:ascii="Palatino Linotype" w:hAnsi="Palatino Linotype"/>
        </w:rPr>
        <w:t>perseguidor</w:t>
      </w:r>
      <w:r w:rsidR="004058AE" w:rsidRPr="00CB6DA4">
        <w:rPr>
          <w:rFonts w:ascii="Palatino Linotype" w:hAnsi="Palatino Linotype"/>
        </w:rPr>
        <w:t>.</w:t>
      </w:r>
    </w:p>
    <w:p w14:paraId="24479E4D" w14:textId="2ED49CDF" w:rsidR="00D34CD3" w:rsidRPr="00CB6DA4" w:rsidRDefault="00D34CD3" w:rsidP="00EB3A3B">
      <w:pPr>
        <w:ind w:firstLine="708"/>
        <w:jc w:val="both"/>
        <w:rPr>
          <w:rFonts w:ascii="Palatino Linotype" w:hAnsi="Palatino Linotype"/>
          <w:i/>
          <w:iCs/>
        </w:rPr>
      </w:pPr>
      <w:r w:rsidRPr="00CB6DA4">
        <w:rPr>
          <w:rFonts w:ascii="Palatino Linotype" w:hAnsi="Palatino Linotype"/>
        </w:rPr>
        <w:t>-</w:t>
      </w:r>
      <w:r w:rsidR="00702013" w:rsidRPr="00CB6DA4">
        <w:rPr>
          <w:rFonts w:ascii="Palatino Linotype" w:hAnsi="Palatino Linotype"/>
          <w:i/>
          <w:iCs/>
        </w:rPr>
        <w:t>Hostil</w:t>
      </w:r>
      <w:r w:rsidRPr="00CB6DA4">
        <w:rPr>
          <w:rFonts w:ascii="Palatino Linotype" w:hAnsi="Palatino Linotype"/>
          <w:i/>
          <w:iCs/>
        </w:rPr>
        <w:t xml:space="preserve"> Abatid</w:t>
      </w:r>
      <w:r w:rsidR="00702013" w:rsidRPr="00CB6DA4">
        <w:rPr>
          <w:rFonts w:ascii="Palatino Linotype" w:hAnsi="Palatino Linotype"/>
          <w:i/>
          <w:iCs/>
        </w:rPr>
        <w:t>o</w:t>
      </w:r>
      <w:r w:rsidRPr="00CB6DA4">
        <w:rPr>
          <w:rFonts w:ascii="Palatino Linotype" w:hAnsi="Palatino Linotype"/>
        </w:rPr>
        <w:t xml:space="preserve"> – disse o piloto</w:t>
      </w:r>
      <w:r w:rsidR="003B3E27" w:rsidRPr="00CB6DA4">
        <w:rPr>
          <w:rFonts w:ascii="Palatino Linotype" w:hAnsi="Palatino Linotype"/>
          <w:i/>
          <w:iCs/>
        </w:rPr>
        <w:t xml:space="preserve"> – Iremos anali</w:t>
      </w:r>
      <w:r w:rsidR="002D3F21" w:rsidRPr="00CB6DA4">
        <w:rPr>
          <w:rFonts w:ascii="Palatino Linotype" w:hAnsi="Palatino Linotype"/>
          <w:i/>
          <w:iCs/>
        </w:rPr>
        <w:t xml:space="preserve">sar as condições da aeronave, descansem, </w:t>
      </w:r>
      <w:r w:rsidR="00435646" w:rsidRPr="00CB6DA4">
        <w:rPr>
          <w:rFonts w:ascii="Palatino Linotype" w:hAnsi="Palatino Linotype"/>
          <w:i/>
          <w:iCs/>
        </w:rPr>
        <w:t>provavelmente conseguiremos continuar.</w:t>
      </w:r>
    </w:p>
    <w:p w14:paraId="6480B9BD" w14:textId="515FCED0" w:rsidR="00526513" w:rsidRPr="001A0724" w:rsidRDefault="00526513" w:rsidP="001B1090">
      <w:pPr>
        <w:jc w:val="both"/>
      </w:pPr>
      <w:r>
        <w:rPr>
          <w:i/>
          <w:iCs/>
        </w:rPr>
        <w:tab/>
      </w:r>
    </w:p>
    <w:p w14:paraId="6D0F3B97" w14:textId="77777777" w:rsidR="007635A8" w:rsidRDefault="007635A8" w:rsidP="001B1090">
      <w:pPr>
        <w:jc w:val="both"/>
      </w:pPr>
    </w:p>
    <w:p w14:paraId="578FE95C" w14:textId="332FDBF5" w:rsidR="31D8A475" w:rsidRDefault="5201EBFF" w:rsidP="001B1090">
      <w:pPr>
        <w:jc w:val="both"/>
      </w:pPr>
      <w:r>
        <w:t xml:space="preserve"> </w:t>
      </w:r>
    </w:p>
    <w:p w14:paraId="023C9907" w14:textId="285B423B" w:rsidR="3E146658" w:rsidRDefault="6D1EC32A" w:rsidP="001B1090">
      <w:pPr>
        <w:jc w:val="both"/>
      </w:pPr>
      <w:r>
        <w:t xml:space="preserve"> </w:t>
      </w:r>
      <w:r w:rsidR="2B9F3F08">
        <w:t xml:space="preserve">                    </w:t>
      </w:r>
    </w:p>
    <w:p w14:paraId="17CAE50C" w14:textId="78492881" w:rsidR="00B747D0" w:rsidRPr="00674147" w:rsidRDefault="4A3B238E" w:rsidP="001B1090">
      <w:pPr>
        <w:jc w:val="both"/>
      </w:pPr>
      <w:r>
        <w:t xml:space="preserve">  </w:t>
      </w:r>
    </w:p>
    <w:p w14:paraId="6DDA2EAF" w14:textId="77777777" w:rsidR="00B747D0" w:rsidRDefault="00B747D0" w:rsidP="001B1090">
      <w:pPr>
        <w:jc w:val="both"/>
      </w:pPr>
    </w:p>
    <w:p w14:paraId="6E27D970" w14:textId="77777777" w:rsidR="00B747D0" w:rsidRDefault="00B747D0" w:rsidP="001B1090">
      <w:pPr>
        <w:jc w:val="both"/>
      </w:pPr>
    </w:p>
    <w:p w14:paraId="2EB67671" w14:textId="77777777" w:rsidR="00B747D0" w:rsidRDefault="00B747D0" w:rsidP="001B1090">
      <w:pPr>
        <w:jc w:val="both"/>
      </w:pPr>
    </w:p>
    <w:p w14:paraId="0647E5C3" w14:textId="77777777" w:rsidR="00DA0A15" w:rsidRDefault="00DA0A15" w:rsidP="00C92386">
      <w:pPr>
        <w:pStyle w:val="Ttulo"/>
        <w:jc w:val="center"/>
        <w:outlineLvl w:val="1"/>
        <w:rPr>
          <w:rFonts w:hint="eastAsia"/>
          <w:b/>
          <w:bCs/>
        </w:rPr>
      </w:pPr>
    </w:p>
    <w:p w14:paraId="54A3EB92" w14:textId="77777777" w:rsidR="00AC6FAF" w:rsidRPr="00AC6FAF" w:rsidRDefault="00AC6FAF" w:rsidP="00AC6FAF"/>
    <w:p w14:paraId="556E6497" w14:textId="66FDFB64" w:rsidR="001D6BDE" w:rsidRPr="00866950" w:rsidRDefault="155EF08D" w:rsidP="001D6BDE">
      <w:pPr>
        <w:pStyle w:val="Ttulo"/>
        <w:jc w:val="center"/>
        <w:outlineLvl w:val="1"/>
        <w:rPr>
          <w:rFonts w:hint="eastAsia"/>
          <w:b/>
          <w:bCs/>
          <w:sz w:val="96"/>
          <w:szCs w:val="96"/>
        </w:rPr>
      </w:pPr>
      <w:bookmarkStart w:id="17" w:name="_Toc1824788068"/>
      <w:r w:rsidRPr="155EF08D">
        <w:rPr>
          <w:b/>
          <w:bCs/>
          <w:sz w:val="96"/>
          <w:szCs w:val="96"/>
        </w:rPr>
        <w:lastRenderedPageBreak/>
        <w:t>3 Mumppe (</w:t>
      </w:r>
      <w:r w:rsidRPr="155EF08D">
        <w:rPr>
          <w:rFonts w:ascii="Electra LT Std Display" w:hAnsi="Electra LT Std Display"/>
          <w:b/>
          <w:bCs/>
          <w:sz w:val="96"/>
          <w:szCs w:val="96"/>
        </w:rPr>
        <w:t>I</w:t>
      </w:r>
      <w:r w:rsidRPr="155EF08D">
        <w:rPr>
          <w:b/>
          <w:bCs/>
          <w:sz w:val="96"/>
          <w:szCs w:val="96"/>
        </w:rPr>
        <w:t>)</w:t>
      </w:r>
      <w:bookmarkEnd w:id="17"/>
    </w:p>
    <w:p w14:paraId="0715E195" w14:textId="77777777" w:rsidR="001D6BDE" w:rsidRPr="00B95FE3" w:rsidRDefault="001D6BDE" w:rsidP="001D6BDE">
      <w:pPr>
        <w:jc w:val="both"/>
        <w:rPr>
          <w:b/>
          <w:bCs/>
          <w:sz w:val="28"/>
          <w:szCs w:val="28"/>
        </w:rPr>
      </w:pPr>
    </w:p>
    <w:p w14:paraId="6D7BB3BE" w14:textId="77777777" w:rsidR="001D6BDE" w:rsidRPr="00B95FE3" w:rsidRDefault="001D6BDE" w:rsidP="001D6BDE">
      <w:pPr>
        <w:jc w:val="both"/>
        <w:rPr>
          <w:b/>
          <w:bCs/>
          <w:sz w:val="28"/>
          <w:szCs w:val="28"/>
        </w:rPr>
      </w:pPr>
      <w:r w:rsidRPr="00B95FE3">
        <w:rPr>
          <w:b/>
          <w:bCs/>
          <w:sz w:val="28"/>
          <w:szCs w:val="28"/>
        </w:rPr>
        <w:t>"O poder tende a corromper, e o poder absoluto corrompe absolutamente."</w:t>
      </w:r>
    </w:p>
    <w:p w14:paraId="3DAB7D14" w14:textId="77777777" w:rsidR="001D6BDE" w:rsidRPr="00B95FE3" w:rsidRDefault="001D6BDE" w:rsidP="001D6BDE">
      <w:pPr>
        <w:jc w:val="both"/>
        <w:rPr>
          <w:sz w:val="28"/>
          <w:szCs w:val="28"/>
        </w:rPr>
      </w:pPr>
      <w:r w:rsidRPr="00B95FE3">
        <w:rPr>
          <w:sz w:val="28"/>
          <w:szCs w:val="28"/>
        </w:rPr>
        <w:t>-Lord Acton</w:t>
      </w:r>
    </w:p>
    <w:p w14:paraId="76EA483F" w14:textId="77777777" w:rsidR="001D6BDE" w:rsidRPr="00B95FE3" w:rsidRDefault="001D6BDE" w:rsidP="001D6BDE">
      <w:pPr>
        <w:jc w:val="both"/>
        <w:rPr>
          <w:rFonts w:ascii="Palatino Linotype" w:hAnsi="Palatino Linotype"/>
        </w:rPr>
      </w:pPr>
      <w:r w:rsidRPr="00B95FE3">
        <w:tab/>
      </w:r>
      <w:r w:rsidRPr="00B95FE3">
        <w:rPr>
          <w:rFonts w:ascii="Palatino Linotype" w:hAnsi="Palatino Linotype"/>
        </w:rPr>
        <w:t>Adnold Mumppe olhava pela janela do salão oval na casa branca. Aquela cidade que um dia já foi grande e prospera, agora estava ruida e era uma grande potência militar. Washington DC. Legiões de militares lá fora, enfileirados pelas ruas. “Todos leais a mim, sou realmente poderoso” Pensou.</w:t>
      </w:r>
    </w:p>
    <w:p w14:paraId="14E28CE1"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-Senhor, trouxemos o traidor – disse alguém que entrava pela porta.</w:t>
      </w:r>
    </w:p>
    <w:p w14:paraId="52434E1B" w14:textId="77777777" w:rsidR="001D6BDE" w:rsidRPr="00B95FE3" w:rsidRDefault="001D6BDE" w:rsidP="001D6BDE">
      <w:pPr>
        <w:jc w:val="both"/>
        <w:rPr>
          <w:rFonts w:ascii="Palatino Linotype" w:hAnsi="Palatino Linotype"/>
        </w:rPr>
      </w:pPr>
      <w:r w:rsidRPr="00B95FE3">
        <w:rPr>
          <w:rFonts w:ascii="Palatino Linotype" w:hAnsi="Palatino Linotype"/>
        </w:rPr>
        <w:tab/>
        <w:t>Ele não se virou de imediato, apenas fez um sinal com a mão para prosseguirem. Eles obedeceram. Eles colocaram o traidor na cadeira e prenderam suas mãos e pés. Mumppe se virou e fez sinal para eles saírem. Novamente, obedeceram.</w:t>
      </w:r>
    </w:p>
    <w:p w14:paraId="7B184EC0"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-Mumppe. - Disse o traidor com rancor.</w:t>
      </w:r>
    </w:p>
    <w:p w14:paraId="6E921FFF"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-Nós dois temos assuntos não resolvidos. – Disse Mumppe.</w:t>
      </w:r>
    </w:p>
    <w:p w14:paraId="76E26A67"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-Nós não temos nada a resolver.</w:t>
      </w:r>
    </w:p>
    <w:p w14:paraId="6718D97E"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-Se lembra de 2035?</w:t>
      </w:r>
    </w:p>
    <w:p w14:paraId="3F5C9C27"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-Me lembro bem – Disse o traidor sendo tomado pelo medo, forçando as barras que seguravam suas mãos </w:t>
      </w:r>
    </w:p>
    <w:p w14:paraId="5EDF54CA"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-Claro que se lembra. Foi a data em que ocorreu o grande golpe de 2035, todos nós deveríamos saber agora. Um dia depois, eu tomei o poder. </w:t>
      </w:r>
    </w:p>
    <w:p w14:paraId="38C4B44E" w14:textId="77777777" w:rsidR="001D6BDE" w:rsidRPr="00B95FE3" w:rsidRDefault="001D6BDE" w:rsidP="001D6BDE">
      <w:pPr>
        <w:jc w:val="both"/>
        <w:rPr>
          <w:rFonts w:ascii="Palatino Linotype" w:hAnsi="Palatino Linotype"/>
        </w:rPr>
      </w:pPr>
      <w:r w:rsidRPr="00B95FE3">
        <w:rPr>
          <w:rFonts w:ascii="Palatino Linotype" w:hAnsi="Palatino Linotype"/>
        </w:rPr>
        <w:t xml:space="preserve">          Mumppe se aproximou dele, seus olhos ardiam em desespero que o tomava. </w:t>
      </w:r>
    </w:p>
    <w:p w14:paraId="6D45F5E4"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-Sempre foi bom em se lembrar do passado. – Disse Mumppe. -Mas se lembra do que me disse naquele dia?</w:t>
      </w:r>
    </w:p>
    <w:p w14:paraId="2FF718B3"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-Eu te disse que o poder corrompe – Disse o traidor.</w:t>
      </w:r>
    </w:p>
    <w:p w14:paraId="357B6205"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-Estava errado, agora eu tenho o mundo.</w:t>
      </w:r>
    </w:p>
    <w:p w14:paraId="596C2F3C"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-Só para você corrompê-lo, assim como fez com os Estados Unidos.</w:t>
      </w:r>
    </w:p>
    <w:p w14:paraId="265CED56"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-Me diga, Arthur, você sabe se o mundo sabe que eu o controlo? </w:t>
      </w:r>
    </w:p>
    <w:p w14:paraId="5609BC3B"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-Não, Mumppe, o mundo não sabe.</w:t>
      </w:r>
    </w:p>
    <w:p w14:paraId="4E8701EB"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-E você quase contou para ele – gritou Mumppe. </w:t>
      </w:r>
    </w:p>
    <w:p w14:paraId="2C617016"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lastRenderedPageBreak/>
        <w:t>-Na verdade Mumppe, já devem estar vindo te buscar.</w:t>
      </w:r>
    </w:p>
    <w:p w14:paraId="3115BC0F"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-Você enviou a mensagem? – Berrou Mumppe. Ele permaneceu em silêncio.</w:t>
      </w:r>
    </w:p>
    <w:p w14:paraId="29DC4A8A"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-Você enviou para quem? – Disse ele tentando se acalmar.</w:t>
      </w:r>
    </w:p>
    <w:p w14:paraId="032467BA"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-Todas as casas nobres. </w:t>
      </w:r>
    </w:p>
    <w:p w14:paraId="26AC0B03"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-GUARDAS – Berrou Mumppe.</w:t>
      </w:r>
    </w:p>
    <w:p w14:paraId="312F2DA9" w14:textId="77777777" w:rsidR="001D6BDE" w:rsidRPr="00B95FE3" w:rsidRDefault="001D6BDE" w:rsidP="001D6BDE">
      <w:pPr>
        <w:jc w:val="both"/>
        <w:rPr>
          <w:rFonts w:ascii="Palatino Linotype" w:hAnsi="Palatino Linotype"/>
        </w:rPr>
      </w:pPr>
      <w:r w:rsidRPr="00B95FE3">
        <w:rPr>
          <w:rFonts w:ascii="Palatino Linotype" w:hAnsi="Palatino Linotype"/>
        </w:rPr>
        <w:tab/>
        <w:t>Passos foram ouvidos no corredor, dois homens altos e fortes, geneticamente modificados entraram pela porta.</w:t>
      </w:r>
    </w:p>
    <w:p w14:paraId="79F78661"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-Mate-o. – Disse Mumppe apontando para Arthur</w:t>
      </w:r>
    </w:p>
    <w:p w14:paraId="27EB3D36" w14:textId="77777777" w:rsidR="001D6BDE" w:rsidRPr="00B95FE3" w:rsidRDefault="001D6BDE" w:rsidP="001D6BDE">
      <w:pPr>
        <w:jc w:val="both"/>
        <w:rPr>
          <w:rFonts w:ascii="Palatino Linotype" w:hAnsi="Palatino Linotype"/>
        </w:rPr>
      </w:pPr>
      <w:r w:rsidRPr="00B95FE3">
        <w:rPr>
          <w:rFonts w:ascii="Palatino Linotype" w:hAnsi="Palatino Linotype"/>
        </w:rPr>
        <w:tab/>
        <w:t xml:space="preserve">Os guardas agarraram Arthur e ele tomado pelo desespero tentou escapar dos braços dos guardas se rebatendo. </w:t>
      </w:r>
    </w:p>
    <w:p w14:paraId="069811C5"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-Nem tente, não sentem dor. – Disse Mumppe. – Você os criou, já devia saber disso.</w:t>
      </w:r>
    </w:p>
    <w:p w14:paraId="12EE5B2E"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-Ah, e mais uma coisa Arthur, o que você disse na mensagem? – Disse de forma fria, sabendo que se ainda não houvesse um pingo de humanidade em sua alma, o teria matado ele mesmo. </w:t>
      </w:r>
    </w:p>
    <w:p w14:paraId="5D2CB86B"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-Está codificada Mumppe, por que não pergunta a uma casa nobre? – Disse já sendo arrastado para fora.</w:t>
      </w:r>
    </w:p>
    <w:p w14:paraId="17ABD05E" w14:textId="77777777" w:rsidR="001D6BDE" w:rsidRPr="00B95FE3" w:rsidRDefault="001D6BDE" w:rsidP="001D6BDE">
      <w:pPr>
        <w:jc w:val="both"/>
        <w:rPr>
          <w:rFonts w:ascii="Palatino Linotype" w:hAnsi="Palatino Linotype"/>
        </w:rPr>
      </w:pPr>
      <w:r w:rsidRPr="00B95FE3">
        <w:rPr>
          <w:rFonts w:ascii="Palatino Linotype" w:hAnsi="Palatino Linotype"/>
        </w:rPr>
        <w:tab/>
        <w:t xml:space="preserve">Mumppe não estava triste com aquela perda. Apenas olhava novamente pela janela enquanto tentava raciocinar como impedir a mensagem de prosperar. “O plano ainda está em andamento. Não podem descobrir” Pensou Mumppe quase que convenientemente. </w:t>
      </w:r>
    </w:p>
    <w:p w14:paraId="3565646A" w14:textId="77777777" w:rsidR="001D6BDE" w:rsidRPr="00B95FE3" w:rsidRDefault="001D6BDE" w:rsidP="001D6BDE">
      <w:pPr>
        <w:jc w:val="both"/>
        <w:rPr>
          <w:rFonts w:ascii="Palatino Linotype" w:hAnsi="Palatino Linotype"/>
        </w:rPr>
      </w:pPr>
      <w:r w:rsidRPr="00B95FE3">
        <w:rPr>
          <w:rFonts w:ascii="Palatino Linotype" w:hAnsi="Palatino Linotype"/>
        </w:rPr>
        <w:tab/>
        <w:t>2 Horas se passaram. Mumppe, agora sentado em sua mesa, já estava preparado para a reunião que acontecia 1 vez por semana. Ele ouviu batidas na porta e mandou entrarem. Pela porta entrou o marechal da armada acompanhado pelo seu engenheiro genético que também era o especialista psicológico dos soldados, previa cada movimento, Mumppe escolhei ele exatamente por isso. Após o marechal os secretários, mesmo não gostando deles e sabendo que poderia só tirar seus cargos do governo, ainda os mantinha por questões de opinião pública, como se o público ainda tivesse alguma opinião. Todos se sentaram nas poltronas e Mumppe começou:</w:t>
      </w:r>
    </w:p>
    <w:p w14:paraId="0DCA0E2D"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-Olá e boa tarde a todos, vamos começar com a pauta sobre como vai a engenharia genética, Arthur... digo Elias Langley, comece.</w:t>
      </w:r>
    </w:p>
    <w:p w14:paraId="1B8E9BC2"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-Bom, engenharia genética está indo bem, essa semana nós já completamos mais 4 legiões.</w:t>
      </w:r>
    </w:p>
    <w:p w14:paraId="48FA18EC"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-Ótimo. Então, como todos já sabem, nosso plano foi vazado para o mundo. Existe alguma chance de alguém aqui estar envolvido com isso. - Disse Mumppe tentando gerar medo. – Alguém sabe algo?</w:t>
      </w:r>
    </w:p>
    <w:p w14:paraId="3D9AFF75" w14:textId="77777777" w:rsidR="001D6BDE" w:rsidRPr="00B95FE3" w:rsidRDefault="001D6BDE" w:rsidP="001D6BDE">
      <w:pPr>
        <w:jc w:val="both"/>
        <w:rPr>
          <w:rFonts w:ascii="Palatino Linotype" w:hAnsi="Palatino Linotype"/>
        </w:rPr>
      </w:pPr>
      <w:r w:rsidRPr="00B95FE3">
        <w:rPr>
          <w:rFonts w:ascii="Palatino Linotype" w:hAnsi="Palatino Linotype"/>
        </w:rPr>
        <w:lastRenderedPageBreak/>
        <w:tab/>
        <w:t>Todos permaneceram em silencio.</w:t>
      </w:r>
    </w:p>
    <w:p w14:paraId="7E4710A7"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-Foi o que pensei. Bom, eu quero mandar uma mensagem, separem 4 ogivas nucleares de baixa potência, jogue nos alvos mais populosos de cada casa e maximize as vítimas, eu quero uma na Casa Amazônica, outra ao norte da Atlântica, também quero outra na Casa Europeia e por último na Ibérica.</w:t>
      </w:r>
    </w:p>
    <w:p w14:paraId="0756DF1E"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-Será feito senhor.</w:t>
      </w:r>
    </w:p>
    <w:p w14:paraId="2ABA2C89"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-Ótimo. – Disse sem expressões. – Próxima pauta: Exercícios militares. Como foi o ataque aquele novo carregamento de milicia a casa amazônica?</w:t>
      </w:r>
    </w:p>
    <w:p w14:paraId="434B44CF"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-Bem, senhor, nosso caça foi abatido. – Disse seu marechal com o medo estampado em sua face. </w:t>
      </w:r>
    </w:p>
    <w:p w14:paraId="399B8627"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-Bom, se for assim, você sabe que eu não tolero falhas. Quem estava na liderança desse ataque?</w:t>
      </w:r>
    </w:p>
    <w:p w14:paraId="1E764E8D"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-Nosso major, o de Ohio. – Disse o marechal, aliviado pela punição não ser nele.</w:t>
      </w:r>
    </w:p>
    <w:p w14:paraId="3BB03C88"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-Bem, mande chamá-lo para uma conversa comigo pessoalmente.</w:t>
      </w:r>
    </w:p>
    <w:p w14:paraId="730F07EB"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-Será feito, senhor.</w:t>
      </w:r>
    </w:p>
    <w:p w14:paraId="22AFAC66"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 xml:space="preserve">-AGORA. </w:t>
      </w:r>
    </w:p>
    <w:p w14:paraId="4875796E"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O marechal então pegou seu rádio e disse:</w:t>
      </w:r>
    </w:p>
    <w:p w14:paraId="5DC04986"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-Mande chamar nosso major Ethan, o de Idaho, Mumppe o quer no salão oval em breve.</w:t>
      </w:r>
    </w:p>
    <w:p w14:paraId="34D18E58" w14:textId="77777777" w:rsidR="001D6BDE" w:rsidRPr="00B95FE3" w:rsidRDefault="001D6BDE" w:rsidP="001D6BDE">
      <w:pPr>
        <w:ind w:firstLine="708"/>
        <w:jc w:val="both"/>
        <w:rPr>
          <w:rFonts w:ascii="Palatino Linotype" w:hAnsi="Palatino Linotype"/>
        </w:rPr>
      </w:pPr>
      <w:r w:rsidRPr="00B95FE3">
        <w:rPr>
          <w:rFonts w:ascii="Palatino Linotype" w:hAnsi="Palatino Linotype"/>
        </w:rPr>
        <w:t>-Ótimo, ótimo – Bradou Mumppe -Bom, vamos considerar essa reunião como encerrada. Podem ir para seus devidos aposentos.</w:t>
      </w:r>
    </w:p>
    <w:p w14:paraId="664E98B0" w14:textId="77777777" w:rsidR="001D6BDE" w:rsidRDefault="001D6BDE" w:rsidP="001D6BDE"/>
    <w:p w14:paraId="70448628" w14:textId="77777777" w:rsidR="001D6BDE" w:rsidRDefault="001D6BDE" w:rsidP="001D6BDE"/>
    <w:p w14:paraId="0FDB8DCB" w14:textId="77777777" w:rsidR="001D6BDE" w:rsidRDefault="001D6BDE" w:rsidP="001D6BDE"/>
    <w:p w14:paraId="74DB4F87" w14:textId="77777777" w:rsidR="001D6BDE" w:rsidRDefault="001D6BDE" w:rsidP="001D6BDE"/>
    <w:p w14:paraId="1C86E362" w14:textId="77777777" w:rsidR="001D6BDE" w:rsidRDefault="001D6BDE" w:rsidP="001D6BDE"/>
    <w:p w14:paraId="7DCDEB75" w14:textId="77777777" w:rsidR="001D6BDE" w:rsidRDefault="001D6BDE" w:rsidP="001D6BDE"/>
    <w:p w14:paraId="5FCEE4EF" w14:textId="77777777" w:rsidR="001D6BDE" w:rsidRDefault="001D6BDE" w:rsidP="001D6BDE"/>
    <w:p w14:paraId="1F31815D" w14:textId="77777777" w:rsidR="001D6BDE" w:rsidRDefault="001D6BDE" w:rsidP="001D6BDE"/>
    <w:p w14:paraId="7C430BD4" w14:textId="77777777" w:rsidR="00DB40CC" w:rsidRDefault="00DB40CC" w:rsidP="001D6BDE"/>
    <w:p w14:paraId="0CE812D1" w14:textId="3C761FBB" w:rsidR="00DB40CC" w:rsidRPr="004F6F67" w:rsidRDefault="155EF08D" w:rsidP="00DB40CC">
      <w:pPr>
        <w:pStyle w:val="Ttulo"/>
        <w:ind w:left="2832"/>
        <w:outlineLvl w:val="1"/>
        <w:rPr>
          <w:rFonts w:hint="eastAsia"/>
          <w:sz w:val="96"/>
          <w:szCs w:val="96"/>
        </w:rPr>
      </w:pPr>
      <w:bookmarkStart w:id="18" w:name="_Toc597303358"/>
      <w:r w:rsidRPr="155EF08D">
        <w:rPr>
          <w:sz w:val="96"/>
          <w:szCs w:val="96"/>
        </w:rPr>
        <w:lastRenderedPageBreak/>
        <w:t>4 John (</w:t>
      </w:r>
      <w:r w:rsidRPr="155EF08D">
        <w:rPr>
          <w:rFonts w:ascii="Electra LT Std Display" w:hAnsi="Electra LT Std Display"/>
          <w:sz w:val="96"/>
          <w:szCs w:val="96"/>
        </w:rPr>
        <w:t>I</w:t>
      </w:r>
      <w:r w:rsidRPr="155EF08D">
        <w:rPr>
          <w:sz w:val="96"/>
          <w:szCs w:val="96"/>
        </w:rPr>
        <w:t>)</w:t>
      </w:r>
      <w:bookmarkEnd w:id="18"/>
    </w:p>
    <w:p w14:paraId="3E268955" w14:textId="77777777" w:rsidR="00DB40CC" w:rsidRDefault="00DB40CC" w:rsidP="00DB40CC"/>
    <w:p w14:paraId="676F5E90" w14:textId="77777777" w:rsidR="00DB40CC" w:rsidRPr="00B95FE3" w:rsidRDefault="00DB40CC" w:rsidP="74A27D12">
      <w:pPr>
        <w:ind w:firstLine="708"/>
        <w:jc w:val="both"/>
        <w:rPr>
          <w:rFonts w:ascii="Palatino Linotype" w:eastAsiaTheme="minorEastAsia" w:hAnsi="Palatino Linotype"/>
        </w:rPr>
      </w:pPr>
      <w:r w:rsidRPr="7FBBE412">
        <w:rPr>
          <w:rFonts w:ascii="Palatino Linotype" w:eastAsiaTheme="minorEastAsia" w:hAnsi="Palatino Linotype"/>
        </w:rPr>
        <w:t xml:space="preserve">Jonatan estava em seu banheiro, escovando os dentes quando sua </w:t>
      </w:r>
      <w:r w:rsidRPr="6A8F013D">
        <w:rPr>
          <w:rFonts w:ascii="Palatino Linotype" w:eastAsiaTheme="minorEastAsia" w:hAnsi="Palatino Linotype"/>
        </w:rPr>
        <w:t>mãe</w:t>
      </w:r>
      <w:r w:rsidRPr="7FBBE412">
        <w:rPr>
          <w:rFonts w:ascii="Palatino Linotype" w:eastAsiaTheme="minorEastAsia" w:hAnsi="Palatino Linotype"/>
        </w:rPr>
        <w:t xml:space="preserve"> </w:t>
      </w:r>
      <w:r w:rsidRPr="674817C1">
        <w:rPr>
          <w:rFonts w:ascii="Palatino Linotype" w:eastAsiaTheme="minorEastAsia" w:hAnsi="Palatino Linotype"/>
        </w:rPr>
        <w:t>gritou</w:t>
      </w:r>
      <w:r w:rsidRPr="7FBBE412">
        <w:rPr>
          <w:rFonts w:ascii="Palatino Linotype" w:eastAsiaTheme="minorEastAsia" w:hAnsi="Palatino Linotype"/>
        </w:rPr>
        <w:t xml:space="preserve"> do primeiro andar </w:t>
      </w:r>
      <w:r w:rsidRPr="6A8F013D">
        <w:rPr>
          <w:rFonts w:ascii="Palatino Linotype" w:eastAsiaTheme="minorEastAsia" w:hAnsi="Palatino Linotype"/>
        </w:rPr>
        <w:t xml:space="preserve">da casa </w:t>
      </w:r>
      <w:r w:rsidRPr="4BD8AD22">
        <w:rPr>
          <w:rFonts w:ascii="Palatino Linotype" w:eastAsiaTheme="minorEastAsia" w:hAnsi="Palatino Linotype"/>
        </w:rPr>
        <w:t>avisando para ele</w:t>
      </w:r>
      <w:r w:rsidRPr="1DFD8263">
        <w:rPr>
          <w:rFonts w:ascii="Palatino Linotype" w:eastAsiaTheme="minorEastAsia" w:hAnsi="Palatino Linotype"/>
        </w:rPr>
        <w:t>,</w:t>
      </w:r>
      <w:r w:rsidRPr="4BD8AD22">
        <w:rPr>
          <w:rFonts w:ascii="Palatino Linotype" w:eastAsiaTheme="minorEastAsia" w:hAnsi="Palatino Linotype"/>
        </w:rPr>
        <w:t xml:space="preserve"> que eles iriam para a </w:t>
      </w:r>
      <w:r w:rsidRPr="3AE6263F">
        <w:rPr>
          <w:rFonts w:ascii="Palatino Linotype" w:eastAsiaTheme="minorEastAsia" w:hAnsi="Palatino Linotype"/>
        </w:rPr>
        <w:t>cerimônia</w:t>
      </w:r>
      <w:r w:rsidRPr="4AAD2EBE">
        <w:rPr>
          <w:rFonts w:ascii="Palatino Linotype" w:eastAsiaTheme="minorEastAsia" w:hAnsi="Palatino Linotype"/>
        </w:rPr>
        <w:t xml:space="preserve"> </w:t>
      </w:r>
      <w:r w:rsidRPr="2A312909">
        <w:rPr>
          <w:rFonts w:ascii="Palatino Linotype" w:eastAsiaTheme="minorEastAsia" w:hAnsi="Palatino Linotype"/>
        </w:rPr>
        <w:t>de 9 anos</w:t>
      </w:r>
      <w:r w:rsidRPr="08C513CB">
        <w:rPr>
          <w:rFonts w:ascii="Palatino Linotype" w:eastAsiaTheme="minorEastAsia" w:hAnsi="Palatino Linotype"/>
        </w:rPr>
        <w:t>,</w:t>
      </w:r>
      <w:r w:rsidRPr="2A312909">
        <w:rPr>
          <w:rFonts w:ascii="Palatino Linotype" w:eastAsiaTheme="minorEastAsia" w:hAnsi="Palatino Linotype"/>
        </w:rPr>
        <w:t xml:space="preserve"> </w:t>
      </w:r>
      <w:r w:rsidRPr="702AB6C0">
        <w:rPr>
          <w:rFonts w:ascii="Palatino Linotype" w:eastAsiaTheme="minorEastAsia" w:hAnsi="Palatino Linotype"/>
        </w:rPr>
        <w:t xml:space="preserve">mais cedo </w:t>
      </w:r>
      <w:r w:rsidRPr="5481FED5">
        <w:rPr>
          <w:rFonts w:ascii="Palatino Linotype" w:eastAsiaTheme="minorEastAsia" w:hAnsi="Palatino Linotype"/>
        </w:rPr>
        <w:t xml:space="preserve">naquele </w:t>
      </w:r>
      <w:r w:rsidRPr="3AE6263F">
        <w:rPr>
          <w:rFonts w:ascii="Palatino Linotype" w:eastAsiaTheme="minorEastAsia" w:hAnsi="Palatino Linotype"/>
        </w:rPr>
        <w:t>dia</w:t>
      </w:r>
      <w:r w:rsidRPr="7FA25FC2">
        <w:rPr>
          <w:rFonts w:ascii="Palatino Linotype" w:eastAsiaTheme="minorEastAsia" w:hAnsi="Palatino Linotype"/>
        </w:rPr>
        <w:t>.</w:t>
      </w:r>
    </w:p>
    <w:p w14:paraId="368BAE9A" w14:textId="77777777" w:rsidR="00DB40CC" w:rsidRDefault="00DB40CC" w:rsidP="74A27D12">
      <w:pPr>
        <w:ind w:firstLine="708"/>
        <w:jc w:val="both"/>
        <w:rPr>
          <w:rFonts w:ascii="Palatino Linotype" w:eastAsiaTheme="minorEastAsia" w:hAnsi="Palatino Linotype"/>
        </w:rPr>
      </w:pPr>
      <w:r w:rsidRPr="47FB5360">
        <w:rPr>
          <w:rFonts w:ascii="Palatino Linotype" w:eastAsiaTheme="minorEastAsia" w:hAnsi="Palatino Linotype"/>
        </w:rPr>
        <w:t>-</w:t>
      </w:r>
      <w:r w:rsidRPr="7766B0EA">
        <w:rPr>
          <w:rFonts w:ascii="Palatino Linotype" w:eastAsiaTheme="minorEastAsia" w:hAnsi="Palatino Linotype"/>
        </w:rPr>
        <w:t>Já</w:t>
      </w:r>
      <w:r w:rsidRPr="47FB5360">
        <w:rPr>
          <w:rFonts w:ascii="Palatino Linotype" w:eastAsiaTheme="minorEastAsia" w:hAnsi="Palatino Linotype"/>
        </w:rPr>
        <w:t xml:space="preserve"> vou mãe</w:t>
      </w:r>
      <w:r w:rsidRPr="3ACF9FBD">
        <w:rPr>
          <w:rFonts w:ascii="Palatino Linotype" w:eastAsiaTheme="minorEastAsia" w:hAnsi="Palatino Linotype"/>
        </w:rPr>
        <w:t>!!!-</w:t>
      </w:r>
      <w:r w:rsidRPr="6276B465">
        <w:rPr>
          <w:rFonts w:ascii="Palatino Linotype" w:eastAsiaTheme="minorEastAsia" w:hAnsi="Palatino Linotype"/>
        </w:rPr>
        <w:t xml:space="preserve"> </w:t>
      </w:r>
      <w:r w:rsidRPr="733FC614">
        <w:rPr>
          <w:rFonts w:ascii="Palatino Linotype" w:eastAsiaTheme="minorEastAsia" w:hAnsi="Palatino Linotype"/>
        </w:rPr>
        <w:t xml:space="preserve">Respondeu </w:t>
      </w:r>
      <w:r w:rsidRPr="1634436C">
        <w:rPr>
          <w:rFonts w:ascii="Palatino Linotype" w:eastAsiaTheme="minorEastAsia" w:hAnsi="Palatino Linotype"/>
        </w:rPr>
        <w:t xml:space="preserve">enquanto </w:t>
      </w:r>
      <w:r w:rsidRPr="2EA6BDCA">
        <w:rPr>
          <w:rFonts w:ascii="Palatino Linotype" w:eastAsiaTheme="minorEastAsia" w:hAnsi="Palatino Linotype"/>
        </w:rPr>
        <w:t>corria para</w:t>
      </w:r>
      <w:r w:rsidRPr="0FCEB6BE">
        <w:rPr>
          <w:rFonts w:ascii="Palatino Linotype" w:eastAsiaTheme="minorEastAsia" w:hAnsi="Palatino Linotype"/>
        </w:rPr>
        <w:t xml:space="preserve"> </w:t>
      </w:r>
      <w:r w:rsidRPr="591FCC5C">
        <w:rPr>
          <w:rFonts w:ascii="Palatino Linotype" w:eastAsiaTheme="minorEastAsia" w:hAnsi="Palatino Linotype"/>
        </w:rPr>
        <w:t xml:space="preserve">seu quarto </w:t>
      </w:r>
      <w:r w:rsidRPr="5F08EFC9">
        <w:rPr>
          <w:rFonts w:ascii="Palatino Linotype" w:eastAsiaTheme="minorEastAsia" w:hAnsi="Palatino Linotype"/>
        </w:rPr>
        <w:t>para tirar o</w:t>
      </w:r>
      <w:r w:rsidRPr="3C98C602">
        <w:rPr>
          <w:rFonts w:ascii="Palatino Linotype" w:eastAsiaTheme="minorEastAsia" w:hAnsi="Palatino Linotype"/>
        </w:rPr>
        <w:t xml:space="preserve"> pijama e</w:t>
      </w:r>
      <w:r w:rsidRPr="28111033">
        <w:rPr>
          <w:rFonts w:ascii="Palatino Linotype" w:eastAsiaTheme="minorEastAsia" w:hAnsi="Palatino Linotype"/>
        </w:rPr>
        <w:t xml:space="preserve"> colocar a </w:t>
      </w:r>
      <w:r w:rsidRPr="350D6E7E">
        <w:rPr>
          <w:rFonts w:ascii="Palatino Linotype" w:eastAsiaTheme="minorEastAsia" w:hAnsi="Palatino Linotype"/>
        </w:rPr>
        <w:t xml:space="preserve">roupa </w:t>
      </w:r>
      <w:r w:rsidRPr="64DEE512">
        <w:rPr>
          <w:rFonts w:ascii="Palatino Linotype" w:eastAsiaTheme="minorEastAsia" w:hAnsi="Palatino Linotype"/>
        </w:rPr>
        <w:t>adequada para a quela</w:t>
      </w:r>
      <w:r w:rsidRPr="56F69628">
        <w:rPr>
          <w:rFonts w:ascii="Palatino Linotype" w:eastAsiaTheme="minorEastAsia" w:hAnsi="Palatino Linotype"/>
        </w:rPr>
        <w:t xml:space="preserve"> </w:t>
      </w:r>
      <w:r w:rsidRPr="1BC806AB">
        <w:rPr>
          <w:rFonts w:ascii="Palatino Linotype" w:eastAsiaTheme="minorEastAsia" w:hAnsi="Palatino Linotype"/>
        </w:rPr>
        <w:t>cerimônia</w:t>
      </w:r>
      <w:r w:rsidRPr="503AD74C">
        <w:rPr>
          <w:rFonts w:ascii="Palatino Linotype" w:eastAsiaTheme="minorEastAsia" w:hAnsi="Palatino Linotype"/>
        </w:rPr>
        <w:t>.</w:t>
      </w:r>
    </w:p>
    <w:p w14:paraId="27B62031" w14:textId="77777777" w:rsidR="00DB40CC" w:rsidRDefault="00DB40CC" w:rsidP="74A27D12">
      <w:pPr>
        <w:ind w:firstLine="708"/>
        <w:jc w:val="both"/>
        <w:rPr>
          <w:rFonts w:ascii="Palatino Linotype" w:eastAsiaTheme="minorEastAsia" w:hAnsi="Palatino Linotype"/>
        </w:rPr>
      </w:pPr>
      <w:r w:rsidRPr="0DB748ED">
        <w:rPr>
          <w:rFonts w:ascii="Palatino Linotype" w:eastAsiaTheme="minorEastAsia" w:hAnsi="Palatino Linotype"/>
        </w:rPr>
        <w:t xml:space="preserve">Jonatan colocou </w:t>
      </w:r>
      <w:r w:rsidRPr="29056FB2">
        <w:rPr>
          <w:rFonts w:ascii="Palatino Linotype" w:eastAsiaTheme="minorEastAsia" w:hAnsi="Palatino Linotype"/>
        </w:rPr>
        <w:t xml:space="preserve">uma </w:t>
      </w:r>
      <w:r w:rsidRPr="73DBC435">
        <w:rPr>
          <w:rFonts w:ascii="Palatino Linotype" w:eastAsiaTheme="minorEastAsia" w:hAnsi="Palatino Linotype"/>
        </w:rPr>
        <w:t xml:space="preserve">calça </w:t>
      </w:r>
      <w:r w:rsidRPr="74536D94">
        <w:rPr>
          <w:rFonts w:ascii="Palatino Linotype" w:eastAsiaTheme="minorEastAsia" w:hAnsi="Palatino Linotype"/>
        </w:rPr>
        <w:t xml:space="preserve">e </w:t>
      </w:r>
      <w:r w:rsidRPr="73DBC435">
        <w:rPr>
          <w:rFonts w:ascii="Palatino Linotype" w:eastAsiaTheme="minorEastAsia" w:hAnsi="Palatino Linotype"/>
        </w:rPr>
        <w:t>uma</w:t>
      </w:r>
      <w:r w:rsidRPr="789C2EA5">
        <w:rPr>
          <w:rFonts w:ascii="Palatino Linotype" w:eastAsiaTheme="minorEastAsia" w:hAnsi="Palatino Linotype"/>
        </w:rPr>
        <w:t xml:space="preserve"> camisa</w:t>
      </w:r>
      <w:r w:rsidRPr="7EF1F27D">
        <w:rPr>
          <w:rFonts w:ascii="Palatino Linotype" w:eastAsiaTheme="minorEastAsia" w:hAnsi="Palatino Linotype"/>
        </w:rPr>
        <w:t xml:space="preserve">, </w:t>
      </w:r>
      <w:r w:rsidRPr="20DFB7DE">
        <w:rPr>
          <w:rFonts w:ascii="Palatino Linotype" w:eastAsiaTheme="minorEastAsia" w:hAnsi="Palatino Linotype"/>
        </w:rPr>
        <w:t xml:space="preserve">adicionou meias e colocou </w:t>
      </w:r>
      <w:r w:rsidRPr="2B577FAC">
        <w:rPr>
          <w:rFonts w:ascii="Palatino Linotype" w:eastAsiaTheme="minorEastAsia" w:hAnsi="Palatino Linotype"/>
        </w:rPr>
        <w:t>um sapato</w:t>
      </w:r>
      <w:r w:rsidRPr="129A84AD">
        <w:rPr>
          <w:rFonts w:ascii="Palatino Linotype" w:eastAsiaTheme="minorEastAsia" w:hAnsi="Palatino Linotype"/>
        </w:rPr>
        <w:t xml:space="preserve"> que havia </w:t>
      </w:r>
      <w:r w:rsidRPr="759C5655">
        <w:rPr>
          <w:rFonts w:ascii="Palatino Linotype" w:eastAsiaTheme="minorEastAsia" w:hAnsi="Palatino Linotype"/>
        </w:rPr>
        <w:t xml:space="preserve">comprado </w:t>
      </w:r>
      <w:r w:rsidRPr="284BCB50">
        <w:rPr>
          <w:rFonts w:ascii="Palatino Linotype" w:eastAsiaTheme="minorEastAsia" w:hAnsi="Palatino Linotype"/>
        </w:rPr>
        <w:t xml:space="preserve">há dois </w:t>
      </w:r>
      <w:r w:rsidRPr="448FCC2E">
        <w:rPr>
          <w:rFonts w:ascii="Palatino Linotype" w:eastAsiaTheme="minorEastAsia" w:hAnsi="Palatino Linotype"/>
        </w:rPr>
        <w:t xml:space="preserve">dias, </w:t>
      </w:r>
      <w:r w:rsidRPr="48708A15">
        <w:rPr>
          <w:rFonts w:ascii="Palatino Linotype" w:eastAsiaTheme="minorEastAsia" w:hAnsi="Palatino Linotype"/>
        </w:rPr>
        <w:t xml:space="preserve">sim ele sempre </w:t>
      </w:r>
      <w:r w:rsidRPr="5AF3E00F">
        <w:rPr>
          <w:rFonts w:ascii="Palatino Linotype" w:eastAsiaTheme="minorEastAsia" w:hAnsi="Palatino Linotype"/>
        </w:rPr>
        <w:t xml:space="preserve">comprava sapatos </w:t>
      </w:r>
      <w:r w:rsidRPr="639AE929">
        <w:rPr>
          <w:rFonts w:ascii="Palatino Linotype" w:eastAsiaTheme="minorEastAsia" w:hAnsi="Palatino Linotype"/>
        </w:rPr>
        <w:t xml:space="preserve">novos, sua </w:t>
      </w:r>
      <w:r w:rsidRPr="3D072489">
        <w:rPr>
          <w:rFonts w:ascii="Palatino Linotype" w:eastAsiaTheme="minorEastAsia" w:hAnsi="Palatino Linotype"/>
        </w:rPr>
        <w:t>família</w:t>
      </w:r>
      <w:r w:rsidRPr="3CFBD63B">
        <w:rPr>
          <w:rFonts w:ascii="Palatino Linotype" w:eastAsiaTheme="minorEastAsia" w:hAnsi="Palatino Linotype"/>
        </w:rPr>
        <w:t xml:space="preserve"> era </w:t>
      </w:r>
      <w:r w:rsidRPr="2456D155">
        <w:rPr>
          <w:rFonts w:ascii="Palatino Linotype" w:eastAsiaTheme="minorEastAsia" w:hAnsi="Palatino Linotype"/>
        </w:rPr>
        <w:t>bem rica</w:t>
      </w:r>
      <w:r w:rsidRPr="028DB392">
        <w:rPr>
          <w:rFonts w:ascii="Palatino Linotype" w:eastAsiaTheme="minorEastAsia" w:hAnsi="Palatino Linotype"/>
        </w:rPr>
        <w:t>,</w:t>
      </w:r>
      <w:r w:rsidRPr="4DEB2CDF">
        <w:rPr>
          <w:rFonts w:ascii="Palatino Linotype" w:eastAsiaTheme="minorEastAsia" w:hAnsi="Palatino Linotype"/>
        </w:rPr>
        <w:t xml:space="preserve"> como </w:t>
      </w:r>
      <w:r w:rsidRPr="7E0CCF92">
        <w:rPr>
          <w:rFonts w:ascii="Palatino Linotype" w:eastAsiaTheme="minorEastAsia" w:hAnsi="Palatino Linotype"/>
        </w:rPr>
        <w:t xml:space="preserve">todas as outras </w:t>
      </w:r>
      <w:r w:rsidRPr="51434996">
        <w:rPr>
          <w:rFonts w:ascii="Palatino Linotype" w:eastAsiaTheme="minorEastAsia" w:hAnsi="Palatino Linotype"/>
        </w:rPr>
        <w:t>na</w:t>
      </w:r>
      <w:r w:rsidRPr="7972EC73">
        <w:rPr>
          <w:rFonts w:ascii="Palatino Linotype" w:eastAsiaTheme="minorEastAsia" w:hAnsi="Palatino Linotype"/>
        </w:rPr>
        <w:t xml:space="preserve"> classe </w:t>
      </w:r>
      <w:r w:rsidRPr="44DBC906">
        <w:rPr>
          <w:rFonts w:ascii="Palatino Linotype" w:eastAsiaTheme="minorEastAsia" w:hAnsi="Palatino Linotype"/>
        </w:rPr>
        <w:t>2</w:t>
      </w:r>
      <w:r w:rsidRPr="4352E5E3">
        <w:rPr>
          <w:rFonts w:ascii="Palatino Linotype" w:eastAsiaTheme="minorEastAsia" w:hAnsi="Palatino Linotype"/>
        </w:rPr>
        <w:t>.</w:t>
      </w:r>
    </w:p>
    <w:p w14:paraId="10FDADE7" w14:textId="77777777" w:rsidR="00DB40CC" w:rsidRDefault="00DB40CC" w:rsidP="74A27D12">
      <w:pPr>
        <w:ind w:firstLine="708"/>
        <w:jc w:val="both"/>
        <w:rPr>
          <w:rFonts w:ascii="Palatino Linotype" w:eastAsiaTheme="minorEastAsia" w:hAnsi="Palatino Linotype"/>
        </w:rPr>
      </w:pPr>
      <w:r w:rsidRPr="541C5F40">
        <w:rPr>
          <w:rFonts w:ascii="Palatino Linotype" w:eastAsiaTheme="minorEastAsia" w:hAnsi="Palatino Linotype"/>
        </w:rPr>
        <w:t>Ele quando terminou</w:t>
      </w:r>
      <w:r w:rsidRPr="70EE06FE">
        <w:rPr>
          <w:rFonts w:ascii="Palatino Linotype" w:eastAsiaTheme="minorEastAsia" w:hAnsi="Palatino Linotype"/>
        </w:rPr>
        <w:t xml:space="preserve"> de </w:t>
      </w:r>
      <w:r w:rsidRPr="10AD97C5">
        <w:rPr>
          <w:rFonts w:ascii="Palatino Linotype" w:eastAsiaTheme="minorEastAsia" w:hAnsi="Palatino Linotype"/>
        </w:rPr>
        <w:t xml:space="preserve">amarrar os sapatos </w:t>
      </w:r>
      <w:r w:rsidRPr="448D037E">
        <w:rPr>
          <w:rFonts w:ascii="Palatino Linotype" w:eastAsiaTheme="minorEastAsia" w:hAnsi="Palatino Linotype"/>
        </w:rPr>
        <w:t xml:space="preserve">desceu </w:t>
      </w:r>
      <w:r w:rsidRPr="3C1E37B5">
        <w:rPr>
          <w:rFonts w:ascii="Palatino Linotype" w:eastAsiaTheme="minorEastAsia" w:hAnsi="Palatino Linotype"/>
        </w:rPr>
        <w:t xml:space="preserve">as </w:t>
      </w:r>
      <w:r w:rsidRPr="3910E389">
        <w:rPr>
          <w:rFonts w:ascii="Palatino Linotype" w:eastAsiaTheme="minorEastAsia" w:hAnsi="Palatino Linotype"/>
        </w:rPr>
        <w:t>grandes escadas</w:t>
      </w:r>
      <w:r w:rsidRPr="580DBAB6">
        <w:rPr>
          <w:rFonts w:ascii="Palatino Linotype" w:eastAsiaTheme="minorEastAsia" w:hAnsi="Palatino Linotype"/>
        </w:rPr>
        <w:t xml:space="preserve"> que </w:t>
      </w:r>
      <w:r w:rsidRPr="5D487A61">
        <w:rPr>
          <w:rFonts w:ascii="Palatino Linotype" w:eastAsiaTheme="minorEastAsia" w:hAnsi="Palatino Linotype"/>
        </w:rPr>
        <w:t>faziam um</w:t>
      </w:r>
      <w:r w:rsidRPr="763AD86A">
        <w:rPr>
          <w:rFonts w:ascii="Palatino Linotype" w:eastAsiaTheme="minorEastAsia" w:hAnsi="Palatino Linotype"/>
        </w:rPr>
        <w:t xml:space="preserve"> </w:t>
      </w:r>
      <w:r w:rsidRPr="678529E1">
        <w:rPr>
          <w:rFonts w:ascii="Palatino Linotype" w:eastAsiaTheme="minorEastAsia" w:hAnsi="Palatino Linotype"/>
        </w:rPr>
        <w:t xml:space="preserve">formato de um </w:t>
      </w:r>
      <w:r w:rsidRPr="3FD9A44E">
        <w:rPr>
          <w:rFonts w:ascii="Palatino Linotype" w:eastAsiaTheme="minorEastAsia" w:hAnsi="Palatino Linotype"/>
        </w:rPr>
        <w:t>círculo</w:t>
      </w:r>
      <w:r w:rsidRPr="3179322E">
        <w:rPr>
          <w:rFonts w:ascii="Palatino Linotype" w:eastAsiaTheme="minorEastAsia" w:hAnsi="Palatino Linotype"/>
        </w:rPr>
        <w:t>,</w:t>
      </w:r>
      <w:r w:rsidRPr="22F7614B">
        <w:rPr>
          <w:rFonts w:ascii="Palatino Linotype" w:eastAsiaTheme="minorEastAsia" w:hAnsi="Palatino Linotype"/>
        </w:rPr>
        <w:t xml:space="preserve"> </w:t>
      </w:r>
      <w:r w:rsidRPr="0E0C4BEC">
        <w:rPr>
          <w:rFonts w:ascii="Palatino Linotype" w:eastAsiaTheme="minorEastAsia" w:hAnsi="Palatino Linotype"/>
        </w:rPr>
        <w:t xml:space="preserve">onde </w:t>
      </w:r>
      <w:r w:rsidRPr="532CD305">
        <w:rPr>
          <w:rFonts w:ascii="Palatino Linotype" w:eastAsiaTheme="minorEastAsia" w:hAnsi="Palatino Linotype"/>
        </w:rPr>
        <w:t xml:space="preserve">suas </w:t>
      </w:r>
      <w:r w:rsidRPr="66E14BBB">
        <w:rPr>
          <w:rFonts w:ascii="Palatino Linotype" w:eastAsiaTheme="minorEastAsia" w:hAnsi="Palatino Linotype"/>
        </w:rPr>
        <w:t xml:space="preserve">paredes </w:t>
      </w:r>
      <w:r w:rsidRPr="2435B8FF">
        <w:rPr>
          <w:rFonts w:ascii="Palatino Linotype" w:eastAsiaTheme="minorEastAsia" w:hAnsi="Palatino Linotype"/>
        </w:rPr>
        <w:t xml:space="preserve">eram </w:t>
      </w:r>
      <w:r w:rsidRPr="0C95333C">
        <w:rPr>
          <w:rFonts w:ascii="Palatino Linotype" w:eastAsiaTheme="minorEastAsia" w:hAnsi="Palatino Linotype"/>
        </w:rPr>
        <w:t xml:space="preserve">bem estruturadas e tinham muitos </w:t>
      </w:r>
      <w:r w:rsidRPr="1B2869CE">
        <w:rPr>
          <w:rFonts w:ascii="Palatino Linotype" w:eastAsiaTheme="minorEastAsia" w:hAnsi="Palatino Linotype"/>
        </w:rPr>
        <w:t xml:space="preserve">quadros entre </w:t>
      </w:r>
      <w:r w:rsidRPr="2BC358D7">
        <w:rPr>
          <w:rFonts w:ascii="Palatino Linotype" w:eastAsiaTheme="minorEastAsia" w:hAnsi="Palatino Linotype"/>
        </w:rPr>
        <w:t>outros</w:t>
      </w:r>
      <w:r w:rsidRPr="784C8E92">
        <w:rPr>
          <w:rFonts w:ascii="Palatino Linotype" w:eastAsiaTheme="minorEastAsia" w:hAnsi="Palatino Linotype"/>
        </w:rPr>
        <w:t>.</w:t>
      </w:r>
      <w:r w:rsidRPr="2DB3B0F5">
        <w:rPr>
          <w:rFonts w:ascii="Palatino Linotype" w:eastAsiaTheme="minorEastAsia" w:hAnsi="Palatino Linotype"/>
        </w:rPr>
        <w:t xml:space="preserve"> </w:t>
      </w:r>
      <w:r w:rsidRPr="10A52482">
        <w:rPr>
          <w:rFonts w:ascii="Palatino Linotype" w:eastAsiaTheme="minorEastAsia" w:hAnsi="Palatino Linotype"/>
        </w:rPr>
        <w:t xml:space="preserve">Quando chegou lá </w:t>
      </w:r>
      <w:r w:rsidRPr="6E67DDD0">
        <w:rPr>
          <w:rFonts w:ascii="Palatino Linotype" w:eastAsiaTheme="minorEastAsia" w:hAnsi="Palatino Linotype"/>
        </w:rPr>
        <w:t xml:space="preserve">embaixo </w:t>
      </w:r>
      <w:r w:rsidRPr="2180FE6F">
        <w:rPr>
          <w:rFonts w:ascii="Palatino Linotype" w:eastAsiaTheme="minorEastAsia" w:hAnsi="Palatino Linotype"/>
        </w:rPr>
        <w:t xml:space="preserve">sua </w:t>
      </w:r>
      <w:r w:rsidRPr="04FC0B01">
        <w:rPr>
          <w:rFonts w:ascii="Palatino Linotype" w:eastAsiaTheme="minorEastAsia" w:hAnsi="Palatino Linotype"/>
        </w:rPr>
        <w:t>mãe</w:t>
      </w:r>
      <w:r w:rsidRPr="2180FE6F">
        <w:rPr>
          <w:rFonts w:ascii="Palatino Linotype" w:eastAsiaTheme="minorEastAsia" w:hAnsi="Palatino Linotype"/>
        </w:rPr>
        <w:t xml:space="preserve"> e</w:t>
      </w:r>
      <w:r w:rsidRPr="7955F3A9">
        <w:rPr>
          <w:rFonts w:ascii="Palatino Linotype" w:eastAsiaTheme="minorEastAsia" w:hAnsi="Palatino Linotype"/>
        </w:rPr>
        <w:t xml:space="preserve"> </w:t>
      </w:r>
      <w:r w:rsidRPr="4044B21D">
        <w:rPr>
          <w:rFonts w:ascii="Palatino Linotype" w:eastAsiaTheme="minorEastAsia" w:hAnsi="Palatino Linotype"/>
        </w:rPr>
        <w:t xml:space="preserve">sua </w:t>
      </w:r>
      <w:r w:rsidRPr="4F9FA44C">
        <w:rPr>
          <w:rFonts w:ascii="Palatino Linotype" w:eastAsiaTheme="minorEastAsia" w:hAnsi="Palatino Linotype"/>
        </w:rPr>
        <w:t>irmã</w:t>
      </w:r>
      <w:r w:rsidRPr="44188CAA">
        <w:rPr>
          <w:rFonts w:ascii="Palatino Linotype" w:eastAsiaTheme="minorEastAsia" w:hAnsi="Palatino Linotype"/>
        </w:rPr>
        <w:t xml:space="preserve"> mais velha</w:t>
      </w:r>
      <w:r w:rsidRPr="73C141EA">
        <w:rPr>
          <w:rFonts w:ascii="Palatino Linotype" w:eastAsiaTheme="minorEastAsia" w:hAnsi="Palatino Linotype"/>
        </w:rPr>
        <w:t>,</w:t>
      </w:r>
      <w:r w:rsidRPr="4A4E6C36">
        <w:rPr>
          <w:rFonts w:ascii="Palatino Linotype" w:eastAsiaTheme="minorEastAsia" w:hAnsi="Palatino Linotype"/>
        </w:rPr>
        <w:t xml:space="preserve"> </w:t>
      </w:r>
      <w:r w:rsidRPr="2E3CC148">
        <w:rPr>
          <w:rFonts w:ascii="Palatino Linotype" w:eastAsiaTheme="minorEastAsia" w:hAnsi="Palatino Linotype"/>
        </w:rPr>
        <w:t xml:space="preserve">estavam prontas </w:t>
      </w:r>
      <w:r w:rsidRPr="262240EC">
        <w:rPr>
          <w:rFonts w:ascii="Palatino Linotype" w:eastAsiaTheme="minorEastAsia" w:hAnsi="Palatino Linotype"/>
        </w:rPr>
        <w:t xml:space="preserve">para </w:t>
      </w:r>
      <w:r w:rsidRPr="22BAF55C">
        <w:rPr>
          <w:rFonts w:ascii="Palatino Linotype" w:eastAsiaTheme="minorEastAsia" w:hAnsi="Palatino Linotype"/>
        </w:rPr>
        <w:t>ir</w:t>
      </w:r>
      <w:r w:rsidRPr="7B603B70">
        <w:rPr>
          <w:rFonts w:ascii="Palatino Linotype" w:eastAsiaTheme="minorEastAsia" w:hAnsi="Palatino Linotype"/>
        </w:rPr>
        <w:t>.</w:t>
      </w:r>
    </w:p>
    <w:p w14:paraId="6F052FF0" w14:textId="77777777" w:rsidR="00DB40CC" w:rsidRDefault="00DB40CC" w:rsidP="74A27D12">
      <w:pPr>
        <w:ind w:firstLine="708"/>
        <w:jc w:val="both"/>
        <w:rPr>
          <w:rFonts w:ascii="Palatino Linotype" w:eastAsiaTheme="minorEastAsia" w:hAnsi="Palatino Linotype"/>
        </w:rPr>
      </w:pPr>
      <w:r w:rsidRPr="6C44F76E">
        <w:rPr>
          <w:rFonts w:ascii="Palatino Linotype" w:eastAsiaTheme="minorEastAsia" w:hAnsi="Palatino Linotype"/>
        </w:rPr>
        <w:t>-Vamos</w:t>
      </w:r>
      <w:r w:rsidRPr="21E2661D">
        <w:rPr>
          <w:rFonts w:ascii="Palatino Linotype" w:eastAsiaTheme="minorEastAsia" w:hAnsi="Palatino Linotype"/>
        </w:rPr>
        <w:t xml:space="preserve">!!! </w:t>
      </w:r>
      <w:r w:rsidRPr="6EA386B4">
        <w:rPr>
          <w:rFonts w:ascii="Palatino Linotype" w:eastAsiaTheme="minorEastAsia" w:hAnsi="Palatino Linotype"/>
        </w:rPr>
        <w:t xml:space="preserve">Falou a mãe com um sorriso no </w:t>
      </w:r>
      <w:r w:rsidRPr="105A64BA">
        <w:rPr>
          <w:rFonts w:ascii="Palatino Linotype" w:eastAsiaTheme="minorEastAsia" w:hAnsi="Palatino Linotype"/>
        </w:rPr>
        <w:t xml:space="preserve">rosto enquanto </w:t>
      </w:r>
      <w:r w:rsidRPr="39D6028F">
        <w:rPr>
          <w:rFonts w:ascii="Palatino Linotype" w:eastAsiaTheme="minorEastAsia" w:hAnsi="Palatino Linotype"/>
        </w:rPr>
        <w:t>Jonatan</w:t>
      </w:r>
      <w:r w:rsidRPr="2760EF51">
        <w:rPr>
          <w:rFonts w:ascii="Palatino Linotype" w:eastAsiaTheme="minorEastAsia" w:hAnsi="Palatino Linotype"/>
        </w:rPr>
        <w:t xml:space="preserve"> e sua irmã</w:t>
      </w:r>
      <w:r w:rsidRPr="70623ECC">
        <w:rPr>
          <w:rFonts w:ascii="Palatino Linotype" w:eastAsiaTheme="minorEastAsia" w:hAnsi="Palatino Linotype"/>
        </w:rPr>
        <w:t xml:space="preserve"> </w:t>
      </w:r>
      <w:r w:rsidRPr="2E832725">
        <w:rPr>
          <w:rFonts w:ascii="Palatino Linotype" w:eastAsiaTheme="minorEastAsia" w:hAnsi="Palatino Linotype"/>
        </w:rPr>
        <w:t xml:space="preserve">a </w:t>
      </w:r>
      <w:r w:rsidRPr="32E5147C">
        <w:rPr>
          <w:rFonts w:ascii="Palatino Linotype" w:eastAsiaTheme="minorEastAsia" w:hAnsi="Palatino Linotype"/>
        </w:rPr>
        <w:t xml:space="preserve">acompanhavam </w:t>
      </w:r>
      <w:r w:rsidRPr="3BE60ECC">
        <w:rPr>
          <w:rFonts w:ascii="Palatino Linotype" w:eastAsiaTheme="minorEastAsia" w:hAnsi="Palatino Linotype"/>
        </w:rPr>
        <w:t>felizes</w:t>
      </w:r>
      <w:r w:rsidRPr="4D051696">
        <w:rPr>
          <w:rFonts w:ascii="Palatino Linotype" w:eastAsiaTheme="minorEastAsia" w:hAnsi="Palatino Linotype"/>
        </w:rPr>
        <w:t>,</w:t>
      </w:r>
      <w:r w:rsidRPr="32C26B87">
        <w:rPr>
          <w:rFonts w:ascii="Palatino Linotype" w:eastAsiaTheme="minorEastAsia" w:hAnsi="Palatino Linotype"/>
        </w:rPr>
        <w:t xml:space="preserve"> </w:t>
      </w:r>
      <w:r w:rsidRPr="32E5147C">
        <w:rPr>
          <w:rFonts w:ascii="Palatino Linotype" w:eastAsiaTheme="minorEastAsia" w:hAnsi="Palatino Linotype"/>
        </w:rPr>
        <w:t>treinando</w:t>
      </w:r>
      <w:r w:rsidRPr="76A4BBB4">
        <w:rPr>
          <w:rFonts w:ascii="Palatino Linotype" w:eastAsiaTheme="minorEastAsia" w:hAnsi="Palatino Linotype"/>
        </w:rPr>
        <w:t xml:space="preserve"> o hino </w:t>
      </w:r>
      <w:r w:rsidRPr="644B9FAD">
        <w:rPr>
          <w:rFonts w:ascii="Palatino Linotype" w:eastAsiaTheme="minorEastAsia" w:hAnsi="Palatino Linotype"/>
        </w:rPr>
        <w:t xml:space="preserve">que falariam </w:t>
      </w:r>
      <w:r w:rsidRPr="413FDFF6">
        <w:rPr>
          <w:rFonts w:ascii="Palatino Linotype" w:eastAsiaTheme="minorEastAsia" w:hAnsi="Palatino Linotype"/>
        </w:rPr>
        <w:t xml:space="preserve">naquela </w:t>
      </w:r>
      <w:r w:rsidRPr="03055BF9">
        <w:rPr>
          <w:rFonts w:ascii="Palatino Linotype" w:eastAsiaTheme="minorEastAsia" w:hAnsi="Palatino Linotype"/>
        </w:rPr>
        <w:t>cerimonia</w:t>
      </w:r>
      <w:r w:rsidRPr="0370D231">
        <w:rPr>
          <w:rFonts w:ascii="Palatino Linotype" w:eastAsiaTheme="minorEastAsia" w:hAnsi="Palatino Linotype"/>
        </w:rPr>
        <w:t>.</w:t>
      </w:r>
    </w:p>
    <w:p w14:paraId="350CECCB" w14:textId="77777777" w:rsidR="00DB40CC" w:rsidRDefault="00DB40CC" w:rsidP="74A27D12">
      <w:pPr>
        <w:ind w:firstLine="708"/>
        <w:jc w:val="both"/>
        <w:rPr>
          <w:rFonts w:ascii="Palatino Linotype" w:eastAsiaTheme="minorEastAsia" w:hAnsi="Palatino Linotype"/>
        </w:rPr>
      </w:pPr>
      <w:r w:rsidRPr="51F27FB3">
        <w:rPr>
          <w:rFonts w:ascii="Palatino Linotype" w:eastAsiaTheme="minorEastAsia" w:hAnsi="Palatino Linotype"/>
        </w:rPr>
        <w:t xml:space="preserve">Andaram mais para a frente </w:t>
      </w:r>
      <w:r w:rsidRPr="4A809044">
        <w:rPr>
          <w:rFonts w:ascii="Palatino Linotype" w:eastAsiaTheme="minorEastAsia" w:hAnsi="Palatino Linotype"/>
        </w:rPr>
        <w:t xml:space="preserve">enquanto </w:t>
      </w:r>
      <w:r w:rsidRPr="6E77F000">
        <w:rPr>
          <w:rFonts w:ascii="Palatino Linotype" w:eastAsiaTheme="minorEastAsia" w:hAnsi="Palatino Linotype"/>
        </w:rPr>
        <w:t>viam</w:t>
      </w:r>
      <w:r w:rsidRPr="03A48EFB">
        <w:rPr>
          <w:rFonts w:ascii="Palatino Linotype" w:eastAsiaTheme="minorEastAsia" w:hAnsi="Palatino Linotype"/>
        </w:rPr>
        <w:t xml:space="preserve"> todas </w:t>
      </w:r>
      <w:r w:rsidRPr="4D6E356C">
        <w:rPr>
          <w:rFonts w:ascii="Palatino Linotype" w:eastAsiaTheme="minorEastAsia" w:hAnsi="Palatino Linotype"/>
        </w:rPr>
        <w:t xml:space="preserve">as </w:t>
      </w:r>
      <w:r w:rsidRPr="3777FFB9">
        <w:rPr>
          <w:rFonts w:ascii="Palatino Linotype" w:eastAsiaTheme="minorEastAsia" w:hAnsi="Palatino Linotype"/>
        </w:rPr>
        <w:t>famílias</w:t>
      </w:r>
      <w:r w:rsidRPr="4D6E356C">
        <w:rPr>
          <w:rFonts w:ascii="Palatino Linotype" w:eastAsiaTheme="minorEastAsia" w:hAnsi="Palatino Linotype"/>
        </w:rPr>
        <w:t xml:space="preserve"> </w:t>
      </w:r>
      <w:r w:rsidRPr="388D62F3">
        <w:rPr>
          <w:rFonts w:ascii="Palatino Linotype" w:eastAsiaTheme="minorEastAsia" w:hAnsi="Palatino Linotype"/>
        </w:rPr>
        <w:t xml:space="preserve">saindo de </w:t>
      </w:r>
      <w:r w:rsidRPr="7CDA1ECA">
        <w:rPr>
          <w:rFonts w:ascii="Palatino Linotype" w:eastAsiaTheme="minorEastAsia" w:hAnsi="Palatino Linotype"/>
        </w:rPr>
        <w:t>suas casas</w:t>
      </w:r>
      <w:r w:rsidRPr="30AADCF1">
        <w:rPr>
          <w:rFonts w:ascii="Palatino Linotype" w:eastAsiaTheme="minorEastAsia" w:hAnsi="Palatino Linotype"/>
        </w:rPr>
        <w:t xml:space="preserve"> e indo para </w:t>
      </w:r>
      <w:r w:rsidRPr="1E43E0E6">
        <w:rPr>
          <w:rFonts w:ascii="Palatino Linotype" w:eastAsiaTheme="minorEastAsia" w:hAnsi="Palatino Linotype"/>
        </w:rPr>
        <w:t>a mesma direção</w:t>
      </w:r>
      <w:r w:rsidRPr="098F0B3A">
        <w:rPr>
          <w:rFonts w:ascii="Palatino Linotype" w:eastAsiaTheme="minorEastAsia" w:hAnsi="Palatino Linotype"/>
        </w:rPr>
        <w:t xml:space="preserve"> </w:t>
      </w:r>
      <w:r w:rsidRPr="5142F91E">
        <w:rPr>
          <w:rFonts w:ascii="Palatino Linotype" w:eastAsiaTheme="minorEastAsia" w:hAnsi="Palatino Linotype"/>
        </w:rPr>
        <w:t>que a</w:t>
      </w:r>
      <w:r w:rsidRPr="1DCD7ED8">
        <w:rPr>
          <w:rFonts w:ascii="Palatino Linotype" w:eastAsiaTheme="minorEastAsia" w:hAnsi="Palatino Linotype"/>
        </w:rPr>
        <w:t xml:space="preserve"> </w:t>
      </w:r>
      <w:r w:rsidRPr="30F642A3">
        <w:rPr>
          <w:rFonts w:ascii="Palatino Linotype" w:eastAsiaTheme="minorEastAsia" w:hAnsi="Palatino Linotype"/>
        </w:rPr>
        <w:t xml:space="preserve">mãe </w:t>
      </w:r>
      <w:r w:rsidRPr="31B926D7">
        <w:rPr>
          <w:rFonts w:ascii="Palatino Linotype" w:eastAsiaTheme="minorEastAsia" w:hAnsi="Palatino Linotype"/>
        </w:rPr>
        <w:t xml:space="preserve">de </w:t>
      </w:r>
      <w:r w:rsidRPr="1D3EB191">
        <w:rPr>
          <w:rFonts w:ascii="Palatino Linotype" w:eastAsiaTheme="minorEastAsia" w:hAnsi="Palatino Linotype"/>
        </w:rPr>
        <w:t>Jonatan</w:t>
      </w:r>
      <w:r w:rsidRPr="2D02AB9D">
        <w:rPr>
          <w:rFonts w:ascii="Palatino Linotype" w:eastAsiaTheme="minorEastAsia" w:hAnsi="Palatino Linotype"/>
        </w:rPr>
        <w:t xml:space="preserve"> estava </w:t>
      </w:r>
      <w:r w:rsidRPr="1EA8440A">
        <w:rPr>
          <w:rFonts w:ascii="Palatino Linotype" w:eastAsiaTheme="minorEastAsia" w:hAnsi="Palatino Linotype"/>
        </w:rPr>
        <w:t>indo.</w:t>
      </w:r>
    </w:p>
    <w:p w14:paraId="4BE50315" w14:textId="77777777" w:rsidR="00DB40CC" w:rsidRDefault="00DB40CC" w:rsidP="74A27D12">
      <w:pPr>
        <w:ind w:firstLine="708"/>
        <w:jc w:val="both"/>
        <w:rPr>
          <w:rFonts w:ascii="Palatino Linotype" w:eastAsiaTheme="minorEastAsia" w:hAnsi="Palatino Linotype"/>
        </w:rPr>
      </w:pPr>
      <w:r w:rsidRPr="482352B2">
        <w:rPr>
          <w:rFonts w:ascii="Palatino Linotype" w:eastAsiaTheme="minorEastAsia" w:hAnsi="Palatino Linotype"/>
        </w:rPr>
        <w:t>Quando ele havia chegado</w:t>
      </w:r>
      <w:r w:rsidRPr="3FDC0922">
        <w:rPr>
          <w:rFonts w:ascii="Palatino Linotype" w:eastAsiaTheme="minorEastAsia" w:hAnsi="Palatino Linotype"/>
        </w:rPr>
        <w:t xml:space="preserve">, milhares de </w:t>
      </w:r>
      <w:r w:rsidRPr="4116DE89">
        <w:rPr>
          <w:rFonts w:ascii="Palatino Linotype" w:eastAsiaTheme="minorEastAsia" w:hAnsi="Palatino Linotype"/>
        </w:rPr>
        <w:t xml:space="preserve">pessoas </w:t>
      </w:r>
      <w:r w:rsidRPr="183CABCE">
        <w:rPr>
          <w:rFonts w:ascii="Palatino Linotype" w:eastAsiaTheme="minorEastAsia" w:hAnsi="Palatino Linotype"/>
        </w:rPr>
        <w:t>já</w:t>
      </w:r>
      <w:r w:rsidRPr="4116DE89">
        <w:rPr>
          <w:rFonts w:ascii="Palatino Linotype" w:eastAsiaTheme="minorEastAsia" w:hAnsi="Palatino Linotype"/>
        </w:rPr>
        <w:t xml:space="preserve"> estavam </w:t>
      </w:r>
      <w:r w:rsidRPr="183CABCE">
        <w:rPr>
          <w:rFonts w:ascii="Palatino Linotype" w:eastAsiaTheme="minorEastAsia" w:hAnsi="Palatino Linotype"/>
        </w:rPr>
        <w:t xml:space="preserve">lá </w:t>
      </w:r>
      <w:r w:rsidRPr="6DC09273">
        <w:rPr>
          <w:rFonts w:ascii="Palatino Linotype" w:eastAsiaTheme="minorEastAsia" w:hAnsi="Palatino Linotype"/>
        </w:rPr>
        <w:t>posicionadas</w:t>
      </w:r>
      <w:r w:rsidRPr="04B7C26F">
        <w:rPr>
          <w:rFonts w:ascii="Palatino Linotype" w:eastAsiaTheme="minorEastAsia" w:hAnsi="Palatino Linotype"/>
        </w:rPr>
        <w:t xml:space="preserve"> </w:t>
      </w:r>
      <w:r w:rsidRPr="3DA686C0">
        <w:rPr>
          <w:rFonts w:ascii="Palatino Linotype" w:eastAsiaTheme="minorEastAsia" w:hAnsi="Palatino Linotype"/>
        </w:rPr>
        <w:t>em fileiras</w:t>
      </w:r>
      <w:r w:rsidRPr="6DC09273">
        <w:rPr>
          <w:rFonts w:ascii="Palatino Linotype" w:eastAsiaTheme="minorEastAsia" w:hAnsi="Palatino Linotype"/>
        </w:rPr>
        <w:t>,</w:t>
      </w:r>
      <w:r w:rsidRPr="553342E9">
        <w:rPr>
          <w:rFonts w:ascii="Palatino Linotype" w:eastAsiaTheme="minorEastAsia" w:hAnsi="Palatino Linotype"/>
        </w:rPr>
        <w:t xml:space="preserve"> em </w:t>
      </w:r>
      <w:r w:rsidRPr="1D330DAF">
        <w:rPr>
          <w:rFonts w:ascii="Palatino Linotype" w:eastAsiaTheme="minorEastAsia" w:hAnsi="Palatino Linotype"/>
        </w:rPr>
        <w:t>uma grande</w:t>
      </w:r>
      <w:r w:rsidRPr="3EC5BA75">
        <w:rPr>
          <w:rFonts w:ascii="Palatino Linotype" w:eastAsiaTheme="minorEastAsia" w:hAnsi="Palatino Linotype"/>
        </w:rPr>
        <w:t xml:space="preserve"> </w:t>
      </w:r>
      <w:r w:rsidRPr="39FCAD08">
        <w:rPr>
          <w:rFonts w:ascii="Palatino Linotype" w:eastAsiaTheme="minorEastAsia" w:hAnsi="Palatino Linotype"/>
        </w:rPr>
        <w:t xml:space="preserve">praça que se </w:t>
      </w:r>
      <w:r w:rsidRPr="060D0A17">
        <w:rPr>
          <w:rFonts w:ascii="Palatino Linotype" w:eastAsiaTheme="minorEastAsia" w:hAnsi="Palatino Linotype"/>
        </w:rPr>
        <w:t xml:space="preserve">estendia por muitos </w:t>
      </w:r>
      <w:r w:rsidRPr="366F2C7A">
        <w:rPr>
          <w:rFonts w:ascii="Palatino Linotype" w:eastAsiaTheme="minorEastAsia" w:hAnsi="Palatino Linotype"/>
        </w:rPr>
        <w:t>metros</w:t>
      </w:r>
      <w:r w:rsidRPr="33E2774E">
        <w:rPr>
          <w:rFonts w:ascii="Palatino Linotype" w:eastAsiaTheme="minorEastAsia" w:hAnsi="Palatino Linotype"/>
        </w:rPr>
        <w:t>,</w:t>
      </w:r>
      <w:r w:rsidRPr="2810CEE3">
        <w:rPr>
          <w:rFonts w:ascii="Palatino Linotype" w:eastAsiaTheme="minorEastAsia" w:hAnsi="Palatino Linotype"/>
        </w:rPr>
        <w:t xml:space="preserve"> uma grande </w:t>
      </w:r>
      <w:r w:rsidRPr="62FE0D89">
        <w:rPr>
          <w:rFonts w:ascii="Palatino Linotype" w:eastAsiaTheme="minorEastAsia" w:hAnsi="Palatino Linotype"/>
        </w:rPr>
        <w:t xml:space="preserve">bandeira </w:t>
      </w:r>
      <w:r w:rsidRPr="6F7969A1">
        <w:rPr>
          <w:rFonts w:ascii="Palatino Linotype" w:eastAsiaTheme="minorEastAsia" w:hAnsi="Palatino Linotype"/>
        </w:rPr>
        <w:t xml:space="preserve">se </w:t>
      </w:r>
      <w:r w:rsidRPr="0D468F1C">
        <w:rPr>
          <w:rFonts w:ascii="Palatino Linotype" w:eastAsiaTheme="minorEastAsia" w:hAnsi="Palatino Linotype"/>
        </w:rPr>
        <w:t xml:space="preserve">estendia </w:t>
      </w:r>
      <w:r w:rsidRPr="092B0FEF">
        <w:rPr>
          <w:rFonts w:ascii="Palatino Linotype" w:eastAsiaTheme="minorEastAsia" w:hAnsi="Palatino Linotype"/>
        </w:rPr>
        <w:t>na</w:t>
      </w:r>
      <w:r w:rsidRPr="6C18DB1F">
        <w:rPr>
          <w:rFonts w:ascii="Palatino Linotype" w:eastAsiaTheme="minorEastAsia" w:hAnsi="Palatino Linotype"/>
        </w:rPr>
        <w:t xml:space="preserve"> frente de todos</w:t>
      </w:r>
      <w:r w:rsidRPr="45A8503D">
        <w:rPr>
          <w:rFonts w:ascii="Palatino Linotype" w:eastAsiaTheme="minorEastAsia" w:hAnsi="Palatino Linotype"/>
        </w:rPr>
        <w:t>, a bandeira</w:t>
      </w:r>
      <w:r w:rsidRPr="2AA43067">
        <w:rPr>
          <w:rFonts w:ascii="Palatino Linotype" w:eastAsiaTheme="minorEastAsia" w:hAnsi="Palatino Linotype"/>
        </w:rPr>
        <w:t xml:space="preserve"> da casa </w:t>
      </w:r>
      <w:r w:rsidRPr="120F4BBB">
        <w:rPr>
          <w:rFonts w:ascii="Palatino Linotype" w:eastAsiaTheme="minorEastAsia" w:hAnsi="Palatino Linotype"/>
        </w:rPr>
        <w:t>América</w:t>
      </w:r>
      <w:r w:rsidRPr="4D1FDECD">
        <w:rPr>
          <w:rFonts w:ascii="Palatino Linotype" w:eastAsiaTheme="minorEastAsia" w:hAnsi="Palatino Linotype"/>
        </w:rPr>
        <w:t xml:space="preserve">, </w:t>
      </w:r>
      <w:r w:rsidRPr="611104F3">
        <w:rPr>
          <w:rFonts w:ascii="Palatino Linotype" w:eastAsiaTheme="minorEastAsia" w:hAnsi="Palatino Linotype"/>
        </w:rPr>
        <w:t xml:space="preserve">sua imagem era </w:t>
      </w:r>
      <w:r w:rsidRPr="606B2362">
        <w:rPr>
          <w:rFonts w:ascii="Palatino Linotype" w:eastAsiaTheme="minorEastAsia" w:hAnsi="Palatino Linotype"/>
        </w:rPr>
        <w:t xml:space="preserve">Mumppe </w:t>
      </w:r>
      <w:r w:rsidRPr="51170EEF">
        <w:rPr>
          <w:rFonts w:ascii="Palatino Linotype" w:eastAsiaTheme="minorEastAsia" w:hAnsi="Palatino Linotype"/>
        </w:rPr>
        <w:t xml:space="preserve">posicionado </w:t>
      </w:r>
      <w:r w:rsidRPr="4E3667B7">
        <w:rPr>
          <w:rFonts w:ascii="Palatino Linotype" w:eastAsiaTheme="minorEastAsia" w:hAnsi="Palatino Linotype"/>
        </w:rPr>
        <w:t xml:space="preserve">no </w:t>
      </w:r>
      <w:r w:rsidRPr="42392E25">
        <w:rPr>
          <w:rFonts w:ascii="Palatino Linotype" w:eastAsiaTheme="minorEastAsia" w:hAnsi="Palatino Linotype"/>
        </w:rPr>
        <w:t xml:space="preserve">meio da bandeira fazendo </w:t>
      </w:r>
      <w:r w:rsidRPr="1A364FFC">
        <w:rPr>
          <w:rFonts w:ascii="Palatino Linotype" w:eastAsiaTheme="minorEastAsia" w:hAnsi="Palatino Linotype"/>
        </w:rPr>
        <w:t xml:space="preserve">um </w:t>
      </w:r>
      <w:r w:rsidRPr="20EB3133">
        <w:rPr>
          <w:rFonts w:ascii="Palatino Linotype" w:eastAsiaTheme="minorEastAsia" w:hAnsi="Palatino Linotype"/>
        </w:rPr>
        <w:t xml:space="preserve">sinal </w:t>
      </w:r>
      <w:r w:rsidRPr="1BBA15EF">
        <w:rPr>
          <w:rFonts w:ascii="Palatino Linotype" w:eastAsiaTheme="minorEastAsia" w:hAnsi="Palatino Linotype"/>
        </w:rPr>
        <w:t xml:space="preserve">com seu </w:t>
      </w:r>
      <w:r w:rsidRPr="310B4E8D">
        <w:rPr>
          <w:rFonts w:ascii="Palatino Linotype" w:eastAsiaTheme="minorEastAsia" w:hAnsi="Palatino Linotype"/>
        </w:rPr>
        <w:t xml:space="preserve">braço </w:t>
      </w:r>
      <w:r w:rsidRPr="7CFCE868">
        <w:rPr>
          <w:rFonts w:ascii="Palatino Linotype" w:eastAsiaTheme="minorEastAsia" w:hAnsi="Palatino Linotype"/>
        </w:rPr>
        <w:t xml:space="preserve">saudando a </w:t>
      </w:r>
      <w:r w:rsidRPr="38C90941">
        <w:rPr>
          <w:rFonts w:ascii="Palatino Linotype" w:eastAsiaTheme="minorEastAsia" w:hAnsi="Palatino Linotype"/>
        </w:rPr>
        <w:t>bandeira</w:t>
      </w:r>
      <w:r w:rsidRPr="01E0CE53">
        <w:rPr>
          <w:rFonts w:ascii="Palatino Linotype" w:eastAsiaTheme="minorEastAsia" w:hAnsi="Palatino Linotype"/>
        </w:rPr>
        <w:t>.</w:t>
      </w:r>
    </w:p>
    <w:p w14:paraId="2BB42694" w14:textId="77777777" w:rsidR="00DB40CC" w:rsidRDefault="00DB40CC" w:rsidP="74A27D12">
      <w:pPr>
        <w:ind w:firstLine="708"/>
        <w:jc w:val="both"/>
        <w:rPr>
          <w:rFonts w:ascii="Palatino Linotype" w:eastAsiaTheme="minorEastAsia" w:hAnsi="Palatino Linotype"/>
        </w:rPr>
      </w:pPr>
      <w:r w:rsidRPr="5AA554A1">
        <w:rPr>
          <w:rFonts w:ascii="Palatino Linotype" w:eastAsiaTheme="minorEastAsia" w:hAnsi="Palatino Linotype"/>
        </w:rPr>
        <w:t xml:space="preserve">Uma voz </w:t>
      </w:r>
      <w:r w:rsidRPr="6309B554">
        <w:rPr>
          <w:rFonts w:ascii="Palatino Linotype" w:eastAsiaTheme="minorEastAsia" w:hAnsi="Palatino Linotype"/>
        </w:rPr>
        <w:t>falou</w:t>
      </w:r>
      <w:r w:rsidRPr="706D25BD">
        <w:rPr>
          <w:rFonts w:ascii="Palatino Linotype" w:eastAsiaTheme="minorEastAsia" w:hAnsi="Palatino Linotype"/>
        </w:rPr>
        <w:t xml:space="preserve"> </w:t>
      </w:r>
      <w:r w:rsidRPr="73B4F170">
        <w:rPr>
          <w:rFonts w:ascii="Palatino Linotype" w:eastAsiaTheme="minorEastAsia" w:hAnsi="Palatino Linotype"/>
        </w:rPr>
        <w:t xml:space="preserve">bem </w:t>
      </w:r>
      <w:r w:rsidRPr="4309D88F">
        <w:rPr>
          <w:rFonts w:ascii="Palatino Linotype" w:eastAsiaTheme="minorEastAsia" w:hAnsi="Palatino Linotype"/>
        </w:rPr>
        <w:t>alto,</w:t>
      </w:r>
      <w:r w:rsidRPr="30FF9CC6">
        <w:rPr>
          <w:rFonts w:ascii="Palatino Linotype" w:eastAsiaTheme="minorEastAsia" w:hAnsi="Palatino Linotype"/>
        </w:rPr>
        <w:t xml:space="preserve"> </w:t>
      </w:r>
      <w:r w:rsidRPr="4309D88F">
        <w:rPr>
          <w:rFonts w:ascii="Palatino Linotype" w:eastAsiaTheme="minorEastAsia" w:hAnsi="Palatino Linotype"/>
        </w:rPr>
        <w:t>nesse</w:t>
      </w:r>
      <w:r w:rsidRPr="53D62D95">
        <w:rPr>
          <w:rFonts w:ascii="Palatino Linotype" w:eastAsiaTheme="minorEastAsia" w:hAnsi="Palatino Linotype"/>
        </w:rPr>
        <w:t xml:space="preserve"> </w:t>
      </w:r>
      <w:r w:rsidRPr="3CB72D0D">
        <w:rPr>
          <w:rFonts w:ascii="Palatino Linotype" w:eastAsiaTheme="minorEastAsia" w:hAnsi="Palatino Linotype"/>
        </w:rPr>
        <w:t xml:space="preserve">momento </w:t>
      </w:r>
      <w:r w:rsidRPr="4E31167D">
        <w:rPr>
          <w:rFonts w:ascii="Palatino Linotype" w:eastAsiaTheme="minorEastAsia" w:hAnsi="Palatino Linotype"/>
        </w:rPr>
        <w:t>todas</w:t>
      </w:r>
      <w:r w:rsidRPr="3CB72D0D">
        <w:rPr>
          <w:rFonts w:ascii="Palatino Linotype" w:eastAsiaTheme="minorEastAsia" w:hAnsi="Palatino Linotype"/>
        </w:rPr>
        <w:t xml:space="preserve"> as </w:t>
      </w:r>
      <w:r w:rsidRPr="0DBA6ACA">
        <w:rPr>
          <w:rFonts w:ascii="Palatino Linotype" w:eastAsiaTheme="minorEastAsia" w:hAnsi="Palatino Linotype"/>
        </w:rPr>
        <w:t>pessoas que estavam lá</w:t>
      </w:r>
      <w:r w:rsidRPr="2362E9DA">
        <w:rPr>
          <w:rFonts w:ascii="Palatino Linotype" w:eastAsiaTheme="minorEastAsia" w:hAnsi="Palatino Linotype"/>
        </w:rPr>
        <w:t xml:space="preserve">, se </w:t>
      </w:r>
      <w:r w:rsidRPr="5CEDA75A">
        <w:rPr>
          <w:rFonts w:ascii="Palatino Linotype" w:eastAsiaTheme="minorEastAsia" w:hAnsi="Palatino Linotype"/>
        </w:rPr>
        <w:t xml:space="preserve">silenciaram </w:t>
      </w:r>
      <w:r w:rsidRPr="776BD747">
        <w:rPr>
          <w:rFonts w:ascii="Palatino Linotype" w:eastAsiaTheme="minorEastAsia" w:hAnsi="Palatino Linotype"/>
        </w:rPr>
        <w:t>e ouviam</w:t>
      </w:r>
      <w:r w:rsidRPr="40B0B42C">
        <w:rPr>
          <w:rFonts w:ascii="Palatino Linotype" w:eastAsiaTheme="minorEastAsia" w:hAnsi="Palatino Linotype"/>
        </w:rPr>
        <w:t xml:space="preserve"> com </w:t>
      </w:r>
      <w:r w:rsidRPr="26F1C301">
        <w:rPr>
          <w:rFonts w:ascii="Palatino Linotype" w:eastAsiaTheme="minorEastAsia" w:hAnsi="Palatino Linotype"/>
        </w:rPr>
        <w:t xml:space="preserve">grande </w:t>
      </w:r>
      <w:r w:rsidRPr="3440882C">
        <w:rPr>
          <w:rFonts w:ascii="Palatino Linotype" w:eastAsiaTheme="minorEastAsia" w:hAnsi="Palatino Linotype"/>
        </w:rPr>
        <w:t xml:space="preserve">interesse o que a </w:t>
      </w:r>
      <w:r w:rsidRPr="6980C353">
        <w:rPr>
          <w:rFonts w:ascii="Palatino Linotype" w:eastAsiaTheme="minorEastAsia" w:hAnsi="Palatino Linotype"/>
        </w:rPr>
        <w:t>pessoa falava</w:t>
      </w:r>
      <w:r w:rsidRPr="212FCEC7">
        <w:rPr>
          <w:rFonts w:ascii="Palatino Linotype" w:eastAsiaTheme="minorEastAsia" w:hAnsi="Palatino Linotype"/>
        </w:rPr>
        <w:t>.</w:t>
      </w:r>
    </w:p>
    <w:p w14:paraId="3938CF76" w14:textId="77777777" w:rsidR="00DB40CC" w:rsidRDefault="00DB40CC" w:rsidP="74A27D12">
      <w:pPr>
        <w:ind w:firstLine="708"/>
        <w:jc w:val="both"/>
        <w:rPr>
          <w:rFonts w:ascii="Palatino Linotype" w:eastAsiaTheme="minorEastAsia" w:hAnsi="Palatino Linotype"/>
        </w:rPr>
      </w:pPr>
      <w:r w:rsidRPr="6A1A3FCE">
        <w:rPr>
          <w:rFonts w:ascii="Palatino Linotype" w:eastAsiaTheme="minorEastAsia" w:hAnsi="Palatino Linotype"/>
        </w:rPr>
        <w:t xml:space="preserve">-Todos que </w:t>
      </w:r>
      <w:r w:rsidRPr="3711F6E3">
        <w:rPr>
          <w:rFonts w:ascii="Palatino Linotype" w:eastAsiaTheme="minorEastAsia" w:hAnsi="Palatino Linotype"/>
        </w:rPr>
        <w:t>estão</w:t>
      </w:r>
      <w:r w:rsidRPr="1C495F18">
        <w:rPr>
          <w:rFonts w:ascii="Palatino Linotype" w:eastAsiaTheme="minorEastAsia" w:hAnsi="Palatino Linotype"/>
        </w:rPr>
        <w:t xml:space="preserve"> aqui </w:t>
      </w:r>
      <w:r w:rsidRPr="17C558C3">
        <w:rPr>
          <w:rFonts w:ascii="Palatino Linotype" w:eastAsiaTheme="minorEastAsia" w:hAnsi="Palatino Linotype"/>
        </w:rPr>
        <w:t xml:space="preserve">hoje </w:t>
      </w:r>
      <w:r w:rsidRPr="3196BB87">
        <w:rPr>
          <w:rFonts w:ascii="Palatino Linotype" w:eastAsiaTheme="minorEastAsia" w:hAnsi="Palatino Linotype"/>
        </w:rPr>
        <w:t xml:space="preserve">vieram </w:t>
      </w:r>
      <w:r w:rsidRPr="66E9E547">
        <w:rPr>
          <w:rFonts w:ascii="Palatino Linotype" w:eastAsiaTheme="minorEastAsia" w:hAnsi="Palatino Linotype"/>
        </w:rPr>
        <w:t xml:space="preserve">comemorar </w:t>
      </w:r>
      <w:r w:rsidRPr="644CF960">
        <w:rPr>
          <w:rFonts w:ascii="Palatino Linotype" w:eastAsiaTheme="minorEastAsia" w:hAnsi="Palatino Linotype"/>
        </w:rPr>
        <w:t>a</w:t>
      </w:r>
      <w:r w:rsidRPr="57E44D12">
        <w:rPr>
          <w:rFonts w:ascii="Palatino Linotype" w:eastAsiaTheme="minorEastAsia" w:hAnsi="Palatino Linotype"/>
        </w:rPr>
        <w:t xml:space="preserve"> </w:t>
      </w:r>
      <w:r w:rsidRPr="79AD7086">
        <w:rPr>
          <w:rFonts w:ascii="Palatino Linotype" w:eastAsiaTheme="minorEastAsia" w:hAnsi="Palatino Linotype"/>
        </w:rPr>
        <w:t>cerimônia</w:t>
      </w:r>
      <w:r w:rsidRPr="57E44D12">
        <w:rPr>
          <w:rFonts w:ascii="Palatino Linotype" w:eastAsiaTheme="minorEastAsia" w:hAnsi="Palatino Linotype"/>
        </w:rPr>
        <w:t xml:space="preserve"> </w:t>
      </w:r>
      <w:r w:rsidRPr="6D4537F7">
        <w:rPr>
          <w:rFonts w:ascii="Palatino Linotype" w:eastAsiaTheme="minorEastAsia" w:hAnsi="Palatino Linotype"/>
        </w:rPr>
        <w:t xml:space="preserve">dos </w:t>
      </w:r>
      <w:r w:rsidRPr="02A0A89C">
        <w:rPr>
          <w:rFonts w:ascii="Palatino Linotype" w:eastAsiaTheme="minorEastAsia" w:hAnsi="Palatino Linotype"/>
        </w:rPr>
        <w:t xml:space="preserve">nove </w:t>
      </w:r>
      <w:r w:rsidRPr="418C3AD0">
        <w:rPr>
          <w:rFonts w:ascii="Palatino Linotype" w:eastAsiaTheme="minorEastAsia" w:hAnsi="Palatino Linotype"/>
        </w:rPr>
        <w:t>anos</w:t>
      </w:r>
      <w:r w:rsidRPr="0627224C">
        <w:rPr>
          <w:rFonts w:ascii="Palatino Linotype" w:eastAsiaTheme="minorEastAsia" w:hAnsi="Palatino Linotype"/>
        </w:rPr>
        <w:t>,</w:t>
      </w:r>
      <w:r w:rsidRPr="158A39DB">
        <w:rPr>
          <w:rFonts w:ascii="Palatino Linotype" w:eastAsiaTheme="minorEastAsia" w:hAnsi="Palatino Linotype"/>
        </w:rPr>
        <w:t xml:space="preserve"> </w:t>
      </w:r>
      <w:r w:rsidRPr="6A14F6C4">
        <w:rPr>
          <w:rFonts w:ascii="Palatino Linotype" w:eastAsiaTheme="minorEastAsia" w:hAnsi="Palatino Linotype"/>
        </w:rPr>
        <w:t xml:space="preserve">esses nove anos </w:t>
      </w:r>
      <w:r w:rsidRPr="0E404A65">
        <w:rPr>
          <w:rFonts w:ascii="Palatino Linotype" w:eastAsiaTheme="minorEastAsia" w:hAnsi="Palatino Linotype"/>
        </w:rPr>
        <w:t>foram</w:t>
      </w:r>
      <w:r w:rsidRPr="6A121988">
        <w:rPr>
          <w:rFonts w:ascii="Palatino Linotype" w:eastAsiaTheme="minorEastAsia" w:hAnsi="Palatino Linotype"/>
        </w:rPr>
        <w:t xml:space="preserve"> </w:t>
      </w:r>
      <w:r w:rsidRPr="1853012E">
        <w:rPr>
          <w:rFonts w:ascii="Palatino Linotype" w:eastAsiaTheme="minorEastAsia" w:hAnsi="Palatino Linotype"/>
        </w:rPr>
        <w:t>(</w:t>
      </w:r>
      <w:r w:rsidRPr="1D5F83BB">
        <w:rPr>
          <w:rFonts w:ascii="Palatino Linotype" w:eastAsiaTheme="minorEastAsia" w:hAnsi="Palatino Linotype"/>
        </w:rPr>
        <w:t xml:space="preserve">não me </w:t>
      </w:r>
      <w:r w:rsidRPr="17990C12">
        <w:rPr>
          <w:rFonts w:ascii="Palatino Linotype" w:eastAsiaTheme="minorEastAsia" w:hAnsi="Palatino Linotype"/>
        </w:rPr>
        <w:t>lembro o que eram</w:t>
      </w:r>
      <w:r w:rsidRPr="6E8F718D">
        <w:rPr>
          <w:rFonts w:ascii="Palatino Linotype" w:eastAsiaTheme="minorEastAsia" w:hAnsi="Palatino Linotype"/>
        </w:rPr>
        <w:t>).</w:t>
      </w:r>
      <w:r w:rsidRPr="2AF24A6D">
        <w:rPr>
          <w:rFonts w:ascii="Palatino Linotype" w:eastAsiaTheme="minorEastAsia" w:hAnsi="Palatino Linotype"/>
        </w:rPr>
        <w:t xml:space="preserve"> </w:t>
      </w:r>
    </w:p>
    <w:p w14:paraId="537BB796" w14:textId="0B8DBEDE" w:rsidR="00DB40CC" w:rsidRDefault="00DB40CC" w:rsidP="74A27D12">
      <w:pPr>
        <w:ind w:firstLine="708"/>
        <w:jc w:val="both"/>
        <w:rPr>
          <w:rFonts w:ascii="Palatino Linotype" w:eastAsiaTheme="minorEastAsia" w:hAnsi="Palatino Linotype"/>
        </w:rPr>
      </w:pPr>
      <w:r w:rsidRPr="7503B769">
        <w:rPr>
          <w:rFonts w:ascii="Palatino Linotype" w:eastAsiaTheme="minorEastAsia" w:hAnsi="Palatino Linotype"/>
        </w:rPr>
        <w:t>Quando a voz parou de soar</w:t>
      </w:r>
      <w:r w:rsidRPr="43387F3E">
        <w:rPr>
          <w:rFonts w:ascii="Palatino Linotype" w:eastAsiaTheme="minorEastAsia" w:hAnsi="Palatino Linotype"/>
        </w:rPr>
        <w:t xml:space="preserve">, as </w:t>
      </w:r>
      <w:r w:rsidRPr="5A7EE2B1">
        <w:rPr>
          <w:rFonts w:ascii="Palatino Linotype" w:eastAsiaTheme="minorEastAsia" w:hAnsi="Palatino Linotype"/>
        </w:rPr>
        <w:t>pessoas começaram a</w:t>
      </w:r>
      <w:r w:rsidRPr="7B6F3CF7">
        <w:rPr>
          <w:rFonts w:ascii="Palatino Linotype" w:eastAsiaTheme="minorEastAsia" w:hAnsi="Palatino Linotype"/>
        </w:rPr>
        <w:t xml:space="preserve"> </w:t>
      </w:r>
      <w:r w:rsidRPr="4AE86865">
        <w:rPr>
          <w:rFonts w:ascii="Palatino Linotype" w:eastAsiaTheme="minorEastAsia" w:hAnsi="Palatino Linotype"/>
        </w:rPr>
        <w:t xml:space="preserve">aplaudir e </w:t>
      </w:r>
      <w:r w:rsidRPr="1CA29B25">
        <w:rPr>
          <w:rFonts w:ascii="Palatino Linotype" w:eastAsiaTheme="minorEastAsia" w:hAnsi="Palatino Linotype"/>
        </w:rPr>
        <w:t xml:space="preserve">em seguida a </w:t>
      </w:r>
      <w:r w:rsidRPr="5FCFCCB3">
        <w:rPr>
          <w:rFonts w:ascii="Palatino Linotype" w:eastAsiaTheme="minorEastAsia" w:hAnsi="Palatino Linotype"/>
        </w:rPr>
        <w:t>cantar o</w:t>
      </w:r>
      <w:r w:rsidRPr="686955BD">
        <w:rPr>
          <w:rFonts w:ascii="Palatino Linotype" w:eastAsiaTheme="minorEastAsia" w:hAnsi="Palatino Linotype"/>
        </w:rPr>
        <w:t xml:space="preserve"> hino</w:t>
      </w:r>
      <w:r w:rsidR="19924368" w:rsidRPr="19924368">
        <w:rPr>
          <w:rFonts w:ascii="Palatino Linotype" w:eastAsiaTheme="minorEastAsia" w:hAnsi="Palatino Linotype"/>
        </w:rPr>
        <w:t xml:space="preserve"> da </w:t>
      </w:r>
      <w:r w:rsidR="61BAE406" w:rsidRPr="61BAE406">
        <w:rPr>
          <w:rFonts w:ascii="Palatino Linotype" w:eastAsiaTheme="minorEastAsia" w:hAnsi="Palatino Linotype"/>
        </w:rPr>
        <w:t>Casa</w:t>
      </w:r>
      <w:r w:rsidR="5DBB1C70" w:rsidRPr="5DBB1C70">
        <w:rPr>
          <w:rFonts w:ascii="Palatino Linotype" w:eastAsiaTheme="minorEastAsia" w:hAnsi="Palatino Linotype"/>
        </w:rPr>
        <w:t xml:space="preserve"> </w:t>
      </w:r>
      <w:r w:rsidR="23F7EDB7" w:rsidRPr="23F7EDB7">
        <w:rPr>
          <w:rFonts w:ascii="Palatino Linotype" w:eastAsiaTheme="minorEastAsia" w:hAnsi="Palatino Linotype"/>
        </w:rPr>
        <w:t>América</w:t>
      </w:r>
      <w:r w:rsidR="190C8435" w:rsidRPr="190C8435">
        <w:rPr>
          <w:rFonts w:ascii="Palatino Linotype" w:eastAsiaTheme="minorEastAsia" w:hAnsi="Palatino Linotype"/>
        </w:rPr>
        <w:t xml:space="preserve"> que era </w:t>
      </w:r>
      <w:r w:rsidR="3F4CC57B" w:rsidRPr="3F4CC57B">
        <w:rPr>
          <w:rFonts w:ascii="Palatino Linotype" w:eastAsiaTheme="minorEastAsia" w:hAnsi="Palatino Linotype"/>
        </w:rPr>
        <w:t xml:space="preserve">o mesmo </w:t>
      </w:r>
      <w:r w:rsidR="229A1BA0" w:rsidRPr="229A1BA0">
        <w:rPr>
          <w:rFonts w:ascii="Palatino Linotype" w:eastAsiaTheme="minorEastAsia" w:hAnsi="Palatino Linotype"/>
        </w:rPr>
        <w:t>desde que o</w:t>
      </w:r>
      <w:r w:rsidR="25B99534" w:rsidRPr="25B99534">
        <w:rPr>
          <w:rFonts w:ascii="Palatino Linotype" w:eastAsiaTheme="minorEastAsia" w:hAnsi="Palatino Linotype"/>
        </w:rPr>
        <w:t xml:space="preserve"> mundo </w:t>
      </w:r>
      <w:r w:rsidR="5A5C0C9A" w:rsidRPr="5A5C0C9A">
        <w:rPr>
          <w:rFonts w:ascii="Palatino Linotype" w:eastAsiaTheme="minorEastAsia" w:hAnsi="Palatino Linotype"/>
        </w:rPr>
        <w:t>não</w:t>
      </w:r>
      <w:r w:rsidR="25B99534" w:rsidRPr="25B99534">
        <w:rPr>
          <w:rFonts w:ascii="Palatino Linotype" w:eastAsiaTheme="minorEastAsia" w:hAnsi="Palatino Linotype"/>
        </w:rPr>
        <w:t xml:space="preserve"> estava </w:t>
      </w:r>
      <w:r w:rsidR="566C01B4" w:rsidRPr="566C01B4">
        <w:rPr>
          <w:rFonts w:ascii="Palatino Linotype" w:eastAsiaTheme="minorEastAsia" w:hAnsi="Palatino Linotype"/>
        </w:rPr>
        <w:t xml:space="preserve">dividido em </w:t>
      </w:r>
      <w:r w:rsidR="1DFFB86F" w:rsidRPr="1DFFB86F">
        <w:rPr>
          <w:rFonts w:ascii="Palatino Linotype" w:eastAsiaTheme="minorEastAsia" w:hAnsi="Palatino Linotype"/>
        </w:rPr>
        <w:t xml:space="preserve">Casas </w:t>
      </w:r>
      <w:r w:rsidR="3690308B" w:rsidRPr="3690308B">
        <w:rPr>
          <w:rFonts w:ascii="Palatino Linotype" w:eastAsiaTheme="minorEastAsia" w:hAnsi="Palatino Linotype"/>
        </w:rPr>
        <w:t>Nobres</w:t>
      </w:r>
      <w:r w:rsidR="386F39EA" w:rsidRPr="386F39EA">
        <w:rPr>
          <w:rFonts w:ascii="Palatino Linotype" w:eastAsiaTheme="minorEastAsia" w:hAnsi="Palatino Linotype"/>
        </w:rPr>
        <w:t>.</w:t>
      </w:r>
      <w:r>
        <w:tab/>
      </w:r>
    </w:p>
    <w:p w14:paraId="2BF2B723" w14:textId="67759215" w:rsidR="00DB40CC" w:rsidRPr="00DB40CC" w:rsidRDefault="00DB40CC" w:rsidP="00DB40CC">
      <w:pPr>
        <w:ind w:firstLine="708"/>
        <w:jc w:val="both"/>
        <w:rPr>
          <w:rFonts w:ascii="Palatino Linotype" w:eastAsiaTheme="minorEastAsia" w:hAnsi="Palatino Linotype"/>
        </w:rPr>
      </w:pPr>
      <w:r w:rsidRPr="32C448F9">
        <w:rPr>
          <w:rFonts w:ascii="Palatino Linotype" w:eastAsiaTheme="minorEastAsia" w:hAnsi="Palatino Linotype"/>
        </w:rPr>
        <w:t xml:space="preserve">Quando </w:t>
      </w:r>
      <w:r w:rsidRPr="34B3F4C5">
        <w:rPr>
          <w:rFonts w:ascii="Palatino Linotype" w:eastAsiaTheme="minorEastAsia" w:hAnsi="Palatino Linotype"/>
        </w:rPr>
        <w:t>terminaram</w:t>
      </w:r>
      <w:r w:rsidRPr="45D6BD64">
        <w:rPr>
          <w:rFonts w:ascii="Palatino Linotype" w:eastAsiaTheme="minorEastAsia" w:hAnsi="Palatino Linotype"/>
        </w:rPr>
        <w:t xml:space="preserve"> o </w:t>
      </w:r>
      <w:r w:rsidRPr="67AF8F05">
        <w:rPr>
          <w:rFonts w:ascii="Palatino Linotype" w:eastAsiaTheme="minorEastAsia" w:hAnsi="Palatino Linotype"/>
        </w:rPr>
        <w:t xml:space="preserve">hino ficaram lá por mais </w:t>
      </w:r>
      <w:r w:rsidRPr="6DD30CB2">
        <w:rPr>
          <w:rFonts w:ascii="Palatino Linotype" w:eastAsiaTheme="minorEastAsia" w:hAnsi="Palatino Linotype"/>
        </w:rPr>
        <w:t>uma hora</w:t>
      </w:r>
      <w:r w:rsidRPr="3B3213C3">
        <w:rPr>
          <w:rFonts w:ascii="Palatino Linotype" w:eastAsiaTheme="minorEastAsia" w:hAnsi="Palatino Linotype"/>
        </w:rPr>
        <w:t>,</w:t>
      </w:r>
      <w:r w:rsidRPr="031B3C20">
        <w:rPr>
          <w:rFonts w:ascii="Palatino Linotype" w:eastAsiaTheme="minorEastAsia" w:hAnsi="Palatino Linotype"/>
        </w:rPr>
        <w:t xml:space="preserve"> </w:t>
      </w:r>
      <w:r w:rsidR="7D3CA87E" w:rsidRPr="7D3CA87E">
        <w:rPr>
          <w:rFonts w:ascii="Palatino Linotype" w:eastAsiaTheme="minorEastAsia" w:hAnsi="Palatino Linotype"/>
        </w:rPr>
        <w:t xml:space="preserve">a pessoa </w:t>
      </w:r>
      <w:r w:rsidR="4AA78F5F" w:rsidRPr="4AA78F5F">
        <w:rPr>
          <w:rFonts w:ascii="Palatino Linotype" w:eastAsiaTheme="minorEastAsia" w:hAnsi="Palatino Linotype"/>
        </w:rPr>
        <w:t xml:space="preserve">que </w:t>
      </w:r>
      <w:r w:rsidR="49B56D1F" w:rsidRPr="49B56D1F">
        <w:rPr>
          <w:rFonts w:ascii="Palatino Linotype" w:eastAsiaTheme="minorEastAsia" w:hAnsi="Palatino Linotype"/>
        </w:rPr>
        <w:t>estava</w:t>
      </w:r>
      <w:r w:rsidR="6816AEE4" w:rsidRPr="6816AEE4">
        <w:rPr>
          <w:rFonts w:ascii="Palatino Linotype" w:eastAsiaTheme="minorEastAsia" w:hAnsi="Palatino Linotype"/>
        </w:rPr>
        <w:t xml:space="preserve"> </w:t>
      </w:r>
      <w:r w:rsidR="135A677F" w:rsidRPr="135A677F">
        <w:rPr>
          <w:rFonts w:ascii="Palatino Linotype" w:eastAsiaTheme="minorEastAsia" w:hAnsi="Palatino Linotype"/>
        </w:rPr>
        <w:t xml:space="preserve">na frente </w:t>
      </w:r>
      <w:r w:rsidR="6CB1333B" w:rsidRPr="6CB1333B">
        <w:rPr>
          <w:rFonts w:ascii="Palatino Linotype" w:eastAsiaTheme="minorEastAsia" w:hAnsi="Palatino Linotype"/>
        </w:rPr>
        <w:t xml:space="preserve">de todos </w:t>
      </w:r>
      <w:r w:rsidR="6AA59969" w:rsidRPr="6AA59969">
        <w:rPr>
          <w:rFonts w:ascii="Palatino Linotype" w:eastAsiaTheme="minorEastAsia" w:hAnsi="Palatino Linotype"/>
        </w:rPr>
        <w:t>continuou falando</w:t>
      </w:r>
      <w:r w:rsidR="352CF840" w:rsidRPr="352CF840">
        <w:rPr>
          <w:rFonts w:ascii="Palatino Linotype" w:eastAsiaTheme="minorEastAsia" w:hAnsi="Palatino Linotype"/>
        </w:rPr>
        <w:t xml:space="preserve"> e </w:t>
      </w:r>
      <w:r w:rsidR="38C177CA" w:rsidRPr="38C177CA">
        <w:rPr>
          <w:rFonts w:ascii="Palatino Linotype" w:eastAsiaTheme="minorEastAsia" w:hAnsi="Palatino Linotype"/>
        </w:rPr>
        <w:t xml:space="preserve">explicando como o </w:t>
      </w:r>
      <w:r w:rsidR="5EE79B44" w:rsidRPr="5EE79B44">
        <w:rPr>
          <w:rFonts w:ascii="Palatino Linotype" w:eastAsiaTheme="minorEastAsia" w:hAnsi="Palatino Linotype"/>
        </w:rPr>
        <w:t xml:space="preserve">salvador </w:t>
      </w:r>
      <w:r w:rsidR="008F038C" w:rsidRPr="008F038C">
        <w:rPr>
          <w:rFonts w:ascii="Palatino Linotype" w:eastAsiaTheme="minorEastAsia" w:hAnsi="Palatino Linotype"/>
        </w:rPr>
        <w:t xml:space="preserve">da </w:t>
      </w:r>
      <w:r w:rsidR="6FF5550C" w:rsidRPr="6FF5550C">
        <w:rPr>
          <w:rFonts w:ascii="Palatino Linotype" w:eastAsiaTheme="minorEastAsia" w:hAnsi="Palatino Linotype"/>
        </w:rPr>
        <w:t>Casa</w:t>
      </w:r>
      <w:r w:rsidR="008F038C" w:rsidRPr="008F038C">
        <w:rPr>
          <w:rFonts w:ascii="Palatino Linotype" w:eastAsiaTheme="minorEastAsia" w:hAnsi="Palatino Linotype"/>
        </w:rPr>
        <w:t xml:space="preserve"> </w:t>
      </w:r>
      <w:r w:rsidR="6DDDF82A" w:rsidRPr="6DDDF82A">
        <w:rPr>
          <w:rFonts w:ascii="Palatino Linotype" w:eastAsiaTheme="minorEastAsia" w:hAnsi="Palatino Linotype"/>
        </w:rPr>
        <w:t>América</w:t>
      </w:r>
      <w:r w:rsidR="528D718A" w:rsidRPr="528D718A">
        <w:rPr>
          <w:rFonts w:ascii="Palatino Linotype" w:eastAsiaTheme="minorEastAsia" w:hAnsi="Palatino Linotype"/>
        </w:rPr>
        <w:t xml:space="preserve">, </w:t>
      </w:r>
      <w:r w:rsidR="6AA59969" w:rsidRPr="6AA59969">
        <w:rPr>
          <w:rFonts w:ascii="Palatino Linotype" w:eastAsiaTheme="minorEastAsia" w:hAnsi="Palatino Linotype"/>
        </w:rPr>
        <w:t>Mumppe</w:t>
      </w:r>
      <w:r w:rsidR="1E786E2A" w:rsidRPr="1E786E2A">
        <w:rPr>
          <w:rFonts w:ascii="Palatino Linotype" w:eastAsiaTheme="minorEastAsia" w:hAnsi="Palatino Linotype"/>
        </w:rPr>
        <w:t>, conseguiu</w:t>
      </w:r>
      <w:r w:rsidR="135A677F" w:rsidRPr="135A677F">
        <w:rPr>
          <w:rFonts w:ascii="Palatino Linotype" w:eastAsiaTheme="minorEastAsia" w:hAnsi="Palatino Linotype"/>
        </w:rPr>
        <w:t xml:space="preserve"> </w:t>
      </w:r>
      <w:r w:rsidR="1B497DC3" w:rsidRPr="1B497DC3">
        <w:rPr>
          <w:rFonts w:ascii="Palatino Linotype" w:eastAsiaTheme="minorEastAsia" w:hAnsi="Palatino Linotype"/>
        </w:rPr>
        <w:t xml:space="preserve">restaurar a </w:t>
      </w:r>
      <w:r w:rsidR="6B6FA133" w:rsidRPr="6B6FA133">
        <w:rPr>
          <w:rFonts w:ascii="Palatino Linotype" w:eastAsiaTheme="minorEastAsia" w:hAnsi="Palatino Linotype"/>
        </w:rPr>
        <w:t xml:space="preserve">economia </w:t>
      </w:r>
      <w:r w:rsidR="0027C018" w:rsidRPr="0027C018">
        <w:rPr>
          <w:rFonts w:ascii="Palatino Linotype" w:eastAsiaTheme="minorEastAsia" w:hAnsi="Palatino Linotype"/>
        </w:rPr>
        <w:t xml:space="preserve">global fazendo sua </w:t>
      </w:r>
      <w:r w:rsidR="0E81B02D" w:rsidRPr="0E81B02D">
        <w:rPr>
          <w:rFonts w:ascii="Palatino Linotype" w:eastAsiaTheme="minorEastAsia" w:hAnsi="Palatino Linotype"/>
        </w:rPr>
        <w:t xml:space="preserve">Casa virar a maior e mais </w:t>
      </w:r>
      <w:r w:rsidR="2495F66E" w:rsidRPr="2495F66E">
        <w:rPr>
          <w:rFonts w:ascii="Palatino Linotype" w:eastAsiaTheme="minorEastAsia" w:hAnsi="Palatino Linotype"/>
        </w:rPr>
        <w:t>econômica</w:t>
      </w:r>
      <w:r w:rsidR="0E81B02D" w:rsidRPr="0E81B02D">
        <w:rPr>
          <w:rFonts w:ascii="Palatino Linotype" w:eastAsiaTheme="minorEastAsia" w:hAnsi="Palatino Linotype"/>
        </w:rPr>
        <w:t xml:space="preserve"> do mundo.</w:t>
      </w:r>
    </w:p>
    <w:p w14:paraId="4410A386" w14:textId="42FEA2FA" w:rsidR="0E805819" w:rsidRDefault="7B588621" w:rsidP="0E805819">
      <w:pPr>
        <w:ind w:firstLine="708"/>
        <w:jc w:val="both"/>
        <w:rPr>
          <w:rFonts w:ascii="Palatino Linotype" w:eastAsiaTheme="minorEastAsia" w:hAnsi="Palatino Linotype"/>
        </w:rPr>
      </w:pPr>
      <w:r w:rsidRPr="7B588621">
        <w:rPr>
          <w:rFonts w:ascii="Palatino Linotype" w:eastAsiaTheme="minorEastAsia" w:hAnsi="Palatino Linotype"/>
        </w:rPr>
        <w:t xml:space="preserve">Quando a </w:t>
      </w:r>
      <w:r w:rsidR="73D8911B" w:rsidRPr="73D8911B">
        <w:rPr>
          <w:rFonts w:ascii="Palatino Linotype" w:eastAsiaTheme="minorEastAsia" w:hAnsi="Palatino Linotype"/>
        </w:rPr>
        <w:t>história</w:t>
      </w:r>
      <w:r w:rsidRPr="7B588621">
        <w:rPr>
          <w:rFonts w:ascii="Palatino Linotype" w:eastAsiaTheme="minorEastAsia" w:hAnsi="Palatino Linotype"/>
        </w:rPr>
        <w:t xml:space="preserve"> </w:t>
      </w:r>
      <w:r w:rsidR="750880DB" w:rsidRPr="750880DB">
        <w:rPr>
          <w:rFonts w:ascii="Palatino Linotype" w:eastAsiaTheme="minorEastAsia" w:hAnsi="Palatino Linotype"/>
        </w:rPr>
        <w:t>acabou,</w:t>
      </w:r>
      <w:r w:rsidR="721A61BF" w:rsidRPr="721A61BF">
        <w:rPr>
          <w:rFonts w:ascii="Palatino Linotype" w:eastAsiaTheme="minorEastAsia" w:hAnsi="Palatino Linotype"/>
        </w:rPr>
        <w:t xml:space="preserve"> </w:t>
      </w:r>
      <w:r w:rsidR="30C8614F" w:rsidRPr="30C8614F">
        <w:rPr>
          <w:rFonts w:ascii="Palatino Linotype" w:eastAsiaTheme="minorEastAsia" w:hAnsi="Palatino Linotype"/>
        </w:rPr>
        <w:t xml:space="preserve">todas as </w:t>
      </w:r>
      <w:r w:rsidR="6089014B" w:rsidRPr="6089014B">
        <w:rPr>
          <w:rFonts w:ascii="Palatino Linotype" w:eastAsiaTheme="minorEastAsia" w:hAnsi="Palatino Linotype"/>
        </w:rPr>
        <w:t xml:space="preserve">pessoas que </w:t>
      </w:r>
      <w:r w:rsidR="73D8911B" w:rsidRPr="73D8911B">
        <w:rPr>
          <w:rFonts w:ascii="Palatino Linotype" w:eastAsiaTheme="minorEastAsia" w:hAnsi="Palatino Linotype"/>
        </w:rPr>
        <w:t xml:space="preserve">estavam </w:t>
      </w:r>
      <w:r w:rsidR="710F6B6D" w:rsidRPr="710F6B6D">
        <w:rPr>
          <w:rFonts w:ascii="Palatino Linotype" w:eastAsiaTheme="minorEastAsia" w:hAnsi="Palatino Linotype"/>
        </w:rPr>
        <w:t xml:space="preserve">lá na </w:t>
      </w:r>
      <w:r w:rsidR="563B28F5" w:rsidRPr="563B28F5">
        <w:rPr>
          <w:rFonts w:ascii="Palatino Linotype" w:eastAsiaTheme="minorEastAsia" w:hAnsi="Palatino Linotype"/>
        </w:rPr>
        <w:t>cerimônia</w:t>
      </w:r>
      <w:r w:rsidR="3C06FB4E" w:rsidRPr="3C06FB4E">
        <w:rPr>
          <w:rFonts w:ascii="Palatino Linotype" w:eastAsiaTheme="minorEastAsia" w:hAnsi="Palatino Linotype"/>
        </w:rPr>
        <w:t xml:space="preserve"> </w:t>
      </w:r>
      <w:r w:rsidR="68AE7E04" w:rsidRPr="68AE7E04">
        <w:rPr>
          <w:rFonts w:ascii="Palatino Linotype" w:eastAsiaTheme="minorEastAsia" w:hAnsi="Palatino Linotype"/>
        </w:rPr>
        <w:t>falaram com convicção</w:t>
      </w:r>
      <w:r w:rsidR="563B28F5" w:rsidRPr="563B28F5">
        <w:rPr>
          <w:rFonts w:ascii="Palatino Linotype" w:eastAsiaTheme="minorEastAsia" w:hAnsi="Palatino Linotype"/>
        </w:rPr>
        <w:t xml:space="preserve">: Salve Mumppe. </w:t>
      </w:r>
      <w:r w:rsidR="3E254AAA" w:rsidRPr="3E254AAA">
        <w:rPr>
          <w:rFonts w:ascii="Palatino Linotype" w:eastAsiaTheme="minorEastAsia" w:hAnsi="Palatino Linotype"/>
        </w:rPr>
        <w:t xml:space="preserve">Após isso todos puderam voltar para suas casas. </w:t>
      </w:r>
      <w:r w:rsidR="75AA53EB" w:rsidRPr="75AA53EB">
        <w:rPr>
          <w:rFonts w:ascii="Palatino Linotype" w:eastAsiaTheme="minorEastAsia" w:hAnsi="Palatino Linotype"/>
        </w:rPr>
        <w:t xml:space="preserve">A mãe </w:t>
      </w:r>
      <w:r w:rsidR="75AA53EB" w:rsidRPr="75AA53EB">
        <w:rPr>
          <w:rFonts w:ascii="Palatino Linotype" w:eastAsiaTheme="minorEastAsia" w:hAnsi="Palatino Linotype"/>
        </w:rPr>
        <w:lastRenderedPageBreak/>
        <w:t xml:space="preserve">de Jonatan, ficou lá por mais cinco minutos, ela gostava de deixar umas flores junto com algumas moedas de oferenda a Mumppe, quando a mãe terminou, foram em direção a casa, no caminho Jonathan observou que algumas crianças estavam brincando com seus pais, se sentiu triste por ele e pelas crianças que seus pais foram para o exército, todos os homens quando faziam 18 anos iam para o exército, menos os que tinham algum tipo de defeito físico, ou se tiraram notas ruins no vestibular. Seu pai havia saído de casa para servir a Mumppe quando Jonatan tinha dois anos. </w:t>
      </w:r>
    </w:p>
    <w:p w14:paraId="3F561102" w14:textId="232C0F5E" w:rsidR="75AA53EB" w:rsidRDefault="75AA53EB" w:rsidP="75AA53EB">
      <w:pPr>
        <w:ind w:firstLine="708"/>
        <w:jc w:val="both"/>
        <w:rPr>
          <w:rFonts w:ascii="Palatino Linotype" w:eastAsiaTheme="minorEastAsia" w:hAnsi="Palatino Linotype"/>
        </w:rPr>
      </w:pPr>
      <w:r w:rsidRPr="75AA53EB">
        <w:rPr>
          <w:rFonts w:ascii="Palatino Linotype" w:eastAsiaTheme="minorEastAsia" w:hAnsi="Palatino Linotype"/>
        </w:rPr>
        <w:t xml:space="preserve">Jonatan quando crescesse queria ser soldado, pois não existia tanta honra como ser soldado leal a  Mumppe, queria ser igual a seu pai. Ele havia lutado nas </w:t>
      </w:r>
      <w:r w:rsidR="00C91CCD" w:rsidRPr="00C91CCD">
        <w:rPr>
          <w:rFonts w:ascii="Palatino Linotype" w:eastAsiaTheme="minorEastAsia" w:hAnsi="Palatino Linotype"/>
        </w:rPr>
        <w:t xml:space="preserve">guerras </w:t>
      </w:r>
      <w:r w:rsidR="5E92254F" w:rsidRPr="5E92254F">
        <w:rPr>
          <w:rFonts w:ascii="Palatino Linotype" w:eastAsiaTheme="minorEastAsia" w:hAnsi="Palatino Linotype"/>
        </w:rPr>
        <w:t xml:space="preserve">das </w:t>
      </w:r>
      <w:r w:rsidR="1B8557E8" w:rsidRPr="1B8557E8">
        <w:rPr>
          <w:rFonts w:ascii="Palatino Linotype" w:eastAsiaTheme="minorEastAsia" w:hAnsi="Palatino Linotype"/>
        </w:rPr>
        <w:t xml:space="preserve">fronteiras </w:t>
      </w:r>
      <w:r w:rsidR="6BA36C8F" w:rsidRPr="6BA36C8F">
        <w:rPr>
          <w:rFonts w:ascii="Palatino Linotype" w:eastAsiaTheme="minorEastAsia" w:hAnsi="Palatino Linotype"/>
        </w:rPr>
        <w:t>norte e</w:t>
      </w:r>
      <w:r w:rsidR="54190F74" w:rsidRPr="54190F74">
        <w:rPr>
          <w:rFonts w:ascii="Palatino Linotype" w:eastAsiaTheme="minorEastAsia" w:hAnsi="Palatino Linotype"/>
        </w:rPr>
        <w:t xml:space="preserve"> leste </w:t>
      </w:r>
      <w:r w:rsidR="58A9BF21" w:rsidRPr="58A9BF21">
        <w:rPr>
          <w:rFonts w:ascii="Palatino Linotype" w:eastAsiaTheme="minorEastAsia" w:hAnsi="Palatino Linotype"/>
        </w:rPr>
        <w:t xml:space="preserve">do território </w:t>
      </w:r>
      <w:r w:rsidR="4D641174" w:rsidRPr="4D641174">
        <w:rPr>
          <w:rFonts w:ascii="Palatino Linotype" w:eastAsiaTheme="minorEastAsia" w:hAnsi="Palatino Linotype"/>
        </w:rPr>
        <w:t>americano,</w:t>
      </w:r>
      <w:r w:rsidR="1589DEB2" w:rsidRPr="1589DEB2">
        <w:rPr>
          <w:rFonts w:ascii="Palatino Linotype" w:eastAsiaTheme="minorEastAsia" w:hAnsi="Palatino Linotype"/>
        </w:rPr>
        <w:t xml:space="preserve"> no </w:t>
      </w:r>
      <w:r w:rsidR="6A285F01" w:rsidRPr="6A285F01">
        <w:rPr>
          <w:rFonts w:ascii="Palatino Linotype" w:eastAsiaTheme="minorEastAsia" w:hAnsi="Palatino Linotype"/>
        </w:rPr>
        <w:t>começo do</w:t>
      </w:r>
      <w:r w:rsidR="651A9E06" w:rsidRPr="651A9E06">
        <w:rPr>
          <w:rFonts w:ascii="Palatino Linotype" w:eastAsiaTheme="minorEastAsia" w:hAnsi="Palatino Linotype"/>
        </w:rPr>
        <w:t xml:space="preserve"> </w:t>
      </w:r>
      <w:r w:rsidR="115DE090" w:rsidRPr="115DE090">
        <w:rPr>
          <w:rFonts w:ascii="Palatino Linotype" w:eastAsiaTheme="minorEastAsia" w:hAnsi="Palatino Linotype"/>
        </w:rPr>
        <w:t xml:space="preserve">governo do </w:t>
      </w:r>
      <w:r w:rsidR="17909EEE" w:rsidRPr="17909EEE">
        <w:rPr>
          <w:rFonts w:ascii="Palatino Linotype" w:eastAsiaTheme="minorEastAsia" w:hAnsi="Palatino Linotype"/>
        </w:rPr>
        <w:t>Mumppe.</w:t>
      </w:r>
      <w:r w:rsidR="28554FDD" w:rsidRPr="28554FDD">
        <w:rPr>
          <w:rFonts w:ascii="Palatino Linotype" w:eastAsiaTheme="minorEastAsia" w:hAnsi="Palatino Linotype"/>
        </w:rPr>
        <w:t xml:space="preserve"> </w:t>
      </w:r>
      <w:r w:rsidR="1B4A1145" w:rsidRPr="1B4A1145">
        <w:rPr>
          <w:rFonts w:ascii="Palatino Linotype" w:eastAsiaTheme="minorEastAsia" w:hAnsi="Palatino Linotype"/>
        </w:rPr>
        <w:t>E por isso havia ganhado uma medalha de ouro por ter sobrevivido, essa era uma</w:t>
      </w:r>
      <w:r w:rsidR="247492AF" w:rsidRPr="247492AF">
        <w:rPr>
          <w:rFonts w:ascii="Palatino Linotype" w:eastAsiaTheme="minorEastAsia" w:hAnsi="Palatino Linotype"/>
        </w:rPr>
        <w:t xml:space="preserve"> das </w:t>
      </w:r>
      <w:r w:rsidR="3921A707" w:rsidRPr="3921A707">
        <w:rPr>
          <w:rFonts w:ascii="Palatino Linotype" w:eastAsiaTheme="minorEastAsia" w:hAnsi="Palatino Linotype"/>
        </w:rPr>
        <w:t xml:space="preserve">lembranças </w:t>
      </w:r>
      <w:r w:rsidR="64CEF5FE" w:rsidRPr="64CEF5FE">
        <w:rPr>
          <w:rFonts w:ascii="Palatino Linotype" w:eastAsiaTheme="minorEastAsia" w:hAnsi="Palatino Linotype"/>
        </w:rPr>
        <w:t xml:space="preserve">que </w:t>
      </w:r>
      <w:r w:rsidR="4F073F9B" w:rsidRPr="4F073F9B">
        <w:rPr>
          <w:rFonts w:ascii="Palatino Linotype" w:eastAsiaTheme="minorEastAsia" w:hAnsi="Palatino Linotype"/>
        </w:rPr>
        <w:t xml:space="preserve">Jonatan </w:t>
      </w:r>
      <w:r w:rsidR="11D0B27F" w:rsidRPr="11D0B27F">
        <w:rPr>
          <w:rFonts w:ascii="Palatino Linotype" w:eastAsiaTheme="minorEastAsia" w:hAnsi="Palatino Linotype"/>
        </w:rPr>
        <w:t>guardara</w:t>
      </w:r>
      <w:r w:rsidR="7C88C8A0" w:rsidRPr="7C88C8A0">
        <w:rPr>
          <w:rFonts w:ascii="Palatino Linotype" w:eastAsiaTheme="minorEastAsia" w:hAnsi="Palatino Linotype"/>
        </w:rPr>
        <w:t xml:space="preserve"> </w:t>
      </w:r>
      <w:r w:rsidR="0A6D64C7" w:rsidRPr="0A6D64C7">
        <w:rPr>
          <w:rFonts w:ascii="Palatino Linotype" w:eastAsiaTheme="minorEastAsia" w:hAnsi="Palatino Linotype"/>
        </w:rPr>
        <w:t>de seu pai,</w:t>
      </w:r>
      <w:r w:rsidR="62CEE72C" w:rsidRPr="62CEE72C">
        <w:rPr>
          <w:rFonts w:ascii="Palatino Linotype" w:eastAsiaTheme="minorEastAsia" w:hAnsi="Palatino Linotype"/>
        </w:rPr>
        <w:t xml:space="preserve"> deixava a medalha </w:t>
      </w:r>
      <w:r w:rsidR="72412882" w:rsidRPr="72412882">
        <w:rPr>
          <w:rFonts w:ascii="Palatino Linotype" w:eastAsiaTheme="minorEastAsia" w:hAnsi="Palatino Linotype"/>
        </w:rPr>
        <w:t xml:space="preserve">em seu </w:t>
      </w:r>
      <w:r w:rsidR="276FE253" w:rsidRPr="276FE253">
        <w:rPr>
          <w:rFonts w:ascii="Palatino Linotype" w:eastAsiaTheme="minorEastAsia" w:hAnsi="Palatino Linotype"/>
        </w:rPr>
        <w:t xml:space="preserve">quanto e sempre </w:t>
      </w:r>
      <w:r w:rsidR="3A40C5E0" w:rsidRPr="3A40C5E0">
        <w:rPr>
          <w:rFonts w:ascii="Palatino Linotype" w:eastAsiaTheme="minorEastAsia" w:hAnsi="Palatino Linotype"/>
        </w:rPr>
        <w:t xml:space="preserve">sonhava que lutaria a </w:t>
      </w:r>
      <w:r w:rsidR="0BE74F86" w:rsidRPr="0BE74F86">
        <w:rPr>
          <w:rFonts w:ascii="Palatino Linotype" w:eastAsiaTheme="minorEastAsia" w:hAnsi="Palatino Linotype"/>
        </w:rPr>
        <w:t xml:space="preserve">seu lado </w:t>
      </w:r>
      <w:r w:rsidR="11D0B27F" w:rsidRPr="11D0B27F">
        <w:rPr>
          <w:rFonts w:ascii="Palatino Linotype" w:eastAsiaTheme="minorEastAsia" w:hAnsi="Palatino Linotype"/>
        </w:rPr>
        <w:t>quando crescesse.</w:t>
      </w:r>
    </w:p>
    <w:p w14:paraId="30D56E51" w14:textId="20588DC8" w:rsidR="3039E40D" w:rsidRDefault="56576C27" w:rsidP="3039E40D">
      <w:pPr>
        <w:ind w:firstLine="708"/>
        <w:jc w:val="both"/>
        <w:rPr>
          <w:rFonts w:ascii="Palatino Linotype" w:eastAsiaTheme="minorEastAsia" w:hAnsi="Palatino Linotype"/>
        </w:rPr>
      </w:pPr>
      <w:r w:rsidRPr="56576C27">
        <w:rPr>
          <w:rFonts w:ascii="Palatino Linotype" w:eastAsiaTheme="minorEastAsia" w:hAnsi="Palatino Linotype"/>
        </w:rPr>
        <w:t>Quando</w:t>
      </w:r>
      <w:r w:rsidR="328283BD" w:rsidRPr="328283BD">
        <w:rPr>
          <w:rFonts w:ascii="Palatino Linotype" w:eastAsiaTheme="minorEastAsia" w:hAnsi="Palatino Linotype"/>
        </w:rPr>
        <w:t xml:space="preserve"> viraram a</w:t>
      </w:r>
      <w:r w:rsidR="7BE36E31" w:rsidRPr="7BE36E31">
        <w:rPr>
          <w:rFonts w:ascii="Palatino Linotype" w:eastAsiaTheme="minorEastAsia" w:hAnsi="Palatino Linotype"/>
        </w:rPr>
        <w:t xml:space="preserve"> </w:t>
      </w:r>
      <w:r w:rsidR="45E3C359" w:rsidRPr="45E3C359">
        <w:rPr>
          <w:rFonts w:ascii="Palatino Linotype" w:eastAsiaTheme="minorEastAsia" w:hAnsi="Palatino Linotype"/>
        </w:rPr>
        <w:t xml:space="preserve">esquina, e viram </w:t>
      </w:r>
      <w:r w:rsidR="11E0FC41" w:rsidRPr="11E0FC41">
        <w:rPr>
          <w:rFonts w:ascii="Palatino Linotype" w:eastAsiaTheme="minorEastAsia" w:hAnsi="Palatino Linotype"/>
        </w:rPr>
        <w:t>a</w:t>
      </w:r>
      <w:r w:rsidR="5AF90E92" w:rsidRPr="5AF90E92">
        <w:rPr>
          <w:rFonts w:ascii="Palatino Linotype" w:eastAsiaTheme="minorEastAsia" w:hAnsi="Palatino Linotype"/>
        </w:rPr>
        <w:t xml:space="preserve"> </w:t>
      </w:r>
      <w:r w:rsidR="1941A0A0" w:rsidRPr="1941A0A0">
        <w:rPr>
          <w:rFonts w:ascii="Palatino Linotype" w:eastAsiaTheme="minorEastAsia" w:hAnsi="Palatino Linotype"/>
        </w:rPr>
        <w:t>sua casa,</w:t>
      </w:r>
      <w:r w:rsidR="22E8F5E4" w:rsidRPr="22E8F5E4">
        <w:rPr>
          <w:rFonts w:ascii="Palatino Linotype" w:eastAsiaTheme="minorEastAsia" w:hAnsi="Palatino Linotype"/>
        </w:rPr>
        <w:t xml:space="preserve"> em frente a ela estavam dois </w:t>
      </w:r>
      <w:r w:rsidR="099E95C8" w:rsidRPr="099E95C8">
        <w:rPr>
          <w:rFonts w:ascii="Palatino Linotype" w:eastAsiaTheme="minorEastAsia" w:hAnsi="Palatino Linotype"/>
        </w:rPr>
        <w:t xml:space="preserve">oficiais do </w:t>
      </w:r>
      <w:r w:rsidR="75B9E633" w:rsidRPr="75B9E633">
        <w:rPr>
          <w:rFonts w:ascii="Palatino Linotype" w:eastAsiaTheme="minorEastAsia" w:hAnsi="Palatino Linotype"/>
        </w:rPr>
        <w:t xml:space="preserve">exército, </w:t>
      </w:r>
      <w:r w:rsidR="26F721A7" w:rsidRPr="26F721A7">
        <w:rPr>
          <w:rFonts w:ascii="Palatino Linotype" w:eastAsiaTheme="minorEastAsia" w:hAnsi="Palatino Linotype"/>
        </w:rPr>
        <w:t xml:space="preserve">sua </w:t>
      </w:r>
      <w:r w:rsidR="73F8D387" w:rsidRPr="73F8D387">
        <w:rPr>
          <w:rFonts w:ascii="Palatino Linotype" w:eastAsiaTheme="minorEastAsia" w:hAnsi="Palatino Linotype"/>
        </w:rPr>
        <w:t xml:space="preserve">mãe </w:t>
      </w:r>
      <w:r w:rsidR="2B7B414B" w:rsidRPr="2B7B414B">
        <w:rPr>
          <w:rFonts w:ascii="Palatino Linotype" w:eastAsiaTheme="minorEastAsia" w:hAnsi="Palatino Linotype"/>
        </w:rPr>
        <w:t xml:space="preserve">achou </w:t>
      </w:r>
      <w:r w:rsidR="6E8A307D" w:rsidRPr="6E8A307D">
        <w:rPr>
          <w:rFonts w:ascii="Palatino Linotype" w:eastAsiaTheme="minorEastAsia" w:hAnsi="Palatino Linotype"/>
        </w:rPr>
        <w:t xml:space="preserve">estranho eles </w:t>
      </w:r>
      <w:r w:rsidR="0756A31F" w:rsidRPr="0756A31F">
        <w:rPr>
          <w:rFonts w:ascii="Palatino Linotype" w:eastAsiaTheme="minorEastAsia" w:hAnsi="Palatino Linotype"/>
        </w:rPr>
        <w:t xml:space="preserve">estarem </w:t>
      </w:r>
      <w:r w:rsidR="2B27BE8A" w:rsidRPr="2B27BE8A">
        <w:rPr>
          <w:rFonts w:ascii="Palatino Linotype" w:eastAsiaTheme="minorEastAsia" w:hAnsi="Palatino Linotype"/>
        </w:rPr>
        <w:t xml:space="preserve">ali, pois aquilo </w:t>
      </w:r>
      <w:r w:rsidR="6252F420" w:rsidRPr="6252F420">
        <w:rPr>
          <w:rFonts w:ascii="Palatino Linotype" w:eastAsiaTheme="minorEastAsia" w:hAnsi="Palatino Linotype"/>
        </w:rPr>
        <w:t xml:space="preserve">nunca </w:t>
      </w:r>
      <w:r w:rsidR="59283300" w:rsidRPr="59283300">
        <w:rPr>
          <w:rFonts w:ascii="Palatino Linotype" w:eastAsiaTheme="minorEastAsia" w:hAnsi="Palatino Linotype"/>
        </w:rPr>
        <w:t>acontecera</w:t>
      </w:r>
      <w:r w:rsidR="7DB36A5B" w:rsidRPr="7DB36A5B">
        <w:rPr>
          <w:rFonts w:ascii="Palatino Linotype" w:eastAsiaTheme="minorEastAsia" w:hAnsi="Palatino Linotype"/>
        </w:rPr>
        <w:t xml:space="preserve"> antes, mas </w:t>
      </w:r>
      <w:r w:rsidR="0C5F2CED" w:rsidRPr="0C5F2CED">
        <w:rPr>
          <w:rFonts w:ascii="Palatino Linotype" w:eastAsiaTheme="minorEastAsia" w:hAnsi="Palatino Linotype"/>
        </w:rPr>
        <w:t xml:space="preserve">lembrou o que </w:t>
      </w:r>
      <w:r w:rsidR="18B27776" w:rsidRPr="18B27776">
        <w:rPr>
          <w:rFonts w:ascii="Palatino Linotype" w:eastAsiaTheme="minorEastAsia" w:hAnsi="Palatino Linotype"/>
        </w:rPr>
        <w:t xml:space="preserve">provocou </w:t>
      </w:r>
      <w:r w:rsidR="59283300" w:rsidRPr="59283300">
        <w:rPr>
          <w:rFonts w:ascii="Palatino Linotype" w:eastAsiaTheme="minorEastAsia" w:hAnsi="Palatino Linotype"/>
        </w:rPr>
        <w:t>a vinda deles.</w:t>
      </w:r>
    </w:p>
    <w:p w14:paraId="03F2BF47" w14:textId="3DCA0C7F" w:rsidR="59283300" w:rsidRDefault="156293DA" w:rsidP="59283300">
      <w:pPr>
        <w:ind w:firstLine="708"/>
        <w:jc w:val="both"/>
        <w:rPr>
          <w:rFonts w:ascii="Palatino Linotype" w:eastAsiaTheme="minorEastAsia" w:hAnsi="Palatino Linotype"/>
        </w:rPr>
      </w:pPr>
      <w:r w:rsidRPr="156293DA">
        <w:rPr>
          <w:rFonts w:ascii="Palatino Linotype" w:eastAsiaTheme="minorEastAsia" w:hAnsi="Palatino Linotype"/>
        </w:rPr>
        <w:t>-Olá senhora - o oficial falou quando percebeu que ela estava em seu lado</w:t>
      </w:r>
      <w:r w:rsidR="0BF9E52C" w:rsidRPr="0BF9E52C">
        <w:rPr>
          <w:rFonts w:ascii="Palatino Linotype" w:eastAsiaTheme="minorEastAsia" w:hAnsi="Palatino Linotype"/>
        </w:rPr>
        <w:t xml:space="preserve"> </w:t>
      </w:r>
      <w:r w:rsidR="13C9A624" w:rsidRPr="13C9A624">
        <w:rPr>
          <w:rFonts w:ascii="Palatino Linotype" w:eastAsiaTheme="minorEastAsia" w:hAnsi="Palatino Linotype"/>
        </w:rPr>
        <w:t>–</w:t>
      </w:r>
      <w:r w:rsidR="0BF9E52C" w:rsidRPr="0BF9E52C">
        <w:rPr>
          <w:rFonts w:ascii="Palatino Linotype" w:eastAsiaTheme="minorEastAsia" w:hAnsi="Palatino Linotype"/>
        </w:rPr>
        <w:t xml:space="preserve"> </w:t>
      </w:r>
      <w:r w:rsidR="7E99C3D2" w:rsidRPr="7E99C3D2">
        <w:rPr>
          <w:rFonts w:ascii="Palatino Linotype" w:eastAsiaTheme="minorEastAsia" w:hAnsi="Palatino Linotype"/>
        </w:rPr>
        <w:t>viemos</w:t>
      </w:r>
      <w:r w:rsidR="13C9A624" w:rsidRPr="13C9A624">
        <w:rPr>
          <w:rFonts w:ascii="Palatino Linotype" w:eastAsiaTheme="minorEastAsia" w:hAnsi="Palatino Linotype"/>
        </w:rPr>
        <w:t xml:space="preserve"> aqui </w:t>
      </w:r>
      <w:r w:rsidR="6631CC73" w:rsidRPr="6631CC73">
        <w:rPr>
          <w:rFonts w:ascii="Palatino Linotype" w:eastAsiaTheme="minorEastAsia" w:hAnsi="Palatino Linotype"/>
        </w:rPr>
        <w:t xml:space="preserve">para saber </w:t>
      </w:r>
      <w:r w:rsidR="58EDC9E0" w:rsidRPr="58EDC9E0">
        <w:rPr>
          <w:rFonts w:ascii="Palatino Linotype" w:eastAsiaTheme="minorEastAsia" w:hAnsi="Palatino Linotype"/>
        </w:rPr>
        <w:t>por que</w:t>
      </w:r>
      <w:r w:rsidR="6631CC73" w:rsidRPr="6631CC73">
        <w:rPr>
          <w:rFonts w:ascii="Palatino Linotype" w:eastAsiaTheme="minorEastAsia" w:hAnsi="Palatino Linotype"/>
        </w:rPr>
        <w:t xml:space="preserve"> a </w:t>
      </w:r>
      <w:r w:rsidR="23C07E23" w:rsidRPr="23C07E23">
        <w:rPr>
          <w:rFonts w:ascii="Palatino Linotype" w:eastAsiaTheme="minorEastAsia" w:hAnsi="Palatino Linotype"/>
        </w:rPr>
        <w:t xml:space="preserve">bandeira de </w:t>
      </w:r>
      <w:r w:rsidR="2D47CB9D" w:rsidRPr="2D47CB9D">
        <w:rPr>
          <w:rFonts w:ascii="Palatino Linotype" w:eastAsiaTheme="minorEastAsia" w:hAnsi="Palatino Linotype"/>
        </w:rPr>
        <w:t>vocês</w:t>
      </w:r>
      <w:r w:rsidR="58EDC9E0" w:rsidRPr="58EDC9E0">
        <w:rPr>
          <w:rFonts w:ascii="Palatino Linotype" w:eastAsiaTheme="minorEastAsia" w:hAnsi="Palatino Linotype"/>
        </w:rPr>
        <w:t xml:space="preserve"> </w:t>
      </w:r>
      <w:r w:rsidR="5FCBC2B8" w:rsidRPr="5FCBC2B8">
        <w:rPr>
          <w:rFonts w:ascii="Palatino Linotype" w:eastAsiaTheme="minorEastAsia" w:hAnsi="Palatino Linotype"/>
        </w:rPr>
        <w:t>não</w:t>
      </w:r>
      <w:r w:rsidR="396808B8" w:rsidRPr="396808B8">
        <w:rPr>
          <w:rFonts w:ascii="Palatino Linotype" w:eastAsiaTheme="minorEastAsia" w:hAnsi="Palatino Linotype"/>
        </w:rPr>
        <w:t xml:space="preserve"> </w:t>
      </w:r>
      <w:r w:rsidR="07EC209C" w:rsidRPr="07EC209C">
        <w:rPr>
          <w:rFonts w:ascii="Palatino Linotype" w:eastAsiaTheme="minorEastAsia" w:hAnsi="Palatino Linotype"/>
        </w:rPr>
        <w:t>está</w:t>
      </w:r>
      <w:r w:rsidR="396808B8" w:rsidRPr="396808B8">
        <w:rPr>
          <w:rFonts w:ascii="Palatino Linotype" w:eastAsiaTheme="minorEastAsia" w:hAnsi="Palatino Linotype"/>
        </w:rPr>
        <w:t xml:space="preserve"> </w:t>
      </w:r>
      <w:r w:rsidR="5FCBC2B8" w:rsidRPr="5FCBC2B8">
        <w:rPr>
          <w:rFonts w:ascii="Palatino Linotype" w:eastAsiaTheme="minorEastAsia" w:hAnsi="Palatino Linotype"/>
        </w:rPr>
        <w:t>hasteada</w:t>
      </w:r>
      <w:r w:rsidR="1B3A798D" w:rsidRPr="1B3A798D">
        <w:rPr>
          <w:rFonts w:ascii="Palatino Linotype" w:eastAsiaTheme="minorEastAsia" w:hAnsi="Palatino Linotype"/>
        </w:rPr>
        <w:t xml:space="preserve"> hoje?</w:t>
      </w:r>
    </w:p>
    <w:p w14:paraId="12FB2362" w14:textId="7D7B5DFF" w:rsidR="3B5E13B6" w:rsidRDefault="55236C49" w:rsidP="3B5E13B6">
      <w:pPr>
        <w:ind w:firstLine="708"/>
        <w:jc w:val="both"/>
        <w:rPr>
          <w:rFonts w:ascii="Palatino Linotype" w:eastAsiaTheme="minorEastAsia" w:hAnsi="Palatino Linotype"/>
        </w:rPr>
      </w:pPr>
      <w:r w:rsidRPr="55236C49">
        <w:rPr>
          <w:rFonts w:ascii="Palatino Linotype" w:eastAsiaTheme="minorEastAsia" w:hAnsi="Palatino Linotype"/>
        </w:rPr>
        <w:t>-Desculpem senhores</w:t>
      </w:r>
      <w:r w:rsidR="7BC6E430" w:rsidRPr="7BC6E430">
        <w:rPr>
          <w:rFonts w:ascii="Palatino Linotype" w:eastAsiaTheme="minorEastAsia" w:hAnsi="Palatino Linotype"/>
        </w:rPr>
        <w:t>,</w:t>
      </w:r>
      <w:r w:rsidRPr="55236C49">
        <w:rPr>
          <w:rFonts w:ascii="Palatino Linotype" w:eastAsiaTheme="minorEastAsia" w:hAnsi="Palatino Linotype"/>
        </w:rPr>
        <w:t xml:space="preserve"> é </w:t>
      </w:r>
      <w:r w:rsidR="1DFE8141" w:rsidRPr="1DFE8141">
        <w:rPr>
          <w:rFonts w:ascii="Palatino Linotype" w:eastAsiaTheme="minorEastAsia" w:hAnsi="Palatino Linotype"/>
        </w:rPr>
        <w:t xml:space="preserve">que </w:t>
      </w:r>
      <w:r w:rsidR="1477522D" w:rsidRPr="1477522D">
        <w:rPr>
          <w:rFonts w:ascii="Palatino Linotype" w:eastAsiaTheme="minorEastAsia" w:hAnsi="Palatino Linotype"/>
        </w:rPr>
        <w:t xml:space="preserve">fazia tempo </w:t>
      </w:r>
      <w:r w:rsidR="49E5181D" w:rsidRPr="49E5181D">
        <w:rPr>
          <w:rFonts w:ascii="Palatino Linotype" w:eastAsiaTheme="minorEastAsia" w:hAnsi="Palatino Linotype"/>
        </w:rPr>
        <w:t xml:space="preserve">que </w:t>
      </w:r>
      <w:r w:rsidR="55EA2529" w:rsidRPr="55EA2529">
        <w:rPr>
          <w:rFonts w:ascii="Palatino Linotype" w:eastAsiaTheme="minorEastAsia" w:hAnsi="Palatino Linotype"/>
        </w:rPr>
        <w:t>não</w:t>
      </w:r>
      <w:r w:rsidR="49E5181D" w:rsidRPr="49E5181D">
        <w:rPr>
          <w:rFonts w:ascii="Palatino Linotype" w:eastAsiaTheme="minorEastAsia" w:hAnsi="Palatino Linotype"/>
        </w:rPr>
        <w:t xml:space="preserve"> </w:t>
      </w:r>
      <w:r w:rsidR="764281A3" w:rsidRPr="764281A3">
        <w:rPr>
          <w:rFonts w:ascii="Palatino Linotype" w:eastAsiaTheme="minorEastAsia" w:hAnsi="Palatino Linotype"/>
        </w:rPr>
        <w:t xml:space="preserve">lavo a </w:t>
      </w:r>
      <w:r w:rsidR="339D2588" w:rsidRPr="339D2588">
        <w:rPr>
          <w:rFonts w:ascii="Palatino Linotype" w:eastAsiaTheme="minorEastAsia" w:hAnsi="Palatino Linotype"/>
        </w:rPr>
        <w:t>bandeira</w:t>
      </w:r>
      <w:r w:rsidR="7CFA2C31" w:rsidRPr="7CFA2C31">
        <w:rPr>
          <w:rFonts w:ascii="Palatino Linotype" w:eastAsiaTheme="minorEastAsia" w:hAnsi="Palatino Linotype"/>
        </w:rPr>
        <w:t>,</w:t>
      </w:r>
      <w:r w:rsidR="339D2588" w:rsidRPr="339D2588">
        <w:rPr>
          <w:rFonts w:ascii="Palatino Linotype" w:eastAsiaTheme="minorEastAsia" w:hAnsi="Palatino Linotype"/>
        </w:rPr>
        <w:t xml:space="preserve"> por </w:t>
      </w:r>
      <w:r w:rsidR="240C21A5" w:rsidRPr="240C21A5">
        <w:rPr>
          <w:rFonts w:ascii="Palatino Linotype" w:eastAsiaTheme="minorEastAsia" w:hAnsi="Palatino Linotype"/>
        </w:rPr>
        <w:t>isso resolvi lavar antes de</w:t>
      </w:r>
      <w:r w:rsidR="2D6FE057" w:rsidRPr="2D6FE057">
        <w:rPr>
          <w:rFonts w:ascii="Palatino Linotype" w:eastAsiaTheme="minorEastAsia" w:hAnsi="Palatino Linotype"/>
        </w:rPr>
        <w:t xml:space="preserve"> ir </w:t>
      </w:r>
      <w:r w:rsidR="6CFEE1C4" w:rsidRPr="6CFEE1C4">
        <w:rPr>
          <w:rFonts w:ascii="Palatino Linotype" w:eastAsiaTheme="minorEastAsia" w:hAnsi="Palatino Linotype"/>
        </w:rPr>
        <w:t xml:space="preserve">para a </w:t>
      </w:r>
      <w:r w:rsidR="55EA2529" w:rsidRPr="55EA2529">
        <w:rPr>
          <w:rFonts w:ascii="Palatino Linotype" w:eastAsiaTheme="minorEastAsia" w:hAnsi="Palatino Linotype"/>
        </w:rPr>
        <w:t>cerimônia</w:t>
      </w:r>
      <w:r w:rsidR="6CFEE1C4" w:rsidRPr="6CFEE1C4">
        <w:rPr>
          <w:rFonts w:ascii="Palatino Linotype" w:eastAsiaTheme="minorEastAsia" w:hAnsi="Palatino Linotype"/>
        </w:rPr>
        <w:t xml:space="preserve"> para </w:t>
      </w:r>
      <w:r w:rsidR="2C2C994E" w:rsidRPr="2C2C994E">
        <w:rPr>
          <w:rFonts w:ascii="Palatino Linotype" w:eastAsiaTheme="minorEastAsia" w:hAnsi="Palatino Linotype"/>
        </w:rPr>
        <w:t>quando</w:t>
      </w:r>
      <w:r w:rsidR="7851BEF9" w:rsidRPr="7851BEF9">
        <w:rPr>
          <w:rFonts w:ascii="Palatino Linotype" w:eastAsiaTheme="minorEastAsia" w:hAnsi="Palatino Linotype"/>
        </w:rPr>
        <w:t xml:space="preserve"> voltar </w:t>
      </w:r>
      <w:r w:rsidR="3FA9300B" w:rsidRPr="3FA9300B">
        <w:rPr>
          <w:rFonts w:ascii="Palatino Linotype" w:eastAsiaTheme="minorEastAsia" w:hAnsi="Palatino Linotype"/>
        </w:rPr>
        <w:t>hastear ela</w:t>
      </w:r>
      <w:r w:rsidR="01A42F41" w:rsidRPr="01A42F41">
        <w:rPr>
          <w:rFonts w:ascii="Palatino Linotype" w:eastAsiaTheme="minorEastAsia" w:hAnsi="Palatino Linotype"/>
        </w:rPr>
        <w:t xml:space="preserve"> </w:t>
      </w:r>
      <w:r w:rsidR="55EA2529" w:rsidRPr="55EA2529">
        <w:rPr>
          <w:rFonts w:ascii="Palatino Linotype" w:eastAsiaTheme="minorEastAsia" w:hAnsi="Palatino Linotype"/>
        </w:rPr>
        <w:t>novamente</w:t>
      </w:r>
      <w:r w:rsidR="51276D8A" w:rsidRPr="51276D8A">
        <w:rPr>
          <w:rFonts w:ascii="Palatino Linotype" w:eastAsiaTheme="minorEastAsia" w:hAnsi="Palatino Linotype"/>
        </w:rPr>
        <w:t>.</w:t>
      </w:r>
    </w:p>
    <w:p w14:paraId="3069E8C3" w14:textId="2398EFA4" w:rsidR="20904116" w:rsidRDefault="4901DA7B" w:rsidP="20904116">
      <w:pPr>
        <w:ind w:firstLine="708"/>
        <w:jc w:val="both"/>
        <w:rPr>
          <w:rFonts w:ascii="Palatino Linotype" w:eastAsiaTheme="minorEastAsia" w:hAnsi="Palatino Linotype"/>
        </w:rPr>
      </w:pPr>
      <w:r w:rsidRPr="4901DA7B">
        <w:rPr>
          <w:rFonts w:ascii="Palatino Linotype" w:eastAsiaTheme="minorEastAsia" w:hAnsi="Palatino Linotype"/>
        </w:rPr>
        <w:t>-</w:t>
      </w:r>
      <w:r w:rsidR="2376EABC" w:rsidRPr="2376EABC">
        <w:rPr>
          <w:rFonts w:ascii="Palatino Linotype" w:eastAsiaTheme="minorEastAsia" w:hAnsi="Palatino Linotype"/>
        </w:rPr>
        <w:t>Está</w:t>
      </w:r>
      <w:r w:rsidRPr="4901DA7B">
        <w:rPr>
          <w:rFonts w:ascii="Palatino Linotype" w:eastAsiaTheme="minorEastAsia" w:hAnsi="Palatino Linotype"/>
        </w:rPr>
        <w:t xml:space="preserve"> </w:t>
      </w:r>
      <w:r w:rsidR="2BB3D112" w:rsidRPr="2BB3D112">
        <w:rPr>
          <w:rFonts w:ascii="Palatino Linotype" w:eastAsiaTheme="minorEastAsia" w:hAnsi="Palatino Linotype"/>
        </w:rPr>
        <w:t xml:space="preserve">tudo bem </w:t>
      </w:r>
      <w:r w:rsidR="492F2691" w:rsidRPr="492F2691">
        <w:rPr>
          <w:rFonts w:ascii="Palatino Linotype" w:eastAsiaTheme="minorEastAsia" w:hAnsi="Palatino Linotype"/>
        </w:rPr>
        <w:t xml:space="preserve">senhora, como </w:t>
      </w:r>
      <w:r w:rsidR="243B2920" w:rsidRPr="243B2920">
        <w:rPr>
          <w:rFonts w:ascii="Palatino Linotype" w:eastAsiaTheme="minorEastAsia" w:hAnsi="Palatino Linotype"/>
        </w:rPr>
        <w:t xml:space="preserve">sabe </w:t>
      </w:r>
      <w:r w:rsidR="2376EABC" w:rsidRPr="2376EABC">
        <w:rPr>
          <w:rFonts w:ascii="Palatino Linotype" w:eastAsiaTheme="minorEastAsia" w:hAnsi="Palatino Linotype"/>
        </w:rPr>
        <w:t xml:space="preserve">fazemos </w:t>
      </w:r>
      <w:r w:rsidR="7CD49819" w:rsidRPr="7CD49819">
        <w:rPr>
          <w:rFonts w:ascii="Palatino Linotype" w:eastAsiaTheme="minorEastAsia" w:hAnsi="Palatino Linotype"/>
        </w:rPr>
        <w:t xml:space="preserve">ronda todo dia para ver se as bandeiras </w:t>
      </w:r>
      <w:r w:rsidR="43AAA355" w:rsidRPr="43AAA355">
        <w:rPr>
          <w:rFonts w:ascii="Palatino Linotype" w:eastAsiaTheme="minorEastAsia" w:hAnsi="Palatino Linotype"/>
        </w:rPr>
        <w:t>estão hasteadas</w:t>
      </w:r>
      <w:r w:rsidR="183A99E3" w:rsidRPr="183A99E3">
        <w:rPr>
          <w:rFonts w:ascii="Palatino Linotype" w:eastAsiaTheme="minorEastAsia" w:hAnsi="Palatino Linotype"/>
        </w:rPr>
        <w:t xml:space="preserve">, mas </w:t>
      </w:r>
      <w:r w:rsidR="0DD82E35" w:rsidRPr="0DD82E35">
        <w:rPr>
          <w:rFonts w:ascii="Palatino Linotype" w:eastAsiaTheme="minorEastAsia" w:hAnsi="Palatino Linotype"/>
        </w:rPr>
        <w:t>entendo, Mumppe não gostaria de ver nossa bandeira suja não é mesmo?</w:t>
      </w:r>
    </w:p>
    <w:p w14:paraId="3C38EFD5" w14:textId="0B9D009F" w:rsidR="66662D5C" w:rsidRDefault="074AA89B" w:rsidP="074AA89B">
      <w:pPr>
        <w:ind w:firstLine="708"/>
        <w:jc w:val="both"/>
        <w:rPr>
          <w:rFonts w:ascii="Palatino Linotype" w:eastAsiaTheme="minorEastAsia" w:hAnsi="Palatino Linotype"/>
        </w:rPr>
      </w:pPr>
      <w:r w:rsidRPr="074AA89B">
        <w:rPr>
          <w:rFonts w:ascii="Palatino Linotype" w:eastAsiaTheme="minorEastAsia" w:hAnsi="Palatino Linotype"/>
        </w:rPr>
        <w:t>-Sim – respondeu enquanto entrava na casa e se despedia dos oficiais e terminado a frase com: Salve Mumppe, os dois responderam a mesma coisa e foram embora.</w:t>
      </w:r>
    </w:p>
    <w:p w14:paraId="18504004" w14:textId="2960BEC7" w:rsidR="074AA89B" w:rsidRDefault="7CF9886B" w:rsidP="0EFB1C0E">
      <w:pPr>
        <w:ind w:firstLine="708"/>
        <w:jc w:val="both"/>
        <w:rPr>
          <w:rFonts w:ascii="Palatino Linotype" w:eastAsiaTheme="minorEastAsia" w:hAnsi="Palatino Linotype"/>
        </w:rPr>
      </w:pPr>
      <w:r w:rsidRPr="7CF9886B">
        <w:rPr>
          <w:rFonts w:ascii="Palatino Linotype" w:eastAsiaTheme="minorEastAsia" w:hAnsi="Palatino Linotype"/>
        </w:rPr>
        <w:t>Jonatan subiu rapidamente de volta a seu quarto pois tinha dever de casa para fazer, a lição era sobre mandamentos e saudações da Casa América, uma matéria criada depois da crise econômica, só dada depois do oitavo ano. Jonatan estava no nono ano, isso confirmava que ele tinha 16 anos. Sentou-se na cadeira em frente à sua escrivaninha e começou a fazer a lição, olhou para o lado e viu a foto do seu pai e pensou,” Só dois anos, dois anos, e estarei a seu lado na linha de frente”</w:t>
      </w:r>
    </w:p>
    <w:p w14:paraId="2D436895" w14:textId="32E8F27B" w:rsidR="75AA53EB" w:rsidRDefault="75AA53EB" w:rsidP="75AA53EB">
      <w:pPr>
        <w:ind w:firstLine="708"/>
        <w:jc w:val="both"/>
        <w:rPr>
          <w:rFonts w:ascii="Palatino Linotype" w:eastAsiaTheme="minorEastAsia" w:hAnsi="Palatino Linotype"/>
        </w:rPr>
      </w:pPr>
    </w:p>
    <w:p w14:paraId="5B0BEA94" w14:textId="77777777" w:rsidR="001D6BDE" w:rsidRDefault="001D6BDE" w:rsidP="00AC6FAF"/>
    <w:p w14:paraId="0974406E" w14:textId="77777777" w:rsidR="001D6BDE" w:rsidRPr="00B95FE3" w:rsidRDefault="001D6BDE" w:rsidP="00AC6FAF"/>
    <w:p w14:paraId="717F44F1" w14:textId="5837BDAE" w:rsidR="00B747D0" w:rsidRPr="00357706" w:rsidRDefault="155EF08D" w:rsidP="00C92386">
      <w:pPr>
        <w:pStyle w:val="Ttulo"/>
        <w:jc w:val="center"/>
        <w:outlineLvl w:val="1"/>
        <w:rPr>
          <w:rFonts w:hint="eastAsia"/>
          <w:b/>
          <w:sz w:val="96"/>
          <w:szCs w:val="96"/>
        </w:rPr>
      </w:pPr>
      <w:bookmarkStart w:id="19" w:name="_Toc619342328"/>
      <w:r w:rsidRPr="155EF08D">
        <w:rPr>
          <w:b/>
          <w:bCs/>
          <w:sz w:val="96"/>
          <w:szCs w:val="96"/>
        </w:rPr>
        <w:t>5 Victor (</w:t>
      </w:r>
      <w:r w:rsidRPr="155EF08D">
        <w:rPr>
          <w:rFonts w:ascii="Electra LT Std Display" w:hAnsi="Electra LT Std Display"/>
          <w:b/>
          <w:bCs/>
          <w:sz w:val="96"/>
          <w:szCs w:val="96"/>
        </w:rPr>
        <w:t>II</w:t>
      </w:r>
      <w:r w:rsidRPr="155EF08D">
        <w:rPr>
          <w:b/>
          <w:bCs/>
          <w:sz w:val="96"/>
          <w:szCs w:val="96"/>
        </w:rPr>
        <w:t>)</w:t>
      </w:r>
      <w:bookmarkEnd w:id="19"/>
    </w:p>
    <w:p w14:paraId="030753C1" w14:textId="2CA75E48" w:rsidR="00780A20" w:rsidRDefault="009E171B" w:rsidP="001B1090">
      <w:pPr>
        <w:jc w:val="both"/>
      </w:pPr>
      <w:r>
        <w:rPr>
          <w:sz w:val="28"/>
          <w:szCs w:val="28"/>
        </w:rPr>
        <w:lastRenderedPageBreak/>
        <w:tab/>
      </w:r>
    </w:p>
    <w:p w14:paraId="6782D4E7" w14:textId="3B9CB9C6" w:rsidR="00780A20" w:rsidRPr="00780A20" w:rsidRDefault="00780A20" w:rsidP="001B1090">
      <w:pPr>
        <w:ind w:firstLine="708"/>
        <w:jc w:val="both"/>
        <w:rPr>
          <w:sz w:val="28"/>
          <w:szCs w:val="28"/>
        </w:rPr>
      </w:pPr>
      <w:r w:rsidRPr="00780A20">
        <w:rPr>
          <w:b/>
          <w:bCs/>
          <w:i/>
          <w:iCs/>
          <w:sz w:val="28"/>
          <w:szCs w:val="28"/>
        </w:rPr>
        <w:t>"Porque não há nada encoberto que não venha a ser revelado, e nada oculto que não venha a ser conhecido. Por isso, tudo o que disserem nas trevas será ouvido à luz do dia, e o que falarem ao pé do ouvido nos quartos será proclamado dos telhados."</w:t>
      </w:r>
    </w:p>
    <w:p w14:paraId="627DEC66" w14:textId="338E5A00" w:rsidR="00780A20" w:rsidRPr="00780A20" w:rsidRDefault="00780A20" w:rsidP="001B1090">
      <w:pPr>
        <w:jc w:val="both"/>
        <w:rPr>
          <w:sz w:val="28"/>
          <w:szCs w:val="28"/>
        </w:rPr>
      </w:pPr>
      <w:r w:rsidRPr="00780A20">
        <w:rPr>
          <w:sz w:val="28"/>
          <w:szCs w:val="28"/>
        </w:rPr>
        <w:t>-</w:t>
      </w:r>
      <w:r w:rsidRPr="00780A20">
        <w:rPr>
          <w:b/>
          <w:bCs/>
          <w:sz w:val="28"/>
          <w:szCs w:val="28"/>
        </w:rPr>
        <w:t xml:space="preserve"> </w:t>
      </w:r>
      <w:r w:rsidRPr="00780A20">
        <w:rPr>
          <w:sz w:val="28"/>
          <w:szCs w:val="28"/>
        </w:rPr>
        <w:t>Lucas 12:2-3</w:t>
      </w:r>
    </w:p>
    <w:p w14:paraId="3C067B2C" w14:textId="414631DA" w:rsidR="00780A20" w:rsidRDefault="00780A20" w:rsidP="001B1090">
      <w:pPr>
        <w:ind w:firstLine="708"/>
        <w:jc w:val="both"/>
      </w:pPr>
    </w:p>
    <w:p w14:paraId="24739618" w14:textId="0BB1B8AD" w:rsidR="00B05FF5" w:rsidRPr="00AC6FAF" w:rsidRDefault="00892D3F" w:rsidP="001B1090">
      <w:pPr>
        <w:ind w:firstLine="708"/>
        <w:jc w:val="both"/>
        <w:rPr>
          <w:rFonts w:ascii="Palatino Linotype" w:hAnsi="Palatino Linotype"/>
          <w:i/>
          <w:iCs/>
        </w:rPr>
      </w:pPr>
      <w:r w:rsidRPr="00AC6FAF">
        <w:rPr>
          <w:rFonts w:ascii="Palatino Linotype" w:hAnsi="Palatino Linotype"/>
        </w:rPr>
        <w:t>“</w:t>
      </w:r>
      <w:r w:rsidR="00CD307F" w:rsidRPr="00AC6FAF">
        <w:rPr>
          <w:rFonts w:ascii="Palatino Linotype" w:hAnsi="Palatino Linotype"/>
          <w:i/>
          <w:iCs/>
        </w:rPr>
        <w:t xml:space="preserve">Hoje, </w:t>
      </w:r>
      <w:r w:rsidR="00526632" w:rsidRPr="00AC6FAF">
        <w:rPr>
          <w:rFonts w:ascii="Palatino Linotype" w:hAnsi="Palatino Linotype"/>
          <w:i/>
          <w:iCs/>
        </w:rPr>
        <w:t xml:space="preserve">a casa </w:t>
      </w:r>
      <w:r w:rsidR="00DA1702" w:rsidRPr="00AC6FAF">
        <w:rPr>
          <w:rFonts w:ascii="Palatino Linotype" w:hAnsi="Palatino Linotype"/>
          <w:i/>
          <w:iCs/>
        </w:rPr>
        <w:t>A</w:t>
      </w:r>
      <w:r w:rsidR="00AA0B85" w:rsidRPr="00AC6FAF">
        <w:rPr>
          <w:rFonts w:ascii="Palatino Linotype" w:hAnsi="Palatino Linotype"/>
          <w:i/>
          <w:iCs/>
        </w:rPr>
        <w:t>mazônica</w:t>
      </w:r>
      <w:r w:rsidR="00526632" w:rsidRPr="00AC6FAF">
        <w:rPr>
          <w:rFonts w:ascii="Palatino Linotype" w:hAnsi="Palatino Linotype"/>
          <w:i/>
          <w:iCs/>
        </w:rPr>
        <w:t xml:space="preserve"> recebe uma nova </w:t>
      </w:r>
      <w:r w:rsidR="00206EE0" w:rsidRPr="00AC6FAF">
        <w:rPr>
          <w:rFonts w:ascii="Palatino Linotype" w:hAnsi="Palatino Linotype"/>
          <w:i/>
          <w:iCs/>
        </w:rPr>
        <w:t xml:space="preserve">tropa de soldados de sua vassala </w:t>
      </w:r>
      <w:r w:rsidR="00300D56" w:rsidRPr="00AC6FAF">
        <w:rPr>
          <w:rFonts w:ascii="Palatino Linotype" w:hAnsi="Palatino Linotype"/>
          <w:i/>
          <w:iCs/>
        </w:rPr>
        <w:t xml:space="preserve">casa </w:t>
      </w:r>
      <w:r w:rsidR="00DA1702" w:rsidRPr="00AC6FAF">
        <w:rPr>
          <w:rFonts w:ascii="Palatino Linotype" w:hAnsi="Palatino Linotype"/>
          <w:i/>
          <w:iCs/>
        </w:rPr>
        <w:t>I</w:t>
      </w:r>
      <w:r w:rsidR="00300D56" w:rsidRPr="00AC6FAF">
        <w:rPr>
          <w:rFonts w:ascii="Palatino Linotype" w:hAnsi="Palatino Linotype"/>
          <w:i/>
          <w:iCs/>
        </w:rPr>
        <w:t>bérica</w:t>
      </w:r>
      <w:r w:rsidR="006E356E" w:rsidRPr="00AC6FAF">
        <w:rPr>
          <w:rFonts w:ascii="Palatino Linotype" w:hAnsi="Palatino Linotype"/>
          <w:i/>
          <w:iCs/>
        </w:rPr>
        <w:t xml:space="preserve"> para </w:t>
      </w:r>
      <w:r w:rsidR="00642653" w:rsidRPr="00AC6FAF">
        <w:rPr>
          <w:rFonts w:ascii="Palatino Linotype" w:hAnsi="Palatino Linotype"/>
          <w:i/>
          <w:iCs/>
        </w:rPr>
        <w:t>a batalha dos Andes</w:t>
      </w:r>
      <w:r w:rsidR="00C76230" w:rsidRPr="00AC6FAF">
        <w:rPr>
          <w:rFonts w:ascii="Palatino Linotype" w:hAnsi="Palatino Linotype"/>
          <w:i/>
          <w:iCs/>
        </w:rPr>
        <w:t>”</w:t>
      </w:r>
    </w:p>
    <w:p w14:paraId="47B1468B" w14:textId="77777777" w:rsidR="007F5116" w:rsidRPr="00AC6FAF" w:rsidRDefault="00C76230" w:rsidP="001B1090">
      <w:pPr>
        <w:jc w:val="both"/>
        <w:rPr>
          <w:rFonts w:ascii="Palatino Linotype" w:hAnsi="Palatino Linotype"/>
        </w:rPr>
      </w:pPr>
      <w:r w:rsidRPr="00AC6FAF">
        <w:rPr>
          <w:rFonts w:ascii="Palatino Linotype" w:hAnsi="Palatino Linotype"/>
          <w:i/>
          <w:iCs/>
        </w:rPr>
        <w:tab/>
      </w:r>
      <w:r w:rsidRPr="00AC6FAF">
        <w:rPr>
          <w:rFonts w:ascii="Palatino Linotype" w:hAnsi="Palatino Linotype"/>
        </w:rPr>
        <w:t>“Porque sempre falando de guerra?” Victor pensou</w:t>
      </w:r>
      <w:r w:rsidR="00D138A7" w:rsidRPr="00AC6FAF">
        <w:rPr>
          <w:rFonts w:ascii="Palatino Linotype" w:hAnsi="Palatino Linotype"/>
        </w:rPr>
        <w:t xml:space="preserve">, </w:t>
      </w:r>
      <w:r w:rsidR="001D7DBD" w:rsidRPr="00AC6FAF">
        <w:rPr>
          <w:rFonts w:ascii="Palatino Linotype" w:hAnsi="Palatino Linotype"/>
        </w:rPr>
        <w:t>“</w:t>
      </w:r>
      <w:r w:rsidR="007D0596" w:rsidRPr="00AC6FAF">
        <w:rPr>
          <w:rFonts w:ascii="Palatino Linotype" w:hAnsi="Palatino Linotype"/>
        </w:rPr>
        <w:t>Finalmente pararam de noticiar ataques terroristas”.</w:t>
      </w:r>
      <w:r w:rsidR="00880A2E" w:rsidRPr="00AC6FAF">
        <w:rPr>
          <w:rFonts w:ascii="Palatino Linotype" w:hAnsi="Palatino Linotype"/>
        </w:rPr>
        <w:t xml:space="preserve"> </w:t>
      </w:r>
    </w:p>
    <w:p w14:paraId="44B0FFE2" w14:textId="59164DBE" w:rsidR="00C76230" w:rsidRPr="00AC6FAF" w:rsidRDefault="00880A2E" w:rsidP="001B1090">
      <w:pPr>
        <w:ind w:firstLine="708"/>
        <w:jc w:val="both"/>
        <w:rPr>
          <w:rFonts w:ascii="Palatino Linotype" w:hAnsi="Palatino Linotype"/>
        </w:rPr>
      </w:pPr>
      <w:r w:rsidRPr="00AC6FAF">
        <w:rPr>
          <w:rFonts w:ascii="Palatino Linotype" w:hAnsi="Palatino Linotype"/>
        </w:rPr>
        <w:t>A rádio continuou:</w:t>
      </w:r>
    </w:p>
    <w:p w14:paraId="448FE81D" w14:textId="111057FA" w:rsidR="00880A2E" w:rsidRPr="00AC6FAF" w:rsidRDefault="00880A2E" w:rsidP="001B1090">
      <w:pPr>
        <w:ind w:firstLine="708"/>
        <w:jc w:val="both"/>
        <w:rPr>
          <w:rFonts w:ascii="Palatino Linotype" w:hAnsi="Palatino Linotype"/>
          <w:i/>
          <w:iCs/>
        </w:rPr>
      </w:pPr>
      <w:r w:rsidRPr="00AC6FAF">
        <w:rPr>
          <w:rFonts w:ascii="Palatino Linotype" w:hAnsi="Palatino Linotype"/>
        </w:rPr>
        <w:t>“</w:t>
      </w:r>
      <w:r w:rsidRPr="00AC6FAF">
        <w:rPr>
          <w:rFonts w:ascii="Palatino Linotype" w:hAnsi="Palatino Linotype"/>
          <w:i/>
          <w:iCs/>
        </w:rPr>
        <w:t>Esse novo carregamento foi atacado por um caça da marinha Americana</w:t>
      </w:r>
      <w:ins w:id="20" w:author="Fabiana Camargo" w:date="2025-02-14T15:30:00Z" w16du:dateUtc="2025-02-14T18:30:00Z">
        <w:r w:rsidR="001029B4" w:rsidRPr="00AC6FAF">
          <w:rPr>
            <w:rFonts w:ascii="Palatino Linotype" w:hAnsi="Palatino Linotype"/>
            <w:i/>
            <w:iCs/>
          </w:rPr>
          <w:t xml:space="preserve">. </w:t>
        </w:r>
      </w:ins>
      <w:r w:rsidR="00A06EEC" w:rsidRPr="00AC6FAF">
        <w:rPr>
          <w:rFonts w:ascii="Palatino Linotype" w:hAnsi="Palatino Linotype"/>
          <w:i/>
          <w:iCs/>
        </w:rPr>
        <w:t xml:space="preserve">O Avião </w:t>
      </w:r>
      <w:r w:rsidR="00867186" w:rsidRPr="00AC6FAF">
        <w:rPr>
          <w:rFonts w:ascii="Palatino Linotype" w:hAnsi="Palatino Linotype"/>
          <w:i/>
          <w:iCs/>
        </w:rPr>
        <w:t xml:space="preserve">foi levemente danificado. A bordo, estava o que o </w:t>
      </w:r>
      <w:r w:rsidR="00BB2134" w:rsidRPr="00AC6FAF">
        <w:rPr>
          <w:rFonts w:ascii="Palatino Linotype" w:hAnsi="Palatino Linotype"/>
          <w:i/>
          <w:iCs/>
        </w:rPr>
        <w:t>tenente</w:t>
      </w:r>
      <w:r w:rsidR="000C2532" w:rsidRPr="00AC6FAF">
        <w:rPr>
          <w:rFonts w:ascii="Palatino Linotype" w:hAnsi="Palatino Linotype"/>
          <w:i/>
          <w:iCs/>
        </w:rPr>
        <w:t xml:space="preserve"> Álvares</w:t>
      </w:r>
      <w:r w:rsidR="004269BD" w:rsidRPr="00AC6FAF">
        <w:rPr>
          <w:rFonts w:ascii="Palatino Linotype" w:hAnsi="Palatino Linotype"/>
          <w:i/>
          <w:iCs/>
        </w:rPr>
        <w:t xml:space="preserve"> de</w:t>
      </w:r>
      <w:r w:rsidR="000C2532" w:rsidRPr="00AC6FAF">
        <w:rPr>
          <w:rFonts w:ascii="Palatino Linotype" w:hAnsi="Palatino Linotype"/>
          <w:i/>
          <w:iCs/>
        </w:rPr>
        <w:t xml:space="preserve"> </w:t>
      </w:r>
      <w:r w:rsidR="002E34A0" w:rsidRPr="00AC6FAF">
        <w:rPr>
          <w:rFonts w:ascii="Palatino Linotype" w:hAnsi="Palatino Linotype"/>
          <w:i/>
          <w:iCs/>
        </w:rPr>
        <w:t>Guerreiro descreveu como</w:t>
      </w:r>
      <w:r w:rsidR="00110C26" w:rsidRPr="00AC6FAF">
        <w:rPr>
          <w:rFonts w:ascii="Palatino Linotype" w:hAnsi="Palatino Linotype"/>
          <w:i/>
          <w:iCs/>
        </w:rPr>
        <w:t xml:space="preserve">, nas palavras dele “Traidor da armada portuguesa”, que tentou </w:t>
      </w:r>
      <w:r w:rsidR="007F20FC" w:rsidRPr="00AC6FAF">
        <w:rPr>
          <w:rFonts w:ascii="Palatino Linotype" w:hAnsi="Palatino Linotype"/>
          <w:i/>
          <w:iCs/>
        </w:rPr>
        <w:t>acessar a cabine em pleno ataque</w:t>
      </w:r>
      <w:r w:rsidR="00DF36B2" w:rsidRPr="00AC6FAF">
        <w:rPr>
          <w:rFonts w:ascii="Palatino Linotype" w:hAnsi="Palatino Linotype"/>
          <w:i/>
          <w:iCs/>
        </w:rPr>
        <w:t xml:space="preserve"> com a intenção de matar todos os pilotos. </w:t>
      </w:r>
      <w:r w:rsidR="007779B4" w:rsidRPr="00AC6FAF">
        <w:rPr>
          <w:rFonts w:ascii="Palatino Linotype" w:hAnsi="Palatino Linotype"/>
          <w:i/>
          <w:iCs/>
        </w:rPr>
        <w:t xml:space="preserve">Álvares lutou bravamente conseguindo </w:t>
      </w:r>
      <w:r w:rsidR="00595244" w:rsidRPr="00AC6FAF">
        <w:rPr>
          <w:rFonts w:ascii="Palatino Linotype" w:hAnsi="Palatino Linotype"/>
          <w:i/>
          <w:iCs/>
        </w:rPr>
        <w:t>imobilizá-lo</w:t>
      </w:r>
      <w:r w:rsidR="007228F4" w:rsidRPr="00AC6FAF">
        <w:rPr>
          <w:rFonts w:ascii="Palatino Linotype" w:hAnsi="Palatino Linotype"/>
          <w:i/>
          <w:iCs/>
        </w:rPr>
        <w:t xml:space="preserve">, mas </w:t>
      </w:r>
      <w:r w:rsidR="00D6106F" w:rsidRPr="00AC6FAF">
        <w:rPr>
          <w:rFonts w:ascii="Palatino Linotype" w:hAnsi="Palatino Linotype"/>
          <w:i/>
          <w:iCs/>
        </w:rPr>
        <w:t>foi Carlos</w:t>
      </w:r>
      <w:r w:rsidR="00595244" w:rsidRPr="00AC6FAF">
        <w:rPr>
          <w:rFonts w:ascii="Palatino Linotype" w:hAnsi="Palatino Linotype"/>
          <w:i/>
          <w:iCs/>
        </w:rPr>
        <w:t xml:space="preserve"> de Mendes Vasconcelos que o finalizou</w:t>
      </w:r>
      <w:r w:rsidR="00F23999" w:rsidRPr="00AC6FAF">
        <w:rPr>
          <w:rFonts w:ascii="Palatino Linotype" w:hAnsi="Palatino Linotype"/>
          <w:i/>
          <w:iCs/>
        </w:rPr>
        <w:t>, ninguém se feriu no processo</w:t>
      </w:r>
      <w:r w:rsidR="00D6106F" w:rsidRPr="00AC6FAF">
        <w:rPr>
          <w:rFonts w:ascii="Palatino Linotype" w:hAnsi="Palatino Linotype"/>
          <w:i/>
          <w:iCs/>
        </w:rPr>
        <w:t>.”</w:t>
      </w:r>
    </w:p>
    <w:p w14:paraId="3EB49910" w14:textId="297C8C81" w:rsidR="00B05FF5" w:rsidRPr="00AC6FAF" w:rsidRDefault="00D6106F" w:rsidP="001B1090">
      <w:pPr>
        <w:jc w:val="both"/>
        <w:rPr>
          <w:rFonts w:ascii="Palatino Linotype" w:hAnsi="Palatino Linotype"/>
        </w:rPr>
      </w:pPr>
      <w:r w:rsidRPr="00AC6FAF">
        <w:rPr>
          <w:rFonts w:ascii="Palatino Linotype" w:hAnsi="Palatino Linotype"/>
        </w:rPr>
        <w:tab/>
      </w:r>
      <w:r w:rsidR="00071026" w:rsidRPr="00AC6FAF">
        <w:rPr>
          <w:rFonts w:ascii="Palatino Linotype" w:hAnsi="Palatino Linotype"/>
        </w:rPr>
        <w:t xml:space="preserve">Victor ouvia tudo atentamente, </w:t>
      </w:r>
      <w:r w:rsidR="004269BD" w:rsidRPr="00AC6FAF">
        <w:rPr>
          <w:rFonts w:ascii="Palatino Linotype" w:hAnsi="Palatino Linotype"/>
        </w:rPr>
        <w:t xml:space="preserve">“Álvares de Guerreiro”. Esse nome não lhe era estranhou. </w:t>
      </w:r>
      <w:r w:rsidR="00AC7D64" w:rsidRPr="00AC6FAF">
        <w:rPr>
          <w:rFonts w:ascii="Palatino Linotype" w:hAnsi="Palatino Linotype"/>
        </w:rPr>
        <w:t>Quem era mesmo?</w:t>
      </w:r>
      <w:r w:rsidR="0062695E" w:rsidRPr="00AC6FAF">
        <w:rPr>
          <w:rFonts w:ascii="Palatino Linotype" w:hAnsi="Palatino Linotype"/>
        </w:rPr>
        <w:t xml:space="preserve"> Talvez fosse só uma memória longínqua</w:t>
      </w:r>
      <w:r w:rsidR="00965618" w:rsidRPr="00AC6FAF">
        <w:rPr>
          <w:rFonts w:ascii="Palatino Linotype" w:hAnsi="Palatino Linotype"/>
        </w:rPr>
        <w:t xml:space="preserve"> entorpecida pela solidão.</w:t>
      </w:r>
      <w:r w:rsidR="00F55B4F" w:rsidRPr="00AC6FAF">
        <w:rPr>
          <w:rFonts w:ascii="Palatino Linotype" w:hAnsi="Palatino Linotype"/>
        </w:rPr>
        <w:t xml:space="preserve"> </w:t>
      </w:r>
      <w:r w:rsidR="00377112" w:rsidRPr="00AC6FAF">
        <w:rPr>
          <w:rFonts w:ascii="Palatino Linotype" w:hAnsi="Palatino Linotype"/>
        </w:rPr>
        <w:t>“Álvares de Guerreiro</w:t>
      </w:r>
      <w:r w:rsidR="00C542CF" w:rsidRPr="00AC6FAF">
        <w:rPr>
          <w:rFonts w:ascii="Palatino Linotype" w:hAnsi="Palatino Linotype"/>
        </w:rPr>
        <w:t xml:space="preserve">”, </w:t>
      </w:r>
      <w:r w:rsidR="00C4672E" w:rsidRPr="00AC6FAF">
        <w:rPr>
          <w:rFonts w:ascii="Palatino Linotype" w:hAnsi="Palatino Linotype"/>
        </w:rPr>
        <w:t xml:space="preserve">talvez </w:t>
      </w:r>
      <w:r w:rsidR="008757FF" w:rsidRPr="00AC6FAF">
        <w:rPr>
          <w:rFonts w:ascii="Palatino Linotype" w:hAnsi="Palatino Linotype"/>
        </w:rPr>
        <w:t xml:space="preserve">algum parente? </w:t>
      </w:r>
      <w:r w:rsidR="002A0DB2" w:rsidRPr="00AC6FAF">
        <w:rPr>
          <w:rFonts w:ascii="Palatino Linotype" w:hAnsi="Palatino Linotype"/>
        </w:rPr>
        <w:t xml:space="preserve">Não, não </w:t>
      </w:r>
      <w:r w:rsidR="00DE6A55" w:rsidRPr="00AC6FAF">
        <w:rPr>
          <w:rFonts w:ascii="Palatino Linotype" w:hAnsi="Palatino Linotype"/>
        </w:rPr>
        <w:t xml:space="preserve">tinha parentes próximos. </w:t>
      </w:r>
      <w:r w:rsidR="007F18BC" w:rsidRPr="00AC6FAF">
        <w:rPr>
          <w:rFonts w:ascii="Palatino Linotype" w:hAnsi="Palatino Linotype"/>
        </w:rPr>
        <w:t>Algum amigo antigo?</w:t>
      </w:r>
      <w:r w:rsidR="00F25BF9" w:rsidRPr="00AC6FAF">
        <w:rPr>
          <w:rFonts w:ascii="Palatino Linotype" w:hAnsi="Palatino Linotype"/>
        </w:rPr>
        <w:t xml:space="preserve"> Talvez sim</w:t>
      </w:r>
      <w:r w:rsidR="00BC336B" w:rsidRPr="00AC6FAF">
        <w:rPr>
          <w:rFonts w:ascii="Palatino Linotype" w:hAnsi="Palatino Linotype"/>
        </w:rPr>
        <w:t xml:space="preserve">, mas, não tinha amigos portugueses, a não ser </w:t>
      </w:r>
      <w:r w:rsidR="00FE6E00" w:rsidRPr="00AC6FAF">
        <w:rPr>
          <w:rFonts w:ascii="Palatino Linotype" w:hAnsi="Palatino Linotype"/>
        </w:rPr>
        <w:t xml:space="preserve">um colega de faculdade, havia </w:t>
      </w:r>
      <w:r w:rsidR="00EF31FD" w:rsidRPr="00AC6FAF">
        <w:rPr>
          <w:rFonts w:ascii="Palatino Linotype" w:hAnsi="Palatino Linotype"/>
        </w:rPr>
        <w:t xml:space="preserve">a </w:t>
      </w:r>
      <w:r w:rsidR="00FE6E00" w:rsidRPr="00AC6FAF">
        <w:rPr>
          <w:rFonts w:ascii="Palatino Linotype" w:hAnsi="Palatino Linotype"/>
        </w:rPr>
        <w:t>abandonado</w:t>
      </w:r>
      <w:r w:rsidR="00091471" w:rsidRPr="00AC6FAF">
        <w:rPr>
          <w:rFonts w:ascii="Palatino Linotype" w:hAnsi="Palatino Linotype"/>
        </w:rPr>
        <w:t xml:space="preserve"> </w:t>
      </w:r>
      <w:r w:rsidR="00EF31FD" w:rsidRPr="00AC6FAF">
        <w:rPr>
          <w:rFonts w:ascii="Palatino Linotype" w:hAnsi="Palatino Linotype"/>
        </w:rPr>
        <w:t xml:space="preserve">para </w:t>
      </w:r>
      <w:r w:rsidR="004D7A52" w:rsidRPr="00AC6FAF">
        <w:rPr>
          <w:rFonts w:ascii="Palatino Linotype" w:hAnsi="Palatino Linotype"/>
        </w:rPr>
        <w:t xml:space="preserve">entrar em algo importante. </w:t>
      </w:r>
      <w:r w:rsidR="006979BF" w:rsidRPr="00AC6FAF">
        <w:rPr>
          <w:rFonts w:ascii="Palatino Linotype" w:hAnsi="Palatino Linotype"/>
        </w:rPr>
        <w:t>“Talvez</w:t>
      </w:r>
      <w:r w:rsidR="002A544F" w:rsidRPr="00AC6FAF">
        <w:rPr>
          <w:rFonts w:ascii="Palatino Linotype" w:hAnsi="Palatino Linotype"/>
        </w:rPr>
        <w:t>.” Pensou, não podia ter certeza, mas o</w:t>
      </w:r>
      <w:r w:rsidR="00315F63" w:rsidRPr="00AC6FAF">
        <w:rPr>
          <w:rFonts w:ascii="Palatino Linotype" w:hAnsi="Palatino Linotype"/>
        </w:rPr>
        <w:t xml:space="preserve"> </w:t>
      </w:r>
      <w:r w:rsidR="002A544F" w:rsidRPr="00AC6FAF">
        <w:rPr>
          <w:rFonts w:ascii="Palatino Linotype" w:hAnsi="Palatino Linotype"/>
        </w:rPr>
        <w:t>que era tão importante assim? Oque o fez voltar para</w:t>
      </w:r>
      <w:r w:rsidR="00227612" w:rsidRPr="00AC6FAF">
        <w:rPr>
          <w:rFonts w:ascii="Palatino Linotype" w:hAnsi="Palatino Linotype"/>
        </w:rPr>
        <w:t xml:space="preserve"> antiga</w:t>
      </w:r>
      <w:r w:rsidR="002A544F" w:rsidRPr="00AC6FAF">
        <w:rPr>
          <w:rFonts w:ascii="Palatino Linotype" w:hAnsi="Palatino Linotype"/>
        </w:rPr>
        <w:t xml:space="preserve"> Portugal?</w:t>
      </w:r>
      <w:r w:rsidR="00227612" w:rsidRPr="00AC6FAF">
        <w:rPr>
          <w:rFonts w:ascii="Palatino Linotype" w:hAnsi="Palatino Linotype"/>
        </w:rPr>
        <w:t xml:space="preserve"> </w:t>
      </w:r>
      <w:r w:rsidR="006D43AD" w:rsidRPr="00AC6FAF">
        <w:rPr>
          <w:rFonts w:ascii="Palatino Linotype" w:hAnsi="Palatino Linotype"/>
        </w:rPr>
        <w:t>Algo relacionado a forças especiais, sim, se lembrava, teve um colega de faculdade que a abandonou para iniciar o treinamento das forças especiais. Mas, se fosse realmente ele, o</w:t>
      </w:r>
      <w:r w:rsidR="00E53494" w:rsidRPr="00AC6FAF">
        <w:rPr>
          <w:rFonts w:ascii="Palatino Linotype" w:hAnsi="Palatino Linotype"/>
        </w:rPr>
        <w:t xml:space="preserve"> oque </w:t>
      </w:r>
      <w:r w:rsidR="00B66A70" w:rsidRPr="00AC6FAF">
        <w:rPr>
          <w:rFonts w:ascii="Palatino Linotype" w:hAnsi="Palatino Linotype"/>
        </w:rPr>
        <w:t xml:space="preserve">a tropa especial </w:t>
      </w:r>
      <w:r w:rsidR="00917829" w:rsidRPr="00AC6FAF">
        <w:rPr>
          <w:rFonts w:ascii="Palatino Linotype" w:hAnsi="Palatino Linotype"/>
        </w:rPr>
        <w:t xml:space="preserve">mais avançada da armada Ibérica estariam fazendo na casa Amazônica? </w:t>
      </w:r>
      <w:r w:rsidR="00F1092F" w:rsidRPr="00AC6FAF">
        <w:rPr>
          <w:rFonts w:ascii="Palatino Linotype" w:hAnsi="Palatino Linotype"/>
        </w:rPr>
        <w:t xml:space="preserve">Não havia </w:t>
      </w:r>
      <w:r w:rsidR="00C91868" w:rsidRPr="00AC6FAF">
        <w:rPr>
          <w:rFonts w:ascii="Palatino Linotype" w:hAnsi="Palatino Linotype"/>
        </w:rPr>
        <w:t>como saber.</w:t>
      </w:r>
    </w:p>
    <w:p w14:paraId="69D0D30E" w14:textId="55D86758" w:rsidR="00B05FF5" w:rsidRPr="00AC6FAF" w:rsidRDefault="00B148DF" w:rsidP="001B1090">
      <w:pPr>
        <w:jc w:val="both"/>
        <w:rPr>
          <w:rFonts w:ascii="Palatino Linotype" w:hAnsi="Palatino Linotype"/>
        </w:rPr>
      </w:pPr>
      <w:r w:rsidRPr="00AC6FAF">
        <w:rPr>
          <w:rFonts w:ascii="Palatino Linotype" w:hAnsi="Palatino Linotype"/>
        </w:rPr>
        <w:tab/>
      </w:r>
      <w:r w:rsidR="00BA135A" w:rsidRPr="00AC6FAF">
        <w:rPr>
          <w:rFonts w:ascii="Palatino Linotype" w:hAnsi="Palatino Linotype"/>
        </w:rPr>
        <w:t>A rádio cessou</w:t>
      </w:r>
      <w:r w:rsidR="00FC0F72" w:rsidRPr="00AC6FAF">
        <w:rPr>
          <w:rFonts w:ascii="Palatino Linotype" w:hAnsi="Palatino Linotype"/>
        </w:rPr>
        <w:t xml:space="preserve">. </w:t>
      </w:r>
      <w:r w:rsidR="008E3ED7" w:rsidRPr="00AC6FAF">
        <w:rPr>
          <w:rFonts w:ascii="Palatino Linotype" w:hAnsi="Palatino Linotype"/>
        </w:rPr>
        <w:t>Mas ele não havia a desligado</w:t>
      </w:r>
      <w:r w:rsidR="00F8743F" w:rsidRPr="00AC6FAF">
        <w:rPr>
          <w:rFonts w:ascii="Palatino Linotype" w:hAnsi="Palatino Linotype"/>
        </w:rPr>
        <w:t>, ele raciocinou por alguns segundos lembrand</w:t>
      </w:r>
      <w:r w:rsidR="00C91868" w:rsidRPr="00AC6FAF">
        <w:rPr>
          <w:rFonts w:ascii="Palatino Linotype" w:hAnsi="Palatino Linotype"/>
        </w:rPr>
        <w:t xml:space="preserve">o de seu amigo </w:t>
      </w:r>
      <w:r w:rsidR="006A4A7A" w:rsidRPr="00AC6FAF">
        <w:rPr>
          <w:rFonts w:ascii="Palatino Linotype" w:hAnsi="Palatino Linotype"/>
        </w:rPr>
        <w:t xml:space="preserve">português </w:t>
      </w:r>
      <w:r w:rsidR="006B04CB" w:rsidRPr="00AC6FAF">
        <w:rPr>
          <w:rFonts w:ascii="Palatino Linotype" w:hAnsi="Palatino Linotype"/>
        </w:rPr>
        <w:t xml:space="preserve">que o havia ensinado uma técnica </w:t>
      </w:r>
      <w:r w:rsidR="00B93D23" w:rsidRPr="00AC6FAF">
        <w:rPr>
          <w:rFonts w:ascii="Palatino Linotype" w:hAnsi="Palatino Linotype"/>
        </w:rPr>
        <w:t>militar</w:t>
      </w:r>
      <w:r w:rsidR="00180EA2" w:rsidRPr="00AC6FAF">
        <w:rPr>
          <w:rFonts w:ascii="Palatino Linotype" w:hAnsi="Palatino Linotype"/>
        </w:rPr>
        <w:t>.</w:t>
      </w:r>
      <w:r w:rsidR="00B93D23" w:rsidRPr="00AC6FAF">
        <w:rPr>
          <w:rFonts w:ascii="Palatino Linotype" w:hAnsi="Palatino Linotype"/>
        </w:rPr>
        <w:t xml:space="preserve"> </w:t>
      </w:r>
      <w:r w:rsidR="00180EA2" w:rsidRPr="00AC6FAF">
        <w:rPr>
          <w:rFonts w:ascii="Palatino Linotype" w:hAnsi="Palatino Linotype"/>
        </w:rPr>
        <w:t>Q</w:t>
      </w:r>
      <w:r w:rsidR="00B93D23" w:rsidRPr="00AC6FAF">
        <w:rPr>
          <w:rFonts w:ascii="Palatino Linotype" w:hAnsi="Palatino Linotype"/>
        </w:rPr>
        <w:t xml:space="preserve">ual era mesmo o nome? </w:t>
      </w:r>
      <w:r w:rsidR="003B5A64" w:rsidRPr="00AC6FAF">
        <w:rPr>
          <w:rFonts w:ascii="Palatino Linotype" w:hAnsi="Palatino Linotype"/>
        </w:rPr>
        <w:t>Eliminação</w:t>
      </w:r>
      <w:r w:rsidR="002E6476" w:rsidRPr="00AC6FAF">
        <w:rPr>
          <w:rFonts w:ascii="Palatino Linotype" w:hAnsi="Palatino Linotype"/>
        </w:rPr>
        <w:t xml:space="preserve"> por desligamento setorial? Talvez. Talvez estivesse apenas se confundindo com mais centenas de nomes militares que se lembrou. Mas, se fosse realmente o</w:t>
      </w:r>
      <w:r w:rsidR="00315F63" w:rsidRPr="00AC6FAF">
        <w:rPr>
          <w:rFonts w:ascii="Palatino Linotype" w:hAnsi="Palatino Linotype"/>
        </w:rPr>
        <w:t xml:space="preserve"> </w:t>
      </w:r>
      <w:r w:rsidR="002E6476" w:rsidRPr="00AC6FAF">
        <w:rPr>
          <w:rFonts w:ascii="Palatino Linotype" w:hAnsi="Palatino Linotype"/>
        </w:rPr>
        <w:t>que estava pensando, então estavam tentando localizar alguém</w:t>
      </w:r>
      <w:r w:rsidR="00B161F1" w:rsidRPr="00AC6FAF">
        <w:rPr>
          <w:rFonts w:ascii="Palatino Linotype" w:hAnsi="Palatino Linotype"/>
        </w:rPr>
        <w:t xml:space="preserve">. </w:t>
      </w:r>
      <w:r w:rsidR="007D72F2" w:rsidRPr="00AC6FAF">
        <w:rPr>
          <w:rFonts w:ascii="Palatino Linotype" w:hAnsi="Palatino Linotype"/>
        </w:rPr>
        <w:t xml:space="preserve">Se fosse isso, </w:t>
      </w:r>
      <w:r w:rsidR="00EE4342" w:rsidRPr="00AC6FAF">
        <w:rPr>
          <w:rFonts w:ascii="Palatino Linotype" w:hAnsi="Palatino Linotype"/>
        </w:rPr>
        <w:t xml:space="preserve">então outras </w:t>
      </w:r>
      <w:r w:rsidR="009D55A9" w:rsidRPr="00AC6FAF">
        <w:rPr>
          <w:rFonts w:ascii="Palatino Linotype" w:hAnsi="Palatino Linotype"/>
        </w:rPr>
        <w:t xml:space="preserve">frequências estariam prestes a ser desligadas, </w:t>
      </w:r>
      <w:r w:rsidR="003B5A64" w:rsidRPr="00AC6FAF">
        <w:rPr>
          <w:rFonts w:ascii="Palatino Linotype" w:hAnsi="Palatino Linotype"/>
        </w:rPr>
        <w:t xml:space="preserve">trocou a frequência. Um jazz suave tocava. Cessou. “Sim” pensou ele, estavam realmente tentando localizar alguém, não seria ele, seria? </w:t>
      </w:r>
    </w:p>
    <w:p w14:paraId="7C7EE785" w14:textId="4F35CD6F" w:rsidR="00F857DE" w:rsidRPr="00AC6FAF" w:rsidRDefault="00C333F3" w:rsidP="001B1090">
      <w:pPr>
        <w:jc w:val="both"/>
        <w:rPr>
          <w:rFonts w:ascii="Palatino Linotype" w:hAnsi="Palatino Linotype"/>
        </w:rPr>
      </w:pPr>
      <w:r w:rsidRPr="00AC6FAF">
        <w:rPr>
          <w:rFonts w:ascii="Palatino Linotype" w:hAnsi="Palatino Linotype"/>
        </w:rPr>
        <w:tab/>
        <w:t xml:space="preserve">Um frio na espinha percorreu todo o seu corpo, </w:t>
      </w:r>
      <w:r w:rsidR="00E11CD0" w:rsidRPr="00AC6FAF">
        <w:rPr>
          <w:rFonts w:ascii="Palatino Linotype" w:hAnsi="Palatino Linotype"/>
        </w:rPr>
        <w:t>a paranoia de que talvez estivessem o procurando só crescia</w:t>
      </w:r>
      <w:r w:rsidR="001D5B03" w:rsidRPr="00AC6FAF">
        <w:rPr>
          <w:rFonts w:ascii="Palatino Linotype" w:hAnsi="Palatino Linotype"/>
        </w:rPr>
        <w:t xml:space="preserve">. Desligou o seu retransmissor, </w:t>
      </w:r>
      <w:r w:rsidR="00DF7A4A" w:rsidRPr="00AC6FAF">
        <w:rPr>
          <w:rFonts w:ascii="Palatino Linotype" w:hAnsi="Palatino Linotype"/>
        </w:rPr>
        <w:t xml:space="preserve">não podia </w:t>
      </w:r>
      <w:r w:rsidR="00EC2536" w:rsidRPr="00AC6FAF">
        <w:rPr>
          <w:rFonts w:ascii="Palatino Linotype" w:hAnsi="Palatino Linotype"/>
        </w:rPr>
        <w:t xml:space="preserve">arriscar, mas </w:t>
      </w:r>
      <w:r w:rsidR="00961ACE" w:rsidRPr="00AC6FAF">
        <w:rPr>
          <w:rFonts w:ascii="Palatino Linotype" w:hAnsi="Palatino Linotype"/>
        </w:rPr>
        <w:t xml:space="preserve">assim, seu rádio de ondas curtas não captaria </w:t>
      </w:r>
      <w:r w:rsidR="00CA2873" w:rsidRPr="00AC6FAF">
        <w:rPr>
          <w:rFonts w:ascii="Palatino Linotype" w:hAnsi="Palatino Linotype"/>
        </w:rPr>
        <w:t>sua rádio favorita. “Não, não”. Religou, mas</w:t>
      </w:r>
      <w:r w:rsidR="00F656F1" w:rsidRPr="00AC6FAF">
        <w:rPr>
          <w:rFonts w:ascii="Palatino Linotype" w:hAnsi="Palatino Linotype"/>
        </w:rPr>
        <w:t xml:space="preserve">, </w:t>
      </w:r>
      <w:r w:rsidR="00F656F1" w:rsidRPr="00AC6FAF">
        <w:rPr>
          <w:rFonts w:ascii="Palatino Linotype" w:hAnsi="Palatino Linotype"/>
        </w:rPr>
        <w:lastRenderedPageBreak/>
        <w:t xml:space="preserve">desta vez </w:t>
      </w:r>
      <w:r w:rsidR="00843A85" w:rsidRPr="00AC6FAF">
        <w:rPr>
          <w:rFonts w:ascii="Palatino Linotype" w:hAnsi="Palatino Linotype"/>
        </w:rPr>
        <w:t>diminuiu o alcance. “Talvez, assim eu esteja mais seguro</w:t>
      </w:r>
      <w:r w:rsidR="00833CD3" w:rsidRPr="00AC6FAF">
        <w:rPr>
          <w:rFonts w:ascii="Palatino Linotype" w:hAnsi="Palatino Linotype"/>
        </w:rPr>
        <w:t>.</w:t>
      </w:r>
      <w:r w:rsidR="00CF1532" w:rsidRPr="00AC6FAF">
        <w:rPr>
          <w:rFonts w:ascii="Palatino Linotype" w:hAnsi="Palatino Linotype"/>
        </w:rPr>
        <w:t>”.</w:t>
      </w:r>
      <w:r w:rsidR="00C779A1" w:rsidRPr="00AC6FAF">
        <w:rPr>
          <w:rFonts w:ascii="Palatino Linotype" w:hAnsi="Palatino Linotype"/>
        </w:rPr>
        <w:t xml:space="preserve"> Porém sabia, </w:t>
      </w:r>
      <w:r w:rsidR="00AF72B1" w:rsidRPr="00AC6FAF">
        <w:rPr>
          <w:rFonts w:ascii="Palatino Linotype" w:hAnsi="Palatino Linotype"/>
        </w:rPr>
        <w:t>que se</w:t>
      </w:r>
      <w:r w:rsidR="007921AE" w:rsidRPr="00AC6FAF">
        <w:rPr>
          <w:rFonts w:ascii="Palatino Linotype" w:hAnsi="Palatino Linotype"/>
        </w:rPr>
        <w:t xml:space="preserve"> fosse realmente isso, já o teriam </w:t>
      </w:r>
      <w:r w:rsidR="00332E93" w:rsidRPr="00AC6FAF">
        <w:rPr>
          <w:rFonts w:ascii="Palatino Linotype" w:hAnsi="Palatino Linotype"/>
        </w:rPr>
        <w:t>localizado</w:t>
      </w:r>
      <w:r w:rsidR="00F01158" w:rsidRPr="00AC6FAF">
        <w:rPr>
          <w:rFonts w:ascii="Palatino Linotype" w:hAnsi="Palatino Linotype"/>
        </w:rPr>
        <w:t>.</w:t>
      </w:r>
    </w:p>
    <w:p w14:paraId="55FEE27E" w14:textId="2E43D9F6" w:rsidR="00B05FF5" w:rsidRPr="00B05FF5" w:rsidRDefault="00B05FF5" w:rsidP="001B1090">
      <w:pPr>
        <w:jc w:val="both"/>
      </w:pPr>
      <w:r>
        <w:tab/>
      </w:r>
    </w:p>
    <w:p w14:paraId="4F3FE86A" w14:textId="0EED279C" w:rsidR="009B57A0" w:rsidRDefault="00C53D84" w:rsidP="001B1090">
      <w:pPr>
        <w:jc w:val="both"/>
      </w:pPr>
      <w:r>
        <w:tab/>
      </w:r>
    </w:p>
    <w:p w14:paraId="35D005CF" w14:textId="3FC3567C" w:rsidR="00E6508E" w:rsidRDefault="00E6508E" w:rsidP="001B1090">
      <w:pPr>
        <w:jc w:val="both"/>
      </w:pPr>
    </w:p>
    <w:p w14:paraId="094BC819" w14:textId="29A2B300" w:rsidR="00AA6C6A" w:rsidRDefault="00AA6C6A" w:rsidP="001B1090">
      <w:pPr>
        <w:jc w:val="both"/>
      </w:pPr>
    </w:p>
    <w:p w14:paraId="04151B4C" w14:textId="77777777" w:rsidR="007F3CE8" w:rsidRDefault="007F3CE8" w:rsidP="001B1090">
      <w:pPr>
        <w:jc w:val="both"/>
      </w:pPr>
    </w:p>
    <w:p w14:paraId="3B18068D" w14:textId="77777777" w:rsidR="007F3CE8" w:rsidRPr="00F144D7" w:rsidRDefault="007F3CE8" w:rsidP="001B1090">
      <w:pPr>
        <w:jc w:val="both"/>
      </w:pPr>
    </w:p>
    <w:p w14:paraId="0C064EBD" w14:textId="77777777" w:rsidR="0080087F" w:rsidRPr="0080087F" w:rsidRDefault="0080087F" w:rsidP="001B1090">
      <w:pPr>
        <w:jc w:val="both"/>
      </w:pPr>
    </w:p>
    <w:p w14:paraId="448EA146" w14:textId="77777777" w:rsidR="00B747D0" w:rsidRDefault="00B747D0" w:rsidP="001B1090">
      <w:pPr>
        <w:jc w:val="both"/>
      </w:pPr>
    </w:p>
    <w:p w14:paraId="6DAB2DE3" w14:textId="77777777" w:rsidR="00726657" w:rsidRDefault="00726657" w:rsidP="001B1090">
      <w:pPr>
        <w:jc w:val="both"/>
      </w:pPr>
    </w:p>
    <w:p w14:paraId="027291E4" w14:textId="77777777" w:rsidR="00726657" w:rsidRPr="00B747D0" w:rsidRDefault="00726657" w:rsidP="001B1090">
      <w:pPr>
        <w:jc w:val="both"/>
      </w:pPr>
    </w:p>
    <w:p w14:paraId="131C7A20" w14:textId="77777777" w:rsidR="00B747D0" w:rsidRDefault="00B747D0" w:rsidP="001B1090">
      <w:pPr>
        <w:pStyle w:val="Ttulo"/>
        <w:jc w:val="both"/>
        <w:rPr>
          <w:rFonts w:hint="eastAsia"/>
        </w:rPr>
      </w:pPr>
    </w:p>
    <w:p w14:paraId="01055813" w14:textId="4B760EEE" w:rsidR="722AC3E3" w:rsidRDefault="722AC3E3" w:rsidP="001B1090">
      <w:pPr>
        <w:jc w:val="both"/>
      </w:pPr>
      <w:r>
        <w:t xml:space="preserve">           </w:t>
      </w:r>
    </w:p>
    <w:p w14:paraId="45190481" w14:textId="6BCEA433" w:rsidR="00FC3A35" w:rsidRPr="001D5258" w:rsidRDefault="00FC3A35" w:rsidP="001B1090">
      <w:pPr>
        <w:jc w:val="both"/>
        <w:rPr>
          <w:sz w:val="28"/>
          <w:szCs w:val="28"/>
        </w:rPr>
      </w:pPr>
      <w:r>
        <w:tab/>
      </w:r>
    </w:p>
    <w:p w14:paraId="0CFB7197" w14:textId="41C90558" w:rsidR="00622499" w:rsidRDefault="00622499" w:rsidP="001B1090">
      <w:pPr>
        <w:ind w:firstLine="708"/>
        <w:jc w:val="both"/>
      </w:pPr>
    </w:p>
    <w:p w14:paraId="791068FD" w14:textId="77777777" w:rsidR="00180417" w:rsidRDefault="00180417" w:rsidP="001B1090">
      <w:pPr>
        <w:ind w:firstLine="708"/>
        <w:jc w:val="both"/>
      </w:pPr>
    </w:p>
    <w:p w14:paraId="4D661ABF" w14:textId="77777777" w:rsidR="00180417" w:rsidRDefault="00180417" w:rsidP="001B1090">
      <w:pPr>
        <w:ind w:firstLine="708"/>
        <w:jc w:val="both"/>
      </w:pPr>
    </w:p>
    <w:p w14:paraId="30951DEC" w14:textId="77777777" w:rsidR="00180417" w:rsidRDefault="00180417" w:rsidP="001B1090">
      <w:pPr>
        <w:ind w:firstLine="708"/>
        <w:jc w:val="both"/>
      </w:pPr>
    </w:p>
    <w:p w14:paraId="7DE3EBE5" w14:textId="77777777" w:rsidR="00180417" w:rsidRDefault="00180417" w:rsidP="001B1090">
      <w:pPr>
        <w:ind w:firstLine="708"/>
        <w:jc w:val="both"/>
      </w:pPr>
    </w:p>
    <w:p w14:paraId="73F2B6C8" w14:textId="77777777" w:rsidR="00180417" w:rsidRDefault="00180417" w:rsidP="001B1090">
      <w:pPr>
        <w:ind w:firstLine="708"/>
        <w:jc w:val="both"/>
      </w:pPr>
    </w:p>
    <w:p w14:paraId="5CDC7B03" w14:textId="77777777" w:rsidR="00180417" w:rsidRDefault="00180417" w:rsidP="001B1090">
      <w:pPr>
        <w:ind w:firstLine="708"/>
        <w:jc w:val="both"/>
      </w:pPr>
    </w:p>
    <w:p w14:paraId="5F46B377" w14:textId="77777777" w:rsidR="00180417" w:rsidRDefault="00180417" w:rsidP="001B1090">
      <w:pPr>
        <w:ind w:firstLine="708"/>
        <w:jc w:val="both"/>
      </w:pPr>
    </w:p>
    <w:p w14:paraId="12BE6C5C" w14:textId="77777777" w:rsidR="00180417" w:rsidRDefault="00180417" w:rsidP="001B1090">
      <w:pPr>
        <w:ind w:firstLine="708"/>
        <w:jc w:val="both"/>
      </w:pPr>
    </w:p>
    <w:p w14:paraId="4280CC38" w14:textId="77777777" w:rsidR="00180417" w:rsidRDefault="00180417" w:rsidP="001B1090">
      <w:pPr>
        <w:ind w:firstLine="708"/>
        <w:jc w:val="both"/>
      </w:pPr>
    </w:p>
    <w:p w14:paraId="0DAC1773" w14:textId="77777777" w:rsidR="00DA0A15" w:rsidRDefault="00DA0A15" w:rsidP="00C92386">
      <w:pPr>
        <w:pStyle w:val="Ttulo"/>
        <w:jc w:val="center"/>
        <w:outlineLvl w:val="1"/>
        <w:rPr>
          <w:rFonts w:hint="eastAsia"/>
          <w:b/>
          <w:bCs/>
        </w:rPr>
      </w:pPr>
    </w:p>
    <w:p w14:paraId="6225FE86" w14:textId="77777777" w:rsidR="00AC6FAF" w:rsidRPr="00AC6FAF" w:rsidRDefault="00AC6FAF" w:rsidP="00AC6FAF"/>
    <w:p w14:paraId="5EC85F3B" w14:textId="2CE3DFF0" w:rsidR="00277246" w:rsidRPr="00443DEB" w:rsidRDefault="155EF08D" w:rsidP="00C92386">
      <w:pPr>
        <w:pStyle w:val="Ttulo"/>
        <w:jc w:val="center"/>
        <w:outlineLvl w:val="1"/>
        <w:rPr>
          <w:rFonts w:hint="eastAsia"/>
          <w:b/>
          <w:sz w:val="96"/>
          <w:szCs w:val="96"/>
        </w:rPr>
      </w:pPr>
      <w:bookmarkStart w:id="21" w:name="_Toc1767803110"/>
      <w:r w:rsidRPr="155EF08D">
        <w:rPr>
          <w:b/>
          <w:bCs/>
          <w:sz w:val="96"/>
          <w:szCs w:val="96"/>
        </w:rPr>
        <w:t>6 Álvares (</w:t>
      </w:r>
      <w:r w:rsidRPr="155EF08D">
        <w:rPr>
          <w:rFonts w:ascii="Electra LT Std Display" w:hAnsi="Electra LT Std Display"/>
          <w:b/>
          <w:bCs/>
          <w:sz w:val="96"/>
          <w:szCs w:val="96"/>
        </w:rPr>
        <w:t>II</w:t>
      </w:r>
      <w:r w:rsidRPr="155EF08D">
        <w:rPr>
          <w:b/>
          <w:bCs/>
          <w:sz w:val="96"/>
          <w:szCs w:val="96"/>
        </w:rPr>
        <w:t>)</w:t>
      </w:r>
      <w:bookmarkEnd w:id="21"/>
    </w:p>
    <w:p w14:paraId="3E3FF449" w14:textId="77777777" w:rsidR="00E9084D" w:rsidRDefault="00E9084D" w:rsidP="001B1090">
      <w:pPr>
        <w:jc w:val="both"/>
        <w:rPr>
          <w:b/>
          <w:bCs/>
          <w:sz w:val="28"/>
          <w:szCs w:val="28"/>
        </w:rPr>
      </w:pPr>
    </w:p>
    <w:p w14:paraId="20BF97AB" w14:textId="67443206" w:rsidR="005956D6" w:rsidRPr="00E9084D" w:rsidRDefault="005956D6" w:rsidP="001B1090">
      <w:pPr>
        <w:jc w:val="both"/>
        <w:rPr>
          <w:sz w:val="28"/>
          <w:szCs w:val="28"/>
        </w:rPr>
      </w:pPr>
      <w:r w:rsidRPr="00E9084D">
        <w:rPr>
          <w:b/>
          <w:bCs/>
          <w:sz w:val="28"/>
          <w:szCs w:val="28"/>
        </w:rPr>
        <w:t>"O homem é o único animal que causa sua própria extinção por arrogância."</w:t>
      </w:r>
      <w:r w:rsidRPr="00E9084D">
        <w:rPr>
          <w:sz w:val="28"/>
          <w:szCs w:val="28"/>
        </w:rPr>
        <w:br/>
      </w:r>
      <w:r w:rsidR="00E9084D" w:rsidRPr="00E9084D">
        <w:rPr>
          <w:sz w:val="28"/>
          <w:szCs w:val="28"/>
        </w:rPr>
        <w:t>-</w:t>
      </w:r>
      <w:r w:rsidRPr="00E9084D">
        <w:rPr>
          <w:sz w:val="28"/>
          <w:szCs w:val="28"/>
        </w:rPr>
        <w:t xml:space="preserve"> Isaac Asimov</w:t>
      </w:r>
    </w:p>
    <w:p w14:paraId="613359FB" w14:textId="74CBD898" w:rsidR="12F83262" w:rsidRDefault="12F83262" w:rsidP="001B1090">
      <w:pPr>
        <w:jc w:val="both"/>
      </w:pPr>
    </w:p>
    <w:p w14:paraId="0763F3B4" w14:textId="056E4068" w:rsidR="5354E3FD" w:rsidRPr="00AC6FAF" w:rsidRDefault="055F7997" w:rsidP="001B1090">
      <w:pPr>
        <w:ind w:firstLine="708"/>
        <w:jc w:val="both"/>
        <w:rPr>
          <w:rFonts w:ascii="Palatino Linotype" w:hAnsi="Palatino Linotype"/>
          <w:b/>
          <w:bCs/>
        </w:rPr>
      </w:pPr>
      <w:r w:rsidRPr="00AC6FAF">
        <w:rPr>
          <w:rFonts w:ascii="Palatino Linotype" w:hAnsi="Palatino Linotype"/>
        </w:rPr>
        <w:t xml:space="preserve">Depois de </w:t>
      </w:r>
      <w:r w:rsidR="1E0B4E48" w:rsidRPr="00AC6FAF">
        <w:rPr>
          <w:rFonts w:ascii="Palatino Linotype" w:hAnsi="Palatino Linotype"/>
        </w:rPr>
        <w:t>uma hora</w:t>
      </w:r>
      <w:r w:rsidR="543710CB" w:rsidRPr="00AC6FAF">
        <w:rPr>
          <w:rFonts w:ascii="Palatino Linotype" w:hAnsi="Palatino Linotype"/>
        </w:rPr>
        <w:t xml:space="preserve"> o</w:t>
      </w:r>
      <w:r w:rsidR="254BCFD7" w:rsidRPr="00AC6FAF">
        <w:rPr>
          <w:rFonts w:ascii="Palatino Linotype" w:hAnsi="Palatino Linotype"/>
        </w:rPr>
        <w:t xml:space="preserve"> </w:t>
      </w:r>
      <w:r w:rsidR="004B4404" w:rsidRPr="00AC6FAF">
        <w:rPr>
          <w:rFonts w:ascii="Palatino Linotype" w:hAnsi="Palatino Linotype"/>
        </w:rPr>
        <w:t>avião</w:t>
      </w:r>
      <w:r w:rsidR="5A253665" w:rsidRPr="00AC6FAF">
        <w:rPr>
          <w:rFonts w:ascii="Palatino Linotype" w:hAnsi="Palatino Linotype"/>
        </w:rPr>
        <w:t xml:space="preserve"> </w:t>
      </w:r>
      <w:r w:rsidR="2C701920" w:rsidRPr="00AC6FAF">
        <w:rPr>
          <w:rFonts w:ascii="Palatino Linotype" w:hAnsi="Palatino Linotype"/>
        </w:rPr>
        <w:t xml:space="preserve">conseguiu </w:t>
      </w:r>
      <w:r w:rsidR="004B4404" w:rsidRPr="00AC6FAF">
        <w:rPr>
          <w:rFonts w:ascii="Palatino Linotype" w:hAnsi="Palatino Linotype"/>
        </w:rPr>
        <w:t>pousar</w:t>
      </w:r>
      <w:r w:rsidR="220364A2" w:rsidRPr="00AC6FAF">
        <w:rPr>
          <w:rFonts w:ascii="Palatino Linotype" w:hAnsi="Palatino Linotype"/>
        </w:rPr>
        <w:t xml:space="preserve"> </w:t>
      </w:r>
      <w:r w:rsidR="7396FCA3" w:rsidRPr="00AC6FAF">
        <w:rPr>
          <w:rFonts w:ascii="Palatino Linotype" w:hAnsi="Palatino Linotype"/>
        </w:rPr>
        <w:t>tranquilamente</w:t>
      </w:r>
      <w:r w:rsidR="48410692" w:rsidRPr="00AC6FAF">
        <w:rPr>
          <w:rFonts w:ascii="Palatino Linotype" w:hAnsi="Palatino Linotype"/>
        </w:rPr>
        <w:t xml:space="preserve">, </w:t>
      </w:r>
      <w:r w:rsidR="004B4404" w:rsidRPr="00AC6FAF">
        <w:rPr>
          <w:rFonts w:ascii="Palatino Linotype" w:hAnsi="Palatino Linotype"/>
        </w:rPr>
        <w:t>felizmente</w:t>
      </w:r>
      <w:r w:rsidR="48410692" w:rsidRPr="00AC6FAF">
        <w:rPr>
          <w:rFonts w:ascii="Palatino Linotype" w:hAnsi="Palatino Linotype"/>
        </w:rPr>
        <w:t xml:space="preserve"> </w:t>
      </w:r>
      <w:r w:rsidR="63DF4D5C" w:rsidRPr="00AC6FAF">
        <w:rPr>
          <w:rFonts w:ascii="Palatino Linotype" w:hAnsi="Palatino Linotype"/>
        </w:rPr>
        <w:t xml:space="preserve">todos do </w:t>
      </w:r>
      <w:r w:rsidR="004B4404" w:rsidRPr="00AC6FAF">
        <w:rPr>
          <w:rFonts w:ascii="Palatino Linotype" w:hAnsi="Palatino Linotype"/>
        </w:rPr>
        <w:t>avião</w:t>
      </w:r>
      <w:r w:rsidR="176C276C" w:rsidRPr="00AC6FAF">
        <w:rPr>
          <w:rFonts w:ascii="Palatino Linotype" w:hAnsi="Palatino Linotype"/>
        </w:rPr>
        <w:t xml:space="preserve"> </w:t>
      </w:r>
      <w:r w:rsidR="46896842" w:rsidRPr="00AC6FAF">
        <w:rPr>
          <w:rFonts w:ascii="Palatino Linotype" w:hAnsi="Palatino Linotype"/>
        </w:rPr>
        <w:t>estavam</w:t>
      </w:r>
      <w:r w:rsidR="176C276C" w:rsidRPr="00AC6FAF">
        <w:rPr>
          <w:rFonts w:ascii="Palatino Linotype" w:hAnsi="Palatino Linotype"/>
        </w:rPr>
        <w:t xml:space="preserve"> </w:t>
      </w:r>
      <w:r w:rsidR="3892546D" w:rsidRPr="00AC6FAF">
        <w:rPr>
          <w:rFonts w:ascii="Palatino Linotype" w:hAnsi="Palatino Linotype"/>
        </w:rPr>
        <w:t xml:space="preserve">vivos </w:t>
      </w:r>
      <w:r w:rsidR="09E3EDA6" w:rsidRPr="00AC6FAF">
        <w:rPr>
          <w:rFonts w:ascii="Palatino Linotype" w:hAnsi="Palatino Linotype"/>
        </w:rPr>
        <w:t>menos, o</w:t>
      </w:r>
      <w:r w:rsidR="4991D389" w:rsidRPr="00AC6FAF">
        <w:rPr>
          <w:rFonts w:ascii="Palatino Linotype" w:hAnsi="Palatino Linotype"/>
        </w:rPr>
        <w:t xml:space="preserve"> </w:t>
      </w:r>
      <w:r w:rsidR="004B4404" w:rsidRPr="00AC6FAF">
        <w:rPr>
          <w:rFonts w:ascii="Palatino Linotype" w:hAnsi="Palatino Linotype"/>
        </w:rPr>
        <w:t>terrorista. Quando</w:t>
      </w:r>
      <w:r w:rsidR="26AAF3A3" w:rsidRPr="00AC6FAF">
        <w:rPr>
          <w:rFonts w:ascii="Palatino Linotype" w:hAnsi="Palatino Linotype"/>
        </w:rPr>
        <w:t xml:space="preserve"> </w:t>
      </w:r>
      <w:r w:rsidR="24537E6C" w:rsidRPr="00AC6FAF">
        <w:rPr>
          <w:rFonts w:ascii="Palatino Linotype" w:hAnsi="Palatino Linotype"/>
        </w:rPr>
        <w:t xml:space="preserve">pousaram o </w:t>
      </w:r>
      <w:r w:rsidR="1169E1AF" w:rsidRPr="00AC6FAF">
        <w:rPr>
          <w:rFonts w:ascii="Palatino Linotype" w:hAnsi="Palatino Linotype"/>
        </w:rPr>
        <w:t xml:space="preserve">presidente </w:t>
      </w:r>
      <w:r w:rsidR="5B0096FF" w:rsidRPr="00AC6FAF">
        <w:rPr>
          <w:rFonts w:ascii="Palatino Linotype" w:hAnsi="Palatino Linotype"/>
        </w:rPr>
        <w:t xml:space="preserve">da casa </w:t>
      </w:r>
      <w:r w:rsidR="004B4404" w:rsidRPr="00AC6FAF">
        <w:rPr>
          <w:rFonts w:ascii="Palatino Linotype" w:hAnsi="Palatino Linotype"/>
        </w:rPr>
        <w:t>amazônica</w:t>
      </w:r>
      <w:r w:rsidR="5B2A027F" w:rsidRPr="00AC6FAF">
        <w:rPr>
          <w:rFonts w:ascii="Palatino Linotype" w:hAnsi="Palatino Linotype"/>
        </w:rPr>
        <w:t xml:space="preserve"> estava</w:t>
      </w:r>
      <w:r w:rsidR="7396FCA3" w:rsidRPr="00AC6FAF">
        <w:rPr>
          <w:rFonts w:ascii="Palatino Linotype" w:hAnsi="Palatino Linotype"/>
          <w:b/>
          <w:bCs/>
        </w:rPr>
        <w:t xml:space="preserve"> </w:t>
      </w:r>
      <w:r w:rsidR="392605C5" w:rsidRPr="00AC6FAF">
        <w:rPr>
          <w:rFonts w:ascii="Palatino Linotype" w:hAnsi="Palatino Linotype"/>
        </w:rPr>
        <w:t xml:space="preserve">os esperando, depois de </w:t>
      </w:r>
      <w:r w:rsidR="004B4404" w:rsidRPr="00AC6FAF">
        <w:rPr>
          <w:rFonts w:ascii="Palatino Linotype" w:hAnsi="Palatino Linotype"/>
        </w:rPr>
        <w:t>cumprimentar</w:t>
      </w:r>
      <w:r w:rsidR="392605C5" w:rsidRPr="00AC6FAF">
        <w:rPr>
          <w:rFonts w:ascii="Palatino Linotype" w:hAnsi="Palatino Linotype"/>
        </w:rPr>
        <w:t xml:space="preserve"> o </w:t>
      </w:r>
      <w:r w:rsidR="004B4404" w:rsidRPr="00AC6FAF">
        <w:rPr>
          <w:rFonts w:ascii="Palatino Linotype" w:hAnsi="Palatino Linotype"/>
        </w:rPr>
        <w:t>capitão</w:t>
      </w:r>
      <w:r w:rsidR="392605C5" w:rsidRPr="00AC6FAF">
        <w:rPr>
          <w:rFonts w:ascii="Palatino Linotype" w:hAnsi="Palatino Linotype"/>
        </w:rPr>
        <w:t xml:space="preserve"> e o tenente</w:t>
      </w:r>
      <w:r w:rsidR="254BCFD7" w:rsidRPr="00AC6FAF">
        <w:rPr>
          <w:rFonts w:ascii="Palatino Linotype" w:hAnsi="Palatino Linotype"/>
        </w:rPr>
        <w:t xml:space="preserve"> </w:t>
      </w:r>
      <w:r w:rsidR="2BD17B95" w:rsidRPr="00AC6FAF">
        <w:rPr>
          <w:rFonts w:ascii="Palatino Linotype" w:hAnsi="Palatino Linotype"/>
        </w:rPr>
        <w:t>ele falou:</w:t>
      </w:r>
    </w:p>
    <w:p w14:paraId="7EDF49D0" w14:textId="72FC4126" w:rsidR="5354E3FD" w:rsidRPr="00AC6FAF" w:rsidRDefault="68A46909" w:rsidP="00B73A5E">
      <w:pPr>
        <w:ind w:firstLine="708"/>
        <w:jc w:val="both"/>
        <w:rPr>
          <w:rFonts w:ascii="Palatino Linotype" w:hAnsi="Palatino Linotype"/>
          <w:b/>
          <w:bCs/>
        </w:rPr>
      </w:pPr>
      <w:r w:rsidRPr="00AC6FAF">
        <w:rPr>
          <w:rFonts w:ascii="Palatino Linotype" w:hAnsi="Palatino Linotype"/>
        </w:rPr>
        <w:t xml:space="preserve">-Ficamos sabendo o que aconteceu com </w:t>
      </w:r>
      <w:r w:rsidR="004B4404" w:rsidRPr="00AC6FAF">
        <w:rPr>
          <w:rFonts w:ascii="Palatino Linotype" w:hAnsi="Palatino Linotype"/>
        </w:rPr>
        <w:t>vocês</w:t>
      </w:r>
      <w:r w:rsidRPr="00AC6FAF">
        <w:rPr>
          <w:rFonts w:ascii="Palatino Linotype" w:hAnsi="Palatino Linotype"/>
        </w:rPr>
        <w:t>.</w:t>
      </w:r>
      <w:r w:rsidR="004B4404" w:rsidRPr="00AC6FAF">
        <w:rPr>
          <w:rFonts w:ascii="Palatino Linotype" w:hAnsi="Palatino Linotype"/>
        </w:rPr>
        <w:t xml:space="preserve"> Felizmente</w:t>
      </w:r>
      <w:r w:rsidRPr="00AC6FAF">
        <w:rPr>
          <w:rFonts w:ascii="Palatino Linotype" w:hAnsi="Palatino Linotype"/>
        </w:rPr>
        <w:t xml:space="preserve"> todos </w:t>
      </w:r>
      <w:r w:rsidR="004B4404" w:rsidRPr="00AC6FAF">
        <w:rPr>
          <w:rFonts w:ascii="Palatino Linotype" w:hAnsi="Palatino Linotype"/>
        </w:rPr>
        <w:t>vocês</w:t>
      </w:r>
      <w:r w:rsidRPr="00AC6FAF">
        <w:rPr>
          <w:rFonts w:ascii="Palatino Linotype" w:hAnsi="Palatino Linotype"/>
        </w:rPr>
        <w:t xml:space="preserve"> </w:t>
      </w:r>
      <w:r w:rsidR="004B4404" w:rsidRPr="00AC6FAF">
        <w:rPr>
          <w:rFonts w:ascii="Palatino Linotype" w:hAnsi="Palatino Linotype"/>
        </w:rPr>
        <w:t>estão</w:t>
      </w:r>
      <w:r w:rsidRPr="00AC6FAF">
        <w:rPr>
          <w:rFonts w:ascii="Palatino Linotype" w:hAnsi="Palatino Linotype"/>
        </w:rPr>
        <w:t xml:space="preserve"> vivos, mas </w:t>
      </w:r>
      <w:r w:rsidR="004B4404" w:rsidRPr="00AC6FAF">
        <w:rPr>
          <w:rFonts w:ascii="Palatino Linotype" w:hAnsi="Palatino Linotype"/>
        </w:rPr>
        <w:t>não</w:t>
      </w:r>
      <w:r w:rsidRPr="00AC6FAF">
        <w:rPr>
          <w:rFonts w:ascii="Palatino Linotype" w:hAnsi="Palatino Linotype"/>
        </w:rPr>
        <w:t xml:space="preserve"> posso dizer o mesmo dos </w:t>
      </w:r>
      <w:r w:rsidR="004B4404" w:rsidRPr="00AC6FAF">
        <w:rPr>
          <w:rFonts w:ascii="Palatino Linotype" w:hAnsi="Palatino Linotype"/>
        </w:rPr>
        <w:t>espanhóis</w:t>
      </w:r>
      <w:r w:rsidRPr="00AC6FAF">
        <w:rPr>
          <w:rFonts w:ascii="Palatino Linotype" w:hAnsi="Palatino Linotype"/>
        </w:rPr>
        <w:t>.</w:t>
      </w:r>
    </w:p>
    <w:p w14:paraId="5E5DA9D5" w14:textId="46C560E3" w:rsidR="5354E3FD" w:rsidRPr="00AC6FAF" w:rsidRDefault="0CA9E54D" w:rsidP="00B73A5E">
      <w:pPr>
        <w:ind w:firstLine="708"/>
        <w:jc w:val="both"/>
        <w:rPr>
          <w:rFonts w:ascii="Palatino Linotype" w:hAnsi="Palatino Linotype"/>
          <w:b/>
          <w:bCs/>
        </w:rPr>
      </w:pPr>
      <w:r w:rsidRPr="00AC6FAF">
        <w:rPr>
          <w:rFonts w:ascii="Palatino Linotype" w:hAnsi="Palatino Linotype"/>
        </w:rPr>
        <w:t>-</w:t>
      </w:r>
      <w:r w:rsidR="004E132A" w:rsidRPr="00AC6FAF">
        <w:rPr>
          <w:rFonts w:ascii="Palatino Linotype" w:hAnsi="Palatino Linotype"/>
        </w:rPr>
        <w:t>Também</w:t>
      </w:r>
      <w:r w:rsidRPr="00AC6FAF">
        <w:rPr>
          <w:rFonts w:ascii="Palatino Linotype" w:hAnsi="Palatino Linotype"/>
        </w:rPr>
        <w:t xml:space="preserve"> lamentamos por </w:t>
      </w:r>
      <w:r w:rsidR="004E132A" w:rsidRPr="00AC6FAF">
        <w:rPr>
          <w:rFonts w:ascii="Palatino Linotype" w:hAnsi="Palatino Linotype"/>
        </w:rPr>
        <w:t>ele</w:t>
      </w:r>
      <w:r w:rsidR="0005787D" w:rsidRPr="00AC6FAF">
        <w:rPr>
          <w:rFonts w:ascii="Palatino Linotype" w:hAnsi="Palatino Linotype"/>
        </w:rPr>
        <w:t xml:space="preserve">- </w:t>
      </w:r>
      <w:r w:rsidR="004E132A" w:rsidRPr="00AC6FAF">
        <w:rPr>
          <w:rFonts w:ascii="Palatino Linotype" w:hAnsi="Palatino Linotype"/>
        </w:rPr>
        <w:t>o</w:t>
      </w:r>
      <w:r w:rsidRPr="00AC6FAF">
        <w:rPr>
          <w:rFonts w:ascii="Palatino Linotype" w:hAnsi="Palatino Linotype"/>
        </w:rPr>
        <w:t xml:space="preserve"> tenente falou- um amigo estava naquele voo, ele </w:t>
      </w:r>
      <w:r w:rsidR="0005787D" w:rsidRPr="00AC6FAF">
        <w:rPr>
          <w:rFonts w:ascii="Palatino Linotype" w:hAnsi="Palatino Linotype"/>
        </w:rPr>
        <w:t>também</w:t>
      </w:r>
      <w:r w:rsidRPr="00AC6FAF">
        <w:rPr>
          <w:rFonts w:ascii="Palatino Linotype" w:hAnsi="Palatino Linotype"/>
        </w:rPr>
        <w:t xml:space="preserve"> </w:t>
      </w:r>
      <w:r w:rsidR="0005787D" w:rsidRPr="00AC6FAF">
        <w:rPr>
          <w:rFonts w:ascii="Palatino Linotype" w:hAnsi="Palatino Linotype"/>
        </w:rPr>
        <w:t>não</w:t>
      </w:r>
      <w:r w:rsidRPr="00AC6FAF">
        <w:rPr>
          <w:rFonts w:ascii="Palatino Linotype" w:hAnsi="Palatino Linotype"/>
        </w:rPr>
        <w:t xml:space="preserve"> sobreviveu</w:t>
      </w:r>
      <w:r w:rsidR="4A1EAF87" w:rsidRPr="00AC6FAF">
        <w:rPr>
          <w:rFonts w:ascii="Palatino Linotype" w:hAnsi="Palatino Linotype"/>
        </w:rPr>
        <w:t>.</w:t>
      </w:r>
      <w:r w:rsidRPr="00AC6FAF">
        <w:rPr>
          <w:rFonts w:ascii="Palatino Linotype" w:hAnsi="Palatino Linotype"/>
          <w:b/>
          <w:bCs/>
        </w:rPr>
        <w:t xml:space="preserve">  </w:t>
      </w:r>
    </w:p>
    <w:p w14:paraId="4B0B807A" w14:textId="5DA5A751" w:rsidR="5354E3FD" w:rsidRPr="00AC6FAF" w:rsidRDefault="0DC96263" w:rsidP="00B73A5E">
      <w:pPr>
        <w:ind w:firstLine="708"/>
        <w:jc w:val="both"/>
        <w:rPr>
          <w:rFonts w:ascii="Palatino Linotype" w:hAnsi="Palatino Linotype"/>
        </w:rPr>
      </w:pPr>
      <w:r w:rsidRPr="00AC6FAF">
        <w:rPr>
          <w:rFonts w:ascii="Palatino Linotype" w:hAnsi="Palatino Linotype"/>
        </w:rPr>
        <w:t>-</w:t>
      </w:r>
      <w:r w:rsidR="0005787D" w:rsidRPr="00AC6FAF">
        <w:rPr>
          <w:rFonts w:ascii="Palatino Linotype" w:hAnsi="Palatino Linotype"/>
        </w:rPr>
        <w:t>Não</w:t>
      </w:r>
      <w:r w:rsidRPr="00AC6FAF">
        <w:rPr>
          <w:rFonts w:ascii="Palatino Linotype" w:hAnsi="Palatino Linotype"/>
        </w:rPr>
        <w:t xml:space="preserve"> </w:t>
      </w:r>
      <w:r w:rsidR="2F1D7868" w:rsidRPr="00AC6FAF">
        <w:rPr>
          <w:rFonts w:ascii="Palatino Linotype" w:hAnsi="Palatino Linotype"/>
        </w:rPr>
        <w:t xml:space="preserve">devemos </w:t>
      </w:r>
      <w:r w:rsidR="12C8BA7F" w:rsidRPr="00AC6FAF">
        <w:rPr>
          <w:rFonts w:ascii="Palatino Linotype" w:hAnsi="Palatino Linotype"/>
        </w:rPr>
        <w:t xml:space="preserve">ficar </w:t>
      </w:r>
      <w:r w:rsidR="56946BDE" w:rsidRPr="00AC6FAF">
        <w:rPr>
          <w:rFonts w:ascii="Palatino Linotype" w:hAnsi="Palatino Linotype"/>
        </w:rPr>
        <w:t xml:space="preserve">lamentando </w:t>
      </w:r>
      <w:r w:rsidR="486B9B2C" w:rsidRPr="00AC6FAF">
        <w:rPr>
          <w:rFonts w:ascii="Palatino Linotype" w:hAnsi="Palatino Linotype"/>
        </w:rPr>
        <w:t xml:space="preserve">perdas </w:t>
      </w:r>
      <w:r w:rsidR="0005787D" w:rsidRPr="00AC6FAF">
        <w:rPr>
          <w:rFonts w:ascii="Palatino Linotype" w:hAnsi="Palatino Linotype"/>
        </w:rPr>
        <w:t>agora-</w:t>
      </w:r>
      <w:r w:rsidR="00A15AB5" w:rsidRPr="00AC6FAF">
        <w:rPr>
          <w:rFonts w:ascii="Palatino Linotype" w:hAnsi="Palatino Linotype"/>
        </w:rPr>
        <w:t xml:space="preserve"> </w:t>
      </w:r>
      <w:r w:rsidR="0005787D" w:rsidRPr="00AC6FAF">
        <w:rPr>
          <w:rFonts w:ascii="Palatino Linotype" w:hAnsi="Palatino Linotype"/>
        </w:rPr>
        <w:t>o</w:t>
      </w:r>
      <w:r w:rsidR="0D6F82E9" w:rsidRPr="00AC6FAF">
        <w:rPr>
          <w:rFonts w:ascii="Palatino Linotype" w:hAnsi="Palatino Linotype"/>
        </w:rPr>
        <w:t xml:space="preserve"> </w:t>
      </w:r>
      <w:r w:rsidR="0005787D" w:rsidRPr="00AC6FAF">
        <w:rPr>
          <w:rFonts w:ascii="Palatino Linotype" w:hAnsi="Palatino Linotype"/>
        </w:rPr>
        <w:t>capitão</w:t>
      </w:r>
      <w:r w:rsidR="0D6F82E9" w:rsidRPr="00AC6FAF">
        <w:rPr>
          <w:rFonts w:ascii="Palatino Linotype" w:hAnsi="Palatino Linotype"/>
        </w:rPr>
        <w:t xml:space="preserve"> </w:t>
      </w:r>
      <w:r w:rsidR="0005787D" w:rsidRPr="00AC6FAF">
        <w:rPr>
          <w:rFonts w:ascii="Palatino Linotype" w:hAnsi="Palatino Linotype"/>
        </w:rPr>
        <w:t xml:space="preserve">falou- mas </w:t>
      </w:r>
      <w:r w:rsidR="4F9DC393" w:rsidRPr="00AC6FAF">
        <w:rPr>
          <w:rFonts w:ascii="Palatino Linotype" w:hAnsi="Palatino Linotype"/>
        </w:rPr>
        <w:t xml:space="preserve">devemos </w:t>
      </w:r>
      <w:r w:rsidR="28808902" w:rsidRPr="00AC6FAF">
        <w:rPr>
          <w:rFonts w:ascii="Palatino Linotype" w:hAnsi="Palatino Linotype"/>
        </w:rPr>
        <w:t>contar</w:t>
      </w:r>
      <w:r w:rsidR="486B9B2C" w:rsidRPr="00AC6FAF">
        <w:rPr>
          <w:rFonts w:ascii="Palatino Linotype" w:hAnsi="Palatino Linotype"/>
        </w:rPr>
        <w:t xml:space="preserve"> </w:t>
      </w:r>
      <w:r w:rsidR="0005787D" w:rsidRPr="00AC6FAF">
        <w:rPr>
          <w:rFonts w:ascii="Palatino Linotype" w:hAnsi="Palatino Linotype"/>
        </w:rPr>
        <w:t>próximas</w:t>
      </w:r>
      <w:r w:rsidR="7277EADD" w:rsidRPr="00AC6FAF">
        <w:rPr>
          <w:rFonts w:ascii="Palatino Linotype" w:hAnsi="Palatino Linotype"/>
        </w:rPr>
        <w:t xml:space="preserve"> </w:t>
      </w:r>
      <w:r w:rsidR="2A54C36C" w:rsidRPr="00AC6FAF">
        <w:rPr>
          <w:rFonts w:ascii="Palatino Linotype" w:hAnsi="Palatino Linotype"/>
        </w:rPr>
        <w:t xml:space="preserve">vitorias </w:t>
      </w:r>
      <w:r w:rsidR="4AB0E405" w:rsidRPr="00AC6FAF">
        <w:rPr>
          <w:rFonts w:ascii="Palatino Linotype" w:hAnsi="Palatino Linotype"/>
        </w:rPr>
        <w:t xml:space="preserve">e para isso devemos ser </w:t>
      </w:r>
      <w:r w:rsidR="0005787D" w:rsidRPr="00AC6FAF">
        <w:rPr>
          <w:rFonts w:ascii="Palatino Linotype" w:hAnsi="Palatino Linotype"/>
        </w:rPr>
        <w:t>rápidos</w:t>
      </w:r>
      <w:r w:rsidR="4AB0E405" w:rsidRPr="00AC6FAF">
        <w:rPr>
          <w:rFonts w:ascii="Palatino Linotype" w:hAnsi="Palatino Linotype"/>
        </w:rPr>
        <w:t>.</w:t>
      </w:r>
    </w:p>
    <w:p w14:paraId="3F66BCA7" w14:textId="3D01423F" w:rsidR="790C58EA" w:rsidRPr="00AC6FAF" w:rsidRDefault="0300163E" w:rsidP="001B1090">
      <w:pPr>
        <w:ind w:firstLine="708"/>
        <w:jc w:val="both"/>
        <w:rPr>
          <w:rFonts w:ascii="Palatino Linotype" w:hAnsi="Palatino Linotype"/>
        </w:rPr>
      </w:pPr>
      <w:r w:rsidRPr="00AC6FAF">
        <w:rPr>
          <w:rFonts w:ascii="Palatino Linotype" w:hAnsi="Palatino Linotype"/>
        </w:rPr>
        <w:t xml:space="preserve">Enquanto o </w:t>
      </w:r>
      <w:r w:rsidR="000763A1" w:rsidRPr="00AC6FAF">
        <w:rPr>
          <w:rFonts w:ascii="Palatino Linotype" w:hAnsi="Palatino Linotype"/>
        </w:rPr>
        <w:t>presidente, o</w:t>
      </w:r>
      <w:r w:rsidRPr="00AC6FAF">
        <w:rPr>
          <w:rFonts w:ascii="Palatino Linotype" w:hAnsi="Palatino Linotype"/>
        </w:rPr>
        <w:t xml:space="preserve"> tenente </w:t>
      </w:r>
      <w:r w:rsidR="2FA2E95C" w:rsidRPr="00AC6FAF">
        <w:rPr>
          <w:rFonts w:ascii="Palatino Linotype" w:hAnsi="Palatino Linotype"/>
        </w:rPr>
        <w:t xml:space="preserve">e o </w:t>
      </w:r>
      <w:r w:rsidR="000763A1" w:rsidRPr="00AC6FAF">
        <w:rPr>
          <w:rFonts w:ascii="Palatino Linotype" w:hAnsi="Palatino Linotype"/>
        </w:rPr>
        <w:t>capitão</w:t>
      </w:r>
      <w:r w:rsidR="2FA2E95C" w:rsidRPr="00AC6FAF">
        <w:rPr>
          <w:rFonts w:ascii="Palatino Linotype" w:hAnsi="Palatino Linotype"/>
        </w:rPr>
        <w:t xml:space="preserve"> </w:t>
      </w:r>
      <w:r w:rsidR="0E522890" w:rsidRPr="00AC6FAF">
        <w:rPr>
          <w:rFonts w:ascii="Palatino Linotype" w:hAnsi="Palatino Linotype"/>
        </w:rPr>
        <w:t>conversavam</w:t>
      </w:r>
      <w:r w:rsidR="2FA2E95C" w:rsidRPr="00AC6FAF">
        <w:rPr>
          <w:rFonts w:ascii="Palatino Linotype" w:hAnsi="Palatino Linotype"/>
        </w:rPr>
        <w:t xml:space="preserve"> </w:t>
      </w:r>
      <w:r w:rsidR="13411D36" w:rsidRPr="00AC6FAF">
        <w:rPr>
          <w:rFonts w:ascii="Palatino Linotype" w:hAnsi="Palatino Linotype"/>
        </w:rPr>
        <w:t xml:space="preserve">alvares </w:t>
      </w:r>
      <w:r w:rsidR="062939BB" w:rsidRPr="00AC6FAF">
        <w:rPr>
          <w:rFonts w:ascii="Palatino Linotype" w:hAnsi="Palatino Linotype"/>
        </w:rPr>
        <w:t>começou</w:t>
      </w:r>
      <w:r w:rsidR="13411D36" w:rsidRPr="00AC6FAF">
        <w:rPr>
          <w:rFonts w:ascii="Palatino Linotype" w:hAnsi="Palatino Linotype"/>
        </w:rPr>
        <w:t xml:space="preserve"> </w:t>
      </w:r>
      <w:r w:rsidR="33567B5D" w:rsidRPr="00AC6FAF">
        <w:rPr>
          <w:rFonts w:ascii="Palatino Linotype" w:hAnsi="Palatino Linotype"/>
        </w:rPr>
        <w:t xml:space="preserve">novamente </w:t>
      </w:r>
      <w:r w:rsidR="24121ACE" w:rsidRPr="00AC6FAF">
        <w:rPr>
          <w:rFonts w:ascii="Palatino Linotype" w:hAnsi="Palatino Linotype"/>
        </w:rPr>
        <w:t xml:space="preserve">a pensar </w:t>
      </w:r>
      <w:r w:rsidR="6FF41EB1" w:rsidRPr="00AC6FAF">
        <w:rPr>
          <w:rFonts w:ascii="Palatino Linotype" w:hAnsi="Palatino Linotype"/>
        </w:rPr>
        <w:t xml:space="preserve">no seu </w:t>
      </w:r>
      <w:r w:rsidR="000EAB62" w:rsidRPr="00AC6FAF">
        <w:rPr>
          <w:rFonts w:ascii="Palatino Linotype" w:hAnsi="Palatino Linotype"/>
        </w:rPr>
        <w:t>amigo</w:t>
      </w:r>
      <w:r w:rsidR="3B3B8E35" w:rsidRPr="00AC6FAF">
        <w:rPr>
          <w:rFonts w:ascii="Palatino Linotype" w:hAnsi="Palatino Linotype"/>
        </w:rPr>
        <w:t>. “</w:t>
      </w:r>
      <w:r w:rsidR="000763A1" w:rsidRPr="00AC6FAF">
        <w:rPr>
          <w:rFonts w:ascii="Palatino Linotype" w:hAnsi="Palatino Linotype"/>
        </w:rPr>
        <w:t>será</w:t>
      </w:r>
      <w:r w:rsidR="3B3B8E35" w:rsidRPr="00AC6FAF">
        <w:rPr>
          <w:rFonts w:ascii="Palatino Linotype" w:hAnsi="Palatino Linotype"/>
        </w:rPr>
        <w:t xml:space="preserve"> que ele se </w:t>
      </w:r>
      <w:r w:rsidR="6B81510D" w:rsidRPr="00AC6FAF">
        <w:rPr>
          <w:rFonts w:ascii="Palatino Linotype" w:hAnsi="Palatino Linotype"/>
        </w:rPr>
        <w:t xml:space="preserve">lembra de mim ou ele </w:t>
      </w:r>
      <w:r w:rsidR="4865BC12" w:rsidRPr="00AC6FAF">
        <w:rPr>
          <w:rFonts w:ascii="Palatino Linotype" w:hAnsi="Palatino Linotype"/>
        </w:rPr>
        <w:t xml:space="preserve">deixou </w:t>
      </w:r>
      <w:r w:rsidR="3E623E01" w:rsidRPr="00AC6FAF">
        <w:rPr>
          <w:rFonts w:ascii="Palatino Linotype" w:hAnsi="Palatino Linotype"/>
        </w:rPr>
        <w:t>essas memorias no passado</w:t>
      </w:r>
      <w:r w:rsidR="2FD1B9E9" w:rsidRPr="00AC6FAF">
        <w:rPr>
          <w:rFonts w:ascii="Palatino Linotype" w:hAnsi="Palatino Linotype"/>
        </w:rPr>
        <w:t>?</w:t>
      </w:r>
      <w:r w:rsidR="287454CC" w:rsidRPr="00AC6FAF">
        <w:rPr>
          <w:rFonts w:ascii="Palatino Linotype" w:hAnsi="Palatino Linotype"/>
        </w:rPr>
        <w:t xml:space="preserve"> </w:t>
      </w:r>
      <w:r w:rsidR="000763A1" w:rsidRPr="00AC6FAF">
        <w:rPr>
          <w:rFonts w:ascii="Palatino Linotype" w:hAnsi="Palatino Linotype"/>
        </w:rPr>
        <w:t>Talvez</w:t>
      </w:r>
      <w:r w:rsidR="6651DDF0" w:rsidRPr="00AC6FAF">
        <w:rPr>
          <w:rFonts w:ascii="Palatino Linotype" w:hAnsi="Palatino Linotype"/>
        </w:rPr>
        <w:t xml:space="preserve"> </w:t>
      </w:r>
      <w:r w:rsidR="000763A1" w:rsidRPr="00AC6FAF">
        <w:rPr>
          <w:rFonts w:ascii="Palatino Linotype" w:hAnsi="Palatino Linotype"/>
        </w:rPr>
        <w:t>não</w:t>
      </w:r>
      <w:r w:rsidR="6651DDF0" w:rsidRPr="00AC6FAF">
        <w:rPr>
          <w:rFonts w:ascii="Palatino Linotype" w:hAnsi="Palatino Linotype"/>
        </w:rPr>
        <w:t xml:space="preserve"> seria a melhor ideia</w:t>
      </w:r>
      <w:r w:rsidR="23C2E53A" w:rsidRPr="00AC6FAF">
        <w:rPr>
          <w:rFonts w:ascii="Palatino Linotype" w:hAnsi="Palatino Linotype"/>
        </w:rPr>
        <w:t>,</w:t>
      </w:r>
      <w:r w:rsidR="6651DDF0" w:rsidRPr="00AC6FAF">
        <w:rPr>
          <w:rFonts w:ascii="Palatino Linotype" w:hAnsi="Palatino Linotype"/>
        </w:rPr>
        <w:t xml:space="preserve"> </w:t>
      </w:r>
      <w:r w:rsidR="71133696" w:rsidRPr="00AC6FAF">
        <w:rPr>
          <w:rFonts w:ascii="Palatino Linotype" w:hAnsi="Palatino Linotype"/>
        </w:rPr>
        <w:t xml:space="preserve">depois de tantos </w:t>
      </w:r>
      <w:r w:rsidR="09C5F619" w:rsidRPr="00AC6FAF">
        <w:rPr>
          <w:rFonts w:ascii="Palatino Linotype" w:hAnsi="Palatino Linotype"/>
        </w:rPr>
        <w:t xml:space="preserve">anos </w:t>
      </w:r>
      <w:r w:rsidR="2D420534" w:rsidRPr="00AC6FAF">
        <w:rPr>
          <w:rFonts w:ascii="Palatino Linotype" w:hAnsi="Palatino Linotype"/>
        </w:rPr>
        <w:t xml:space="preserve">chegar </w:t>
      </w:r>
      <w:r w:rsidR="23C2E53A" w:rsidRPr="00AC6FAF">
        <w:rPr>
          <w:rFonts w:ascii="Palatino Linotype" w:hAnsi="Palatino Linotype"/>
        </w:rPr>
        <w:t>falando</w:t>
      </w:r>
      <w:r w:rsidR="09C5F619" w:rsidRPr="00AC6FAF">
        <w:rPr>
          <w:rFonts w:ascii="Palatino Linotype" w:hAnsi="Palatino Linotype"/>
        </w:rPr>
        <w:t xml:space="preserve"> sobre </w:t>
      </w:r>
      <w:r w:rsidR="2662D6F9" w:rsidRPr="00AC6FAF">
        <w:rPr>
          <w:rFonts w:ascii="Palatino Linotype" w:hAnsi="Palatino Linotype"/>
        </w:rPr>
        <w:t>trabalho</w:t>
      </w:r>
      <w:r w:rsidR="23C2E53A" w:rsidRPr="00AC6FAF">
        <w:rPr>
          <w:rFonts w:ascii="Palatino Linotype" w:hAnsi="Palatino Linotype"/>
        </w:rPr>
        <w:t>.”</w:t>
      </w:r>
      <w:r w:rsidR="56564288" w:rsidRPr="00AC6FAF">
        <w:rPr>
          <w:rFonts w:ascii="Palatino Linotype" w:hAnsi="Palatino Linotype"/>
        </w:rPr>
        <w:t xml:space="preserve"> </w:t>
      </w:r>
      <w:r w:rsidR="02770F94" w:rsidRPr="00AC6FAF">
        <w:rPr>
          <w:rFonts w:ascii="Palatino Linotype" w:hAnsi="Palatino Linotype"/>
        </w:rPr>
        <w:t>seu pensamento</w:t>
      </w:r>
      <w:r w:rsidR="76873D7D" w:rsidRPr="00AC6FAF">
        <w:rPr>
          <w:rFonts w:ascii="Palatino Linotype" w:hAnsi="Palatino Linotype"/>
        </w:rPr>
        <w:t xml:space="preserve"> </w:t>
      </w:r>
      <w:r w:rsidR="75E51021" w:rsidRPr="00AC6FAF">
        <w:rPr>
          <w:rFonts w:ascii="Palatino Linotype" w:hAnsi="Palatino Linotype"/>
        </w:rPr>
        <w:t xml:space="preserve">logo foi </w:t>
      </w:r>
      <w:r w:rsidR="000763A1" w:rsidRPr="00AC6FAF">
        <w:rPr>
          <w:rFonts w:ascii="Palatino Linotype" w:hAnsi="Palatino Linotype"/>
        </w:rPr>
        <w:t>interrompido</w:t>
      </w:r>
      <w:r w:rsidR="16152A91" w:rsidRPr="00AC6FAF">
        <w:rPr>
          <w:rFonts w:ascii="Palatino Linotype" w:hAnsi="Palatino Linotype"/>
        </w:rPr>
        <w:t xml:space="preserve"> </w:t>
      </w:r>
      <w:r w:rsidR="26124B01" w:rsidRPr="00AC6FAF">
        <w:rPr>
          <w:rFonts w:ascii="Palatino Linotype" w:hAnsi="Palatino Linotype"/>
        </w:rPr>
        <w:t xml:space="preserve">pelo </w:t>
      </w:r>
      <w:r w:rsidR="3D24584B" w:rsidRPr="00AC6FAF">
        <w:rPr>
          <w:rFonts w:ascii="Palatino Linotype" w:hAnsi="Palatino Linotype"/>
        </w:rPr>
        <w:t xml:space="preserve">tenente que o </w:t>
      </w:r>
      <w:r w:rsidR="61742BAE" w:rsidRPr="00AC6FAF">
        <w:rPr>
          <w:rFonts w:ascii="Palatino Linotype" w:hAnsi="Palatino Linotype"/>
        </w:rPr>
        <w:t xml:space="preserve">chamou </w:t>
      </w:r>
      <w:r w:rsidR="3131C5D8" w:rsidRPr="00AC6FAF">
        <w:rPr>
          <w:rFonts w:ascii="Palatino Linotype" w:hAnsi="Palatino Linotype"/>
        </w:rPr>
        <w:t>e</w:t>
      </w:r>
      <w:r w:rsidR="11712BFE" w:rsidRPr="00AC6FAF">
        <w:rPr>
          <w:rFonts w:ascii="Palatino Linotype" w:hAnsi="Palatino Linotype"/>
        </w:rPr>
        <w:t xml:space="preserve"> contou </w:t>
      </w:r>
      <w:r w:rsidR="5987760E" w:rsidRPr="00AC6FAF">
        <w:rPr>
          <w:rFonts w:ascii="Palatino Linotype" w:hAnsi="Palatino Linotype"/>
        </w:rPr>
        <w:t xml:space="preserve">para o </w:t>
      </w:r>
      <w:r w:rsidR="6FD37FA9" w:rsidRPr="00AC6FAF">
        <w:rPr>
          <w:rFonts w:ascii="Palatino Linotype" w:hAnsi="Palatino Linotype"/>
        </w:rPr>
        <w:t>presidente sobre</w:t>
      </w:r>
      <w:r w:rsidR="1847EDB9" w:rsidRPr="00AC6FAF">
        <w:rPr>
          <w:rFonts w:ascii="Palatino Linotype" w:hAnsi="Palatino Linotype"/>
        </w:rPr>
        <w:t xml:space="preserve"> </w:t>
      </w:r>
      <w:r w:rsidR="6FB080F3" w:rsidRPr="00AC6FAF">
        <w:rPr>
          <w:rFonts w:ascii="Palatino Linotype" w:hAnsi="Palatino Linotype"/>
        </w:rPr>
        <w:t xml:space="preserve">sua </w:t>
      </w:r>
      <w:r w:rsidR="3658C069" w:rsidRPr="00AC6FAF">
        <w:rPr>
          <w:rFonts w:ascii="Palatino Linotype" w:hAnsi="Palatino Linotype"/>
        </w:rPr>
        <w:t xml:space="preserve">pequena </w:t>
      </w:r>
      <w:r w:rsidR="479C088B" w:rsidRPr="00AC6FAF">
        <w:rPr>
          <w:rFonts w:ascii="Palatino Linotype" w:hAnsi="Palatino Linotype"/>
        </w:rPr>
        <w:t>missão.</w:t>
      </w:r>
    </w:p>
    <w:p w14:paraId="1ECB3E60" w14:textId="7F4FDBF8" w:rsidR="479C088B" w:rsidRPr="00AC6FAF" w:rsidRDefault="7F94AAD9" w:rsidP="00B73A5E">
      <w:pPr>
        <w:ind w:firstLine="708"/>
        <w:jc w:val="both"/>
        <w:rPr>
          <w:rFonts w:ascii="Palatino Linotype" w:hAnsi="Palatino Linotype"/>
        </w:rPr>
      </w:pPr>
      <w:r w:rsidRPr="00AC6FAF">
        <w:rPr>
          <w:rFonts w:ascii="Palatino Linotype" w:hAnsi="Palatino Linotype"/>
        </w:rPr>
        <w:t>-Então- O presidente falou-</w:t>
      </w:r>
      <w:r w:rsidR="006C4D6F" w:rsidRPr="00AC6FAF">
        <w:rPr>
          <w:rFonts w:ascii="Palatino Linotype" w:hAnsi="Palatino Linotype"/>
        </w:rPr>
        <w:t xml:space="preserve"> Você</w:t>
      </w:r>
      <w:r w:rsidRPr="00AC6FAF">
        <w:rPr>
          <w:rFonts w:ascii="Palatino Linotype" w:hAnsi="Palatino Linotype"/>
        </w:rPr>
        <w:t xml:space="preserve"> </w:t>
      </w:r>
      <w:r w:rsidR="2E150E4E" w:rsidRPr="00AC6FAF">
        <w:rPr>
          <w:rFonts w:ascii="Palatino Linotype" w:hAnsi="Palatino Linotype"/>
        </w:rPr>
        <w:t xml:space="preserve">precisa de </w:t>
      </w:r>
      <w:r w:rsidR="67EE6017" w:rsidRPr="00AC6FAF">
        <w:rPr>
          <w:rFonts w:ascii="Palatino Linotype" w:hAnsi="Palatino Linotype"/>
        </w:rPr>
        <w:t xml:space="preserve">todos os </w:t>
      </w:r>
      <w:r w:rsidR="69F642A0" w:rsidRPr="00AC6FAF">
        <w:rPr>
          <w:rFonts w:ascii="Palatino Linotype" w:hAnsi="Palatino Linotype"/>
        </w:rPr>
        <w:t xml:space="preserve">acessos de </w:t>
      </w:r>
      <w:r w:rsidR="01544E8D" w:rsidRPr="00AC6FAF">
        <w:rPr>
          <w:rFonts w:ascii="Palatino Linotype" w:hAnsi="Palatino Linotype"/>
        </w:rPr>
        <w:t>rádio</w:t>
      </w:r>
      <w:r w:rsidR="1A8DD16F" w:rsidRPr="00AC6FAF">
        <w:rPr>
          <w:rFonts w:ascii="Palatino Linotype" w:hAnsi="Palatino Linotype"/>
        </w:rPr>
        <w:t xml:space="preserve"> </w:t>
      </w:r>
      <w:r w:rsidR="575427B1" w:rsidRPr="00AC6FAF">
        <w:rPr>
          <w:rFonts w:ascii="Palatino Linotype" w:hAnsi="Palatino Linotype"/>
        </w:rPr>
        <w:t xml:space="preserve">para </w:t>
      </w:r>
      <w:r w:rsidR="5D174DB7" w:rsidRPr="00AC6FAF">
        <w:rPr>
          <w:rFonts w:ascii="Palatino Linotype" w:hAnsi="Palatino Linotype"/>
        </w:rPr>
        <w:t xml:space="preserve">conseguir achar esse </w:t>
      </w:r>
      <w:r w:rsidR="7ED7C10B" w:rsidRPr="00AC6FAF">
        <w:rPr>
          <w:rFonts w:ascii="Palatino Linotype" w:hAnsi="Palatino Linotype"/>
        </w:rPr>
        <w:t>seu amigo</w:t>
      </w:r>
      <w:r w:rsidR="5FA06AA5" w:rsidRPr="00AC6FAF">
        <w:rPr>
          <w:rFonts w:ascii="Palatino Linotype" w:hAnsi="Palatino Linotype"/>
        </w:rPr>
        <w:t xml:space="preserve"> que </w:t>
      </w:r>
      <w:r w:rsidR="006C4D6F" w:rsidRPr="00AC6FAF">
        <w:rPr>
          <w:rFonts w:ascii="Palatino Linotype" w:hAnsi="Palatino Linotype"/>
        </w:rPr>
        <w:t>você</w:t>
      </w:r>
      <w:r w:rsidR="39E9E853" w:rsidRPr="00AC6FAF">
        <w:rPr>
          <w:rFonts w:ascii="Palatino Linotype" w:hAnsi="Palatino Linotype"/>
        </w:rPr>
        <w:t xml:space="preserve"> </w:t>
      </w:r>
      <w:r w:rsidR="006C4D6F" w:rsidRPr="00AC6FAF">
        <w:rPr>
          <w:rFonts w:ascii="Palatino Linotype" w:hAnsi="Palatino Linotype"/>
        </w:rPr>
        <w:t>não</w:t>
      </w:r>
      <w:r w:rsidR="39E9E853" w:rsidRPr="00AC6FAF">
        <w:rPr>
          <w:rFonts w:ascii="Palatino Linotype" w:hAnsi="Palatino Linotype"/>
        </w:rPr>
        <w:t xml:space="preserve"> se </w:t>
      </w:r>
      <w:r w:rsidR="6AC66CD0" w:rsidRPr="00AC6FAF">
        <w:rPr>
          <w:rFonts w:ascii="Palatino Linotype" w:hAnsi="Palatino Linotype"/>
        </w:rPr>
        <w:t xml:space="preserve">lembra </w:t>
      </w:r>
      <w:r w:rsidR="41A86510" w:rsidRPr="00AC6FAF">
        <w:rPr>
          <w:rFonts w:ascii="Palatino Linotype" w:hAnsi="Palatino Linotype"/>
        </w:rPr>
        <w:t xml:space="preserve">a </w:t>
      </w:r>
      <w:r w:rsidR="400F8E9A" w:rsidRPr="00AC6FAF">
        <w:rPr>
          <w:rFonts w:ascii="Palatino Linotype" w:hAnsi="Palatino Linotype"/>
        </w:rPr>
        <w:t>onde</w:t>
      </w:r>
      <w:r w:rsidR="6AC66CD0" w:rsidRPr="00AC6FAF">
        <w:rPr>
          <w:rFonts w:ascii="Palatino Linotype" w:hAnsi="Palatino Linotype"/>
        </w:rPr>
        <w:t xml:space="preserve"> ele </w:t>
      </w:r>
      <w:r w:rsidR="400F8E9A" w:rsidRPr="00AC6FAF">
        <w:rPr>
          <w:rFonts w:ascii="Palatino Linotype" w:hAnsi="Palatino Linotype"/>
        </w:rPr>
        <w:t>está correto?</w:t>
      </w:r>
    </w:p>
    <w:p w14:paraId="0B3657DA" w14:textId="1CF1823E" w:rsidR="5354E3FD" w:rsidRPr="00AC6FAF" w:rsidRDefault="0CA9E54D" w:rsidP="00B73A5E">
      <w:pPr>
        <w:ind w:firstLine="708"/>
        <w:jc w:val="both"/>
        <w:rPr>
          <w:rFonts w:ascii="Palatino Linotype" w:hAnsi="Palatino Linotype"/>
          <w:b/>
          <w:bCs/>
        </w:rPr>
      </w:pPr>
      <w:r w:rsidRPr="00AC6FAF">
        <w:rPr>
          <w:rFonts w:ascii="Palatino Linotype" w:hAnsi="Palatino Linotype"/>
          <w:b/>
          <w:bCs/>
        </w:rPr>
        <w:t xml:space="preserve"> </w:t>
      </w:r>
      <w:r w:rsidR="20B77DBB" w:rsidRPr="00AC6FAF">
        <w:rPr>
          <w:rFonts w:ascii="Palatino Linotype" w:hAnsi="Palatino Linotype"/>
        </w:rPr>
        <w:t>-</w:t>
      </w:r>
      <w:r w:rsidR="60308A8B" w:rsidRPr="00AC6FAF">
        <w:rPr>
          <w:rFonts w:ascii="Palatino Linotype" w:hAnsi="Palatino Linotype"/>
        </w:rPr>
        <w:t>Sim-</w:t>
      </w:r>
      <w:r w:rsidR="0783A2BE" w:rsidRPr="00AC6FAF">
        <w:rPr>
          <w:rFonts w:ascii="Palatino Linotype" w:hAnsi="Palatino Linotype"/>
        </w:rPr>
        <w:t>respondeu</w:t>
      </w:r>
      <w:r w:rsidRPr="00AC6FAF">
        <w:rPr>
          <w:rFonts w:ascii="Palatino Linotype" w:hAnsi="Palatino Linotype"/>
        </w:rPr>
        <w:t xml:space="preserve"> </w:t>
      </w:r>
      <w:r w:rsidR="77484A69" w:rsidRPr="00AC6FAF">
        <w:rPr>
          <w:rFonts w:ascii="Palatino Linotype" w:hAnsi="Palatino Linotype"/>
        </w:rPr>
        <w:t xml:space="preserve">Alvares-Acho </w:t>
      </w:r>
      <w:r w:rsidR="73AFB76F" w:rsidRPr="00AC6FAF">
        <w:rPr>
          <w:rFonts w:ascii="Palatino Linotype" w:hAnsi="Palatino Linotype"/>
        </w:rPr>
        <w:t xml:space="preserve">que </w:t>
      </w:r>
      <w:r w:rsidR="1B3D3BF1" w:rsidRPr="00AC6FAF">
        <w:rPr>
          <w:rFonts w:ascii="Palatino Linotype" w:hAnsi="Palatino Linotype"/>
        </w:rPr>
        <w:t>eu</w:t>
      </w:r>
      <w:r w:rsidR="75F8AF06" w:rsidRPr="00AC6FAF">
        <w:rPr>
          <w:rFonts w:ascii="Palatino Linotype" w:hAnsi="Palatino Linotype"/>
        </w:rPr>
        <w:t xml:space="preserve"> </w:t>
      </w:r>
      <w:r w:rsidR="153DEB42" w:rsidRPr="00AC6FAF">
        <w:rPr>
          <w:rFonts w:ascii="Palatino Linotype" w:hAnsi="Palatino Linotype"/>
        </w:rPr>
        <w:t xml:space="preserve">demoraria </w:t>
      </w:r>
      <w:r w:rsidR="7BA81347" w:rsidRPr="00AC6FAF">
        <w:rPr>
          <w:rFonts w:ascii="Palatino Linotype" w:hAnsi="Palatino Linotype"/>
        </w:rPr>
        <w:t>uma semana</w:t>
      </w:r>
      <w:r w:rsidR="52CD5331" w:rsidRPr="00AC6FAF">
        <w:rPr>
          <w:rFonts w:ascii="Palatino Linotype" w:hAnsi="Palatino Linotype"/>
        </w:rPr>
        <w:t xml:space="preserve"> </w:t>
      </w:r>
      <w:r w:rsidR="5B717CE1" w:rsidRPr="00AC6FAF">
        <w:rPr>
          <w:rFonts w:ascii="Palatino Linotype" w:hAnsi="Palatino Linotype"/>
        </w:rPr>
        <w:t xml:space="preserve">trabalhando </w:t>
      </w:r>
      <w:r w:rsidR="692A0A04" w:rsidRPr="00AC6FAF">
        <w:rPr>
          <w:rFonts w:ascii="Palatino Linotype" w:hAnsi="Palatino Linotype"/>
        </w:rPr>
        <w:t>sozinho</w:t>
      </w:r>
      <w:r w:rsidR="7A9A0D65" w:rsidRPr="00AC6FAF">
        <w:rPr>
          <w:rFonts w:ascii="Palatino Linotype" w:hAnsi="Palatino Linotype"/>
        </w:rPr>
        <w:t>.</w:t>
      </w:r>
    </w:p>
    <w:p w14:paraId="5D901C8E" w14:textId="6ED4AC35" w:rsidR="5354E3FD" w:rsidRPr="00AC6FAF" w:rsidRDefault="33A37A2A" w:rsidP="00B73A5E">
      <w:pPr>
        <w:ind w:firstLine="708"/>
        <w:jc w:val="both"/>
        <w:rPr>
          <w:rFonts w:ascii="Palatino Linotype" w:hAnsi="Palatino Linotype"/>
        </w:rPr>
      </w:pPr>
      <w:r w:rsidRPr="00AC6FAF">
        <w:rPr>
          <w:rFonts w:ascii="Palatino Linotype" w:hAnsi="Palatino Linotype"/>
        </w:rPr>
        <w:t>-</w:t>
      </w:r>
      <w:r w:rsidR="006C4D6F" w:rsidRPr="00AC6FAF">
        <w:rPr>
          <w:rFonts w:ascii="Palatino Linotype" w:hAnsi="Palatino Linotype"/>
        </w:rPr>
        <w:t>Você</w:t>
      </w:r>
      <w:r w:rsidRPr="00AC6FAF">
        <w:rPr>
          <w:rFonts w:ascii="Palatino Linotype" w:hAnsi="Palatino Linotype"/>
        </w:rPr>
        <w:t xml:space="preserve"> tem sorte-Disse o </w:t>
      </w:r>
      <w:r w:rsidR="006C4D6F" w:rsidRPr="00AC6FAF">
        <w:rPr>
          <w:rFonts w:ascii="Palatino Linotype" w:hAnsi="Palatino Linotype"/>
        </w:rPr>
        <w:t xml:space="preserve">presidente- </w:t>
      </w:r>
      <w:r w:rsidR="0FB1F962" w:rsidRPr="00AC6FAF">
        <w:rPr>
          <w:rFonts w:ascii="Palatino Linotype" w:hAnsi="Palatino Linotype"/>
        </w:rPr>
        <w:t xml:space="preserve">dois dias uma </w:t>
      </w:r>
      <w:r w:rsidR="6C056D15" w:rsidRPr="00AC6FAF">
        <w:rPr>
          <w:rFonts w:ascii="Palatino Linotype" w:hAnsi="Palatino Linotype"/>
        </w:rPr>
        <w:t xml:space="preserve">equipe de </w:t>
      </w:r>
      <w:r w:rsidR="153ECD5D" w:rsidRPr="00AC6FAF">
        <w:rPr>
          <w:rFonts w:ascii="Palatino Linotype" w:hAnsi="Palatino Linotype"/>
        </w:rPr>
        <w:t>20 dos</w:t>
      </w:r>
      <w:r w:rsidR="2041DBEC" w:rsidRPr="00AC6FAF">
        <w:rPr>
          <w:rFonts w:ascii="Palatino Linotype" w:hAnsi="Palatino Linotype"/>
        </w:rPr>
        <w:t xml:space="preserve"> melhores </w:t>
      </w:r>
      <w:r w:rsidR="006C4D6F" w:rsidRPr="00AC6FAF">
        <w:rPr>
          <w:rFonts w:ascii="Palatino Linotype" w:hAnsi="Palatino Linotype"/>
        </w:rPr>
        <w:t>técnicos</w:t>
      </w:r>
      <w:r w:rsidR="24D37AE0" w:rsidRPr="00AC6FAF">
        <w:rPr>
          <w:rFonts w:ascii="Palatino Linotype" w:hAnsi="Palatino Linotype"/>
        </w:rPr>
        <w:t xml:space="preserve"> de </w:t>
      </w:r>
      <w:r w:rsidR="6F905D33" w:rsidRPr="00AC6FAF">
        <w:rPr>
          <w:rFonts w:ascii="Palatino Linotype" w:hAnsi="Palatino Linotype"/>
        </w:rPr>
        <w:t>rádio</w:t>
      </w:r>
      <w:r w:rsidR="24D37AE0" w:rsidRPr="00AC6FAF">
        <w:rPr>
          <w:rFonts w:ascii="Palatino Linotype" w:hAnsi="Palatino Linotype"/>
        </w:rPr>
        <w:t xml:space="preserve"> </w:t>
      </w:r>
      <w:r w:rsidR="225DCFC3" w:rsidRPr="00AC6FAF">
        <w:rPr>
          <w:rFonts w:ascii="Palatino Linotype" w:hAnsi="Palatino Linotype"/>
        </w:rPr>
        <w:t>vieram</w:t>
      </w:r>
      <w:r w:rsidR="4DF404F6" w:rsidRPr="00AC6FAF">
        <w:rPr>
          <w:rFonts w:ascii="Palatino Linotype" w:hAnsi="Palatino Linotype"/>
        </w:rPr>
        <w:t xml:space="preserve"> </w:t>
      </w:r>
      <w:r w:rsidR="4E44ECD7" w:rsidRPr="00AC6FAF">
        <w:rPr>
          <w:rFonts w:ascii="Palatino Linotype" w:hAnsi="Palatino Linotype"/>
        </w:rPr>
        <w:t xml:space="preserve">para arrumar um </w:t>
      </w:r>
      <w:r w:rsidR="0F84E74E" w:rsidRPr="00AC6FAF">
        <w:rPr>
          <w:rFonts w:ascii="Palatino Linotype" w:hAnsi="Palatino Linotype"/>
        </w:rPr>
        <w:t xml:space="preserve">grande </w:t>
      </w:r>
      <w:r w:rsidR="704FC1F9" w:rsidRPr="00AC6FAF">
        <w:rPr>
          <w:rFonts w:ascii="Palatino Linotype" w:hAnsi="Palatino Linotype"/>
        </w:rPr>
        <w:t xml:space="preserve">problema que rolou nos </w:t>
      </w:r>
      <w:r w:rsidR="006C4D6F" w:rsidRPr="00AC6FAF">
        <w:rPr>
          <w:rFonts w:ascii="Palatino Linotype" w:hAnsi="Palatino Linotype"/>
        </w:rPr>
        <w:t>rádios</w:t>
      </w:r>
      <w:r w:rsidR="704FC1F9" w:rsidRPr="00AC6FAF">
        <w:rPr>
          <w:rFonts w:ascii="Palatino Linotype" w:hAnsi="Palatino Linotype"/>
        </w:rPr>
        <w:t xml:space="preserve"> </w:t>
      </w:r>
      <w:r w:rsidR="2CBD21C2" w:rsidRPr="00AC6FAF">
        <w:rPr>
          <w:rFonts w:ascii="Palatino Linotype" w:hAnsi="Palatino Linotype"/>
        </w:rPr>
        <w:t xml:space="preserve">de toda </w:t>
      </w:r>
      <w:r w:rsidR="6F0215E5" w:rsidRPr="00AC6FAF">
        <w:rPr>
          <w:rFonts w:ascii="Palatino Linotype" w:hAnsi="Palatino Linotype"/>
        </w:rPr>
        <w:t>a</w:t>
      </w:r>
      <w:r w:rsidR="5107609F" w:rsidRPr="00AC6FAF">
        <w:rPr>
          <w:rFonts w:ascii="Palatino Linotype" w:hAnsi="Palatino Linotype"/>
        </w:rPr>
        <w:t xml:space="preserve"> </w:t>
      </w:r>
      <w:r w:rsidR="4AD561E9" w:rsidRPr="00AC6FAF">
        <w:rPr>
          <w:rFonts w:ascii="Palatino Linotype" w:hAnsi="Palatino Linotype"/>
        </w:rPr>
        <w:t xml:space="preserve">casa </w:t>
      </w:r>
      <w:r w:rsidR="006C4D6F" w:rsidRPr="00AC6FAF">
        <w:rPr>
          <w:rFonts w:ascii="Palatino Linotype" w:hAnsi="Palatino Linotype"/>
        </w:rPr>
        <w:t>amazônica</w:t>
      </w:r>
      <w:r w:rsidR="746A3856" w:rsidRPr="00AC6FAF">
        <w:rPr>
          <w:rFonts w:ascii="Palatino Linotype" w:hAnsi="Palatino Linotype"/>
        </w:rPr>
        <w:t xml:space="preserve">, </w:t>
      </w:r>
      <w:r w:rsidR="785A3BA4" w:rsidRPr="00AC6FAF">
        <w:rPr>
          <w:rFonts w:ascii="Palatino Linotype" w:hAnsi="Palatino Linotype"/>
        </w:rPr>
        <w:t>vou</w:t>
      </w:r>
      <w:r w:rsidR="19EB351A" w:rsidRPr="00AC6FAF">
        <w:rPr>
          <w:rFonts w:ascii="Palatino Linotype" w:hAnsi="Palatino Linotype"/>
        </w:rPr>
        <w:t xml:space="preserve"> pedir </w:t>
      </w:r>
      <w:r w:rsidR="797F78D9" w:rsidRPr="00AC6FAF">
        <w:rPr>
          <w:rFonts w:ascii="Palatino Linotype" w:hAnsi="Palatino Linotype"/>
        </w:rPr>
        <w:t xml:space="preserve">para que quando </w:t>
      </w:r>
      <w:r w:rsidR="25C582F5" w:rsidRPr="00AC6FAF">
        <w:rPr>
          <w:rFonts w:ascii="Palatino Linotype" w:hAnsi="Palatino Linotype"/>
        </w:rPr>
        <w:t xml:space="preserve">terminarem eles </w:t>
      </w:r>
      <w:r w:rsidR="1334D9A9" w:rsidRPr="00AC6FAF">
        <w:rPr>
          <w:rFonts w:ascii="Palatino Linotype" w:hAnsi="Palatino Linotype"/>
        </w:rPr>
        <w:t xml:space="preserve">te </w:t>
      </w:r>
      <w:r w:rsidR="46C75BDA" w:rsidRPr="00AC6FAF">
        <w:rPr>
          <w:rFonts w:ascii="Palatino Linotype" w:hAnsi="Palatino Linotype"/>
        </w:rPr>
        <w:t>ajudem, cortando</w:t>
      </w:r>
      <w:r w:rsidR="1041DE98" w:rsidRPr="00AC6FAF">
        <w:rPr>
          <w:rFonts w:ascii="Palatino Linotype" w:hAnsi="Palatino Linotype"/>
        </w:rPr>
        <w:t xml:space="preserve"> </w:t>
      </w:r>
      <w:r w:rsidR="75AE379F" w:rsidRPr="00AC6FAF">
        <w:rPr>
          <w:rFonts w:ascii="Palatino Linotype" w:hAnsi="Palatino Linotype"/>
        </w:rPr>
        <w:t>esse tempo pela</w:t>
      </w:r>
      <w:r w:rsidR="72C5CDB9" w:rsidRPr="00AC6FAF">
        <w:rPr>
          <w:rFonts w:ascii="Palatino Linotype" w:hAnsi="Palatino Linotype"/>
        </w:rPr>
        <w:t xml:space="preserve"> metade.</w:t>
      </w:r>
    </w:p>
    <w:p w14:paraId="7CEEDD2C" w14:textId="5AFFC5C3" w:rsidR="4F873F8F" w:rsidRPr="00AC6FAF" w:rsidRDefault="6DF3790C" w:rsidP="00B73A5E">
      <w:pPr>
        <w:ind w:firstLine="708"/>
        <w:jc w:val="both"/>
        <w:rPr>
          <w:rFonts w:ascii="Palatino Linotype" w:hAnsi="Palatino Linotype"/>
        </w:rPr>
      </w:pPr>
      <w:r w:rsidRPr="00AC6FAF">
        <w:rPr>
          <w:rFonts w:ascii="Palatino Linotype" w:hAnsi="Palatino Linotype"/>
        </w:rPr>
        <w:t>-Obrigado</w:t>
      </w:r>
      <w:r w:rsidR="1DF8DC5A" w:rsidRPr="00AC6FAF">
        <w:rPr>
          <w:rFonts w:ascii="Palatino Linotype" w:hAnsi="Palatino Linotype"/>
        </w:rPr>
        <w:t xml:space="preserve"> </w:t>
      </w:r>
      <w:r w:rsidR="74AC8843" w:rsidRPr="00AC6FAF">
        <w:rPr>
          <w:rFonts w:ascii="Palatino Linotype" w:hAnsi="Palatino Linotype"/>
        </w:rPr>
        <w:t>Senhor-</w:t>
      </w:r>
      <w:r w:rsidR="006C4D6F" w:rsidRPr="00AC6FAF">
        <w:rPr>
          <w:rFonts w:ascii="Palatino Linotype" w:hAnsi="Palatino Linotype"/>
        </w:rPr>
        <w:t xml:space="preserve"> </w:t>
      </w:r>
      <w:r w:rsidR="0A4490BB" w:rsidRPr="00AC6FAF">
        <w:rPr>
          <w:rFonts w:ascii="Palatino Linotype" w:hAnsi="Palatino Linotype"/>
        </w:rPr>
        <w:t xml:space="preserve">Exclamou </w:t>
      </w:r>
      <w:r w:rsidR="72E963C9" w:rsidRPr="00AC6FAF">
        <w:rPr>
          <w:rFonts w:ascii="Palatino Linotype" w:hAnsi="Palatino Linotype"/>
        </w:rPr>
        <w:t>Alvares</w:t>
      </w:r>
      <w:r w:rsidR="0F65A4C2" w:rsidRPr="00AC6FAF">
        <w:rPr>
          <w:rFonts w:ascii="Palatino Linotype" w:hAnsi="Palatino Linotype"/>
        </w:rPr>
        <w:t>.</w:t>
      </w:r>
    </w:p>
    <w:p w14:paraId="506F7077" w14:textId="6918A36A" w:rsidR="3CECE7DC" w:rsidRPr="00AC6FAF" w:rsidRDefault="2BC4228E" w:rsidP="00B73A5E">
      <w:pPr>
        <w:ind w:firstLine="708"/>
        <w:jc w:val="both"/>
        <w:rPr>
          <w:rFonts w:ascii="Palatino Linotype" w:hAnsi="Palatino Linotype"/>
        </w:rPr>
      </w:pPr>
      <w:r w:rsidRPr="00AC6FAF">
        <w:rPr>
          <w:rFonts w:ascii="Palatino Linotype" w:hAnsi="Palatino Linotype"/>
        </w:rPr>
        <w:t>-</w:t>
      </w:r>
      <w:r w:rsidR="1A98857D" w:rsidRPr="00AC6FAF">
        <w:rPr>
          <w:rFonts w:ascii="Palatino Linotype" w:hAnsi="Palatino Linotype"/>
        </w:rPr>
        <w:t xml:space="preserve">Nessa guerra </w:t>
      </w:r>
      <w:r w:rsidR="5F83F503" w:rsidRPr="00AC6FAF">
        <w:rPr>
          <w:rFonts w:ascii="Palatino Linotype" w:hAnsi="Palatino Linotype"/>
        </w:rPr>
        <w:t xml:space="preserve">todos </w:t>
      </w:r>
      <w:r w:rsidR="5DC0CBEC" w:rsidRPr="00AC6FAF">
        <w:rPr>
          <w:rFonts w:ascii="Palatino Linotype" w:hAnsi="Palatino Linotype"/>
        </w:rPr>
        <w:t>nós</w:t>
      </w:r>
      <w:r w:rsidR="5F83F503" w:rsidRPr="00AC6FAF">
        <w:rPr>
          <w:rFonts w:ascii="Palatino Linotype" w:hAnsi="Palatino Linotype"/>
        </w:rPr>
        <w:t xml:space="preserve"> </w:t>
      </w:r>
      <w:r w:rsidR="1115912D" w:rsidRPr="00AC6FAF">
        <w:rPr>
          <w:rFonts w:ascii="Palatino Linotype" w:hAnsi="Palatino Linotype"/>
        </w:rPr>
        <w:t xml:space="preserve">temos que se </w:t>
      </w:r>
      <w:r w:rsidR="6DBB532F" w:rsidRPr="00AC6FAF">
        <w:rPr>
          <w:rFonts w:ascii="Palatino Linotype" w:hAnsi="Palatino Linotype"/>
        </w:rPr>
        <w:t>ajudar</w:t>
      </w:r>
      <w:r w:rsidR="53DB42EB" w:rsidRPr="00AC6FAF">
        <w:rPr>
          <w:rFonts w:ascii="Palatino Linotype" w:hAnsi="Palatino Linotype"/>
        </w:rPr>
        <w:t>-</w:t>
      </w:r>
      <w:r w:rsidR="6DBB532F" w:rsidRPr="00AC6FAF">
        <w:rPr>
          <w:rFonts w:ascii="Palatino Linotype" w:hAnsi="Palatino Linotype"/>
        </w:rPr>
        <w:t>falou</w:t>
      </w:r>
      <w:r w:rsidR="3DED7773" w:rsidRPr="00AC6FAF">
        <w:rPr>
          <w:rFonts w:ascii="Palatino Linotype" w:hAnsi="Palatino Linotype"/>
        </w:rPr>
        <w:t xml:space="preserve"> o</w:t>
      </w:r>
      <w:r w:rsidR="7F224991" w:rsidRPr="00AC6FAF">
        <w:rPr>
          <w:rFonts w:ascii="Palatino Linotype" w:hAnsi="Palatino Linotype"/>
        </w:rPr>
        <w:t xml:space="preserve"> </w:t>
      </w:r>
      <w:r w:rsidR="5DC0CBEC" w:rsidRPr="00AC6FAF">
        <w:rPr>
          <w:rFonts w:ascii="Palatino Linotype" w:hAnsi="Palatino Linotype"/>
        </w:rPr>
        <w:t>presidente</w:t>
      </w:r>
      <w:r w:rsidR="61A88EA1" w:rsidRPr="00AC6FAF">
        <w:rPr>
          <w:rFonts w:ascii="Palatino Linotype" w:hAnsi="Palatino Linotype"/>
        </w:rPr>
        <w:t xml:space="preserve">-E agora </w:t>
      </w:r>
      <w:r w:rsidR="0685C1B7" w:rsidRPr="00AC6FAF">
        <w:rPr>
          <w:rFonts w:ascii="Palatino Linotype" w:hAnsi="Palatino Linotype"/>
        </w:rPr>
        <w:t>está</w:t>
      </w:r>
      <w:r w:rsidR="61A88EA1" w:rsidRPr="00AC6FAF">
        <w:rPr>
          <w:rFonts w:ascii="Palatino Linotype" w:hAnsi="Palatino Linotype"/>
        </w:rPr>
        <w:t xml:space="preserve"> </w:t>
      </w:r>
      <w:r w:rsidR="2EAB3D5E" w:rsidRPr="00AC6FAF">
        <w:rPr>
          <w:rFonts w:ascii="Palatino Linotype" w:hAnsi="Palatino Linotype"/>
        </w:rPr>
        <w:t xml:space="preserve">dispensado </w:t>
      </w:r>
      <w:r w:rsidR="006C4D6F" w:rsidRPr="00AC6FAF">
        <w:rPr>
          <w:rFonts w:ascii="Palatino Linotype" w:hAnsi="Palatino Linotype"/>
        </w:rPr>
        <w:t>descanse</w:t>
      </w:r>
      <w:r w:rsidR="2EAB3D5E" w:rsidRPr="00AC6FAF">
        <w:rPr>
          <w:rFonts w:ascii="Palatino Linotype" w:hAnsi="Palatino Linotype"/>
        </w:rPr>
        <w:t xml:space="preserve"> um</w:t>
      </w:r>
      <w:r w:rsidR="0685C1B7" w:rsidRPr="00AC6FAF">
        <w:rPr>
          <w:rFonts w:ascii="Palatino Linotype" w:hAnsi="Palatino Linotype"/>
        </w:rPr>
        <w:t xml:space="preserve"> pouco </w:t>
      </w:r>
      <w:r w:rsidR="46ED4FA2" w:rsidRPr="00AC6FAF">
        <w:rPr>
          <w:rFonts w:ascii="Palatino Linotype" w:hAnsi="Palatino Linotype"/>
        </w:rPr>
        <w:t>na</w:t>
      </w:r>
      <w:r w:rsidR="02A95AA6" w:rsidRPr="00AC6FAF">
        <w:rPr>
          <w:rFonts w:ascii="Palatino Linotype" w:hAnsi="Palatino Linotype"/>
        </w:rPr>
        <w:t xml:space="preserve"> sua estadia </w:t>
      </w:r>
      <w:r w:rsidR="24963BE7" w:rsidRPr="00AC6FAF">
        <w:rPr>
          <w:rFonts w:ascii="Palatino Linotype" w:hAnsi="Palatino Linotype"/>
        </w:rPr>
        <w:t xml:space="preserve">em </w:t>
      </w:r>
      <w:r w:rsidR="006C4D6F" w:rsidRPr="00AC6FAF">
        <w:rPr>
          <w:rFonts w:ascii="Palatino Linotype" w:hAnsi="Palatino Linotype"/>
        </w:rPr>
        <w:t>São</w:t>
      </w:r>
      <w:r w:rsidR="24963BE7" w:rsidRPr="00AC6FAF">
        <w:rPr>
          <w:rFonts w:ascii="Palatino Linotype" w:hAnsi="Palatino Linotype"/>
        </w:rPr>
        <w:t xml:space="preserve"> </w:t>
      </w:r>
      <w:r w:rsidR="006C4D6F" w:rsidRPr="00AC6FAF">
        <w:rPr>
          <w:rFonts w:ascii="Palatino Linotype" w:hAnsi="Palatino Linotype"/>
        </w:rPr>
        <w:t>Paulo</w:t>
      </w:r>
      <w:r w:rsidR="73B0AFBE" w:rsidRPr="00AC6FAF">
        <w:rPr>
          <w:rFonts w:ascii="Palatino Linotype" w:hAnsi="Palatino Linotype"/>
        </w:rPr>
        <w:t>,</w:t>
      </w:r>
      <w:r w:rsidR="034522EC" w:rsidRPr="00AC6FAF">
        <w:rPr>
          <w:rFonts w:ascii="Palatino Linotype" w:hAnsi="Palatino Linotype"/>
        </w:rPr>
        <w:t xml:space="preserve"> e </w:t>
      </w:r>
      <w:r w:rsidR="664F3AB3" w:rsidRPr="00AC6FAF">
        <w:rPr>
          <w:rFonts w:ascii="Palatino Linotype" w:hAnsi="Palatino Linotype"/>
        </w:rPr>
        <w:t>amanhã</w:t>
      </w:r>
      <w:r w:rsidR="64E40721" w:rsidRPr="00AC6FAF">
        <w:rPr>
          <w:rFonts w:ascii="Palatino Linotype" w:hAnsi="Palatino Linotype"/>
        </w:rPr>
        <w:t xml:space="preserve"> </w:t>
      </w:r>
      <w:r w:rsidR="006C4D6F" w:rsidRPr="00AC6FAF">
        <w:rPr>
          <w:rFonts w:ascii="Palatino Linotype" w:hAnsi="Palatino Linotype"/>
        </w:rPr>
        <w:t>você</w:t>
      </w:r>
      <w:r w:rsidR="66F99D52" w:rsidRPr="00AC6FAF">
        <w:rPr>
          <w:rFonts w:ascii="Palatino Linotype" w:hAnsi="Palatino Linotype"/>
        </w:rPr>
        <w:t xml:space="preserve"> </w:t>
      </w:r>
      <w:r w:rsidR="77C482DB" w:rsidRPr="00AC6FAF">
        <w:rPr>
          <w:rFonts w:ascii="Palatino Linotype" w:hAnsi="Palatino Linotype"/>
        </w:rPr>
        <w:t xml:space="preserve">começa seu </w:t>
      </w:r>
      <w:r w:rsidR="664F3AB3" w:rsidRPr="00AC6FAF">
        <w:rPr>
          <w:rFonts w:ascii="Palatino Linotype" w:hAnsi="Palatino Linotype"/>
        </w:rPr>
        <w:t>trabalho</w:t>
      </w:r>
      <w:r w:rsidR="08230270" w:rsidRPr="00AC6FAF">
        <w:rPr>
          <w:rFonts w:ascii="Palatino Linotype" w:hAnsi="Palatino Linotype"/>
        </w:rPr>
        <w:t>.</w:t>
      </w:r>
    </w:p>
    <w:p w14:paraId="14883DE0" w14:textId="730FCAB5" w:rsidR="6C1288A1" w:rsidRPr="00AC6FAF" w:rsidRDefault="6C1288A1" w:rsidP="001B1090">
      <w:pPr>
        <w:ind w:firstLine="708"/>
        <w:jc w:val="both"/>
        <w:rPr>
          <w:rFonts w:ascii="Palatino Linotype" w:hAnsi="Palatino Linotype"/>
        </w:rPr>
      </w:pPr>
      <w:r w:rsidRPr="00AC6FAF">
        <w:rPr>
          <w:rFonts w:ascii="Palatino Linotype" w:hAnsi="Palatino Linotype"/>
        </w:rPr>
        <w:t xml:space="preserve">Quando alvares terminou sua </w:t>
      </w:r>
      <w:r w:rsidR="00C03BD4" w:rsidRPr="00AC6FAF">
        <w:rPr>
          <w:rFonts w:ascii="Palatino Linotype" w:hAnsi="Palatino Linotype"/>
        </w:rPr>
        <w:t>conversa</w:t>
      </w:r>
      <w:r w:rsidRPr="00AC6FAF">
        <w:rPr>
          <w:rFonts w:ascii="Palatino Linotype" w:hAnsi="Palatino Linotype"/>
        </w:rPr>
        <w:t xml:space="preserve"> com o presidente, procurou seus companheiros de </w:t>
      </w:r>
      <w:r w:rsidR="00C03BD4" w:rsidRPr="00AC6FAF">
        <w:rPr>
          <w:rFonts w:ascii="Palatino Linotype" w:hAnsi="Palatino Linotype"/>
        </w:rPr>
        <w:t>equipe. Nesse</w:t>
      </w:r>
      <w:r w:rsidRPr="00AC6FAF">
        <w:rPr>
          <w:rFonts w:ascii="Palatino Linotype" w:hAnsi="Palatino Linotype"/>
        </w:rPr>
        <w:t xml:space="preserve"> momento um soldado brasileiro mostrou o caminho para seu alojamento onde estavam estabelecidos seus </w:t>
      </w:r>
      <w:r w:rsidR="00C03BD4" w:rsidRPr="00AC6FAF">
        <w:rPr>
          <w:rFonts w:ascii="Palatino Linotype" w:hAnsi="Palatino Linotype"/>
        </w:rPr>
        <w:t>companheiros. No</w:t>
      </w:r>
      <w:r w:rsidR="5A4AE25B" w:rsidRPr="00AC6FAF">
        <w:rPr>
          <w:rFonts w:ascii="Palatino Linotype" w:hAnsi="Palatino Linotype"/>
        </w:rPr>
        <w:t xml:space="preserve"> </w:t>
      </w:r>
      <w:r w:rsidR="5BF7993F" w:rsidRPr="00AC6FAF">
        <w:rPr>
          <w:rFonts w:ascii="Palatino Linotype" w:hAnsi="Palatino Linotype"/>
        </w:rPr>
        <w:t xml:space="preserve">caminho </w:t>
      </w:r>
      <w:r w:rsidR="0D29F5EE" w:rsidRPr="00AC6FAF">
        <w:rPr>
          <w:rFonts w:ascii="Palatino Linotype" w:hAnsi="Palatino Linotype"/>
        </w:rPr>
        <w:t xml:space="preserve">Alvares </w:t>
      </w:r>
      <w:r w:rsidR="47E80471" w:rsidRPr="00AC6FAF">
        <w:rPr>
          <w:rFonts w:ascii="Palatino Linotype" w:hAnsi="Palatino Linotype"/>
        </w:rPr>
        <w:t>pensou</w:t>
      </w:r>
      <w:r w:rsidR="5C99E8E3" w:rsidRPr="00AC6FAF">
        <w:rPr>
          <w:rFonts w:ascii="Palatino Linotype" w:hAnsi="Palatino Linotype"/>
        </w:rPr>
        <w:t xml:space="preserve"> em </w:t>
      </w:r>
      <w:r w:rsidR="47E80471" w:rsidRPr="00AC6FAF">
        <w:rPr>
          <w:rFonts w:ascii="Palatino Linotype" w:hAnsi="Palatino Linotype"/>
        </w:rPr>
        <w:t xml:space="preserve">uma pequena marca no pescoço de um dos soldados que tinha </w:t>
      </w:r>
      <w:r w:rsidR="71C3E7E3" w:rsidRPr="00AC6FAF">
        <w:rPr>
          <w:rFonts w:ascii="Palatino Linotype" w:hAnsi="Palatino Linotype"/>
        </w:rPr>
        <w:t xml:space="preserve">passado </w:t>
      </w:r>
      <w:r w:rsidR="0AD21DB4" w:rsidRPr="00AC6FAF">
        <w:rPr>
          <w:rFonts w:ascii="Palatino Linotype" w:hAnsi="Palatino Linotype"/>
        </w:rPr>
        <w:t>por</w:t>
      </w:r>
      <w:r w:rsidR="71C3E7E3" w:rsidRPr="00AC6FAF">
        <w:rPr>
          <w:rFonts w:ascii="Palatino Linotype" w:hAnsi="Palatino Linotype"/>
        </w:rPr>
        <w:t xml:space="preserve"> ele </w:t>
      </w:r>
      <w:r w:rsidR="54591481" w:rsidRPr="00AC6FAF">
        <w:rPr>
          <w:rFonts w:ascii="Palatino Linotype" w:hAnsi="Palatino Linotype"/>
        </w:rPr>
        <w:t>“</w:t>
      </w:r>
      <w:r w:rsidR="4EA7BC4B" w:rsidRPr="00AC6FAF">
        <w:rPr>
          <w:rFonts w:ascii="Palatino Linotype" w:hAnsi="Palatino Linotype"/>
        </w:rPr>
        <w:t xml:space="preserve">Tenho </w:t>
      </w:r>
      <w:r w:rsidR="259F0114" w:rsidRPr="00AC6FAF">
        <w:rPr>
          <w:rFonts w:ascii="Palatino Linotype" w:hAnsi="Palatino Linotype"/>
        </w:rPr>
        <w:t xml:space="preserve">certeza </w:t>
      </w:r>
      <w:r w:rsidR="35DFD64A" w:rsidRPr="00AC6FAF">
        <w:rPr>
          <w:rFonts w:ascii="Palatino Linotype" w:hAnsi="Palatino Linotype"/>
        </w:rPr>
        <w:t xml:space="preserve">de </w:t>
      </w:r>
      <w:r w:rsidR="259F0114" w:rsidRPr="00AC6FAF">
        <w:rPr>
          <w:rFonts w:ascii="Palatino Linotype" w:hAnsi="Palatino Linotype"/>
        </w:rPr>
        <w:t xml:space="preserve">que </w:t>
      </w:r>
      <w:r w:rsidR="00C03BD4" w:rsidRPr="00AC6FAF">
        <w:rPr>
          <w:rFonts w:ascii="Palatino Linotype" w:hAnsi="Palatino Linotype"/>
        </w:rPr>
        <w:t>já</w:t>
      </w:r>
      <w:r w:rsidR="259F0114" w:rsidRPr="00AC6FAF">
        <w:rPr>
          <w:rFonts w:ascii="Palatino Linotype" w:hAnsi="Palatino Linotype"/>
        </w:rPr>
        <w:t xml:space="preserve"> vi essa marca em algum lugar</w:t>
      </w:r>
      <w:r w:rsidR="35DFD64A" w:rsidRPr="00AC6FAF">
        <w:rPr>
          <w:rFonts w:ascii="Palatino Linotype" w:hAnsi="Palatino Linotype"/>
        </w:rPr>
        <w:t xml:space="preserve">, mas </w:t>
      </w:r>
      <w:r w:rsidR="00C03BD4" w:rsidRPr="00AC6FAF">
        <w:rPr>
          <w:rFonts w:ascii="Palatino Linotype" w:hAnsi="Palatino Linotype"/>
        </w:rPr>
        <w:t>não</w:t>
      </w:r>
      <w:r w:rsidR="35DFD64A" w:rsidRPr="00AC6FAF">
        <w:rPr>
          <w:rFonts w:ascii="Palatino Linotype" w:hAnsi="Palatino Linotype"/>
        </w:rPr>
        <w:t xml:space="preserve"> me </w:t>
      </w:r>
      <w:r w:rsidR="656841B1" w:rsidRPr="00AC6FAF">
        <w:rPr>
          <w:rFonts w:ascii="Palatino Linotype" w:hAnsi="Palatino Linotype"/>
        </w:rPr>
        <w:t>lembro onde</w:t>
      </w:r>
      <w:r w:rsidR="57E43A2F" w:rsidRPr="00AC6FAF">
        <w:rPr>
          <w:rFonts w:ascii="Palatino Linotype" w:hAnsi="Palatino Linotype"/>
        </w:rPr>
        <w:t>”. Mais</w:t>
      </w:r>
      <w:r w:rsidR="656841B1" w:rsidRPr="00AC6FAF">
        <w:rPr>
          <w:rFonts w:ascii="Palatino Linotype" w:hAnsi="Palatino Linotype"/>
        </w:rPr>
        <w:t xml:space="preserve"> </w:t>
      </w:r>
      <w:r w:rsidR="656841B1" w:rsidRPr="00AC6FAF">
        <w:rPr>
          <w:rFonts w:ascii="Palatino Linotype" w:hAnsi="Palatino Linotype"/>
        </w:rPr>
        <w:lastRenderedPageBreak/>
        <w:t xml:space="preserve">para a frente </w:t>
      </w:r>
      <w:r w:rsidR="47F2B5AF" w:rsidRPr="00AC6FAF">
        <w:rPr>
          <w:rFonts w:ascii="Palatino Linotype" w:hAnsi="Palatino Linotype"/>
        </w:rPr>
        <w:t xml:space="preserve">passou por um </w:t>
      </w:r>
      <w:r w:rsidR="00C03BD4" w:rsidRPr="00AC6FAF">
        <w:rPr>
          <w:rFonts w:ascii="Palatino Linotype" w:hAnsi="Palatino Linotype"/>
        </w:rPr>
        <w:t>armazém</w:t>
      </w:r>
      <w:r w:rsidR="0CE047C2" w:rsidRPr="00AC6FAF">
        <w:rPr>
          <w:rFonts w:ascii="Palatino Linotype" w:hAnsi="Palatino Linotype"/>
        </w:rPr>
        <w:t xml:space="preserve"> </w:t>
      </w:r>
      <w:r w:rsidR="57E43A2F" w:rsidRPr="00AC6FAF">
        <w:rPr>
          <w:rFonts w:ascii="Palatino Linotype" w:hAnsi="Palatino Linotype"/>
        </w:rPr>
        <w:t>de</w:t>
      </w:r>
      <w:r w:rsidR="0CE047C2" w:rsidRPr="00AC6FAF">
        <w:rPr>
          <w:rFonts w:ascii="Palatino Linotype" w:hAnsi="Palatino Linotype"/>
        </w:rPr>
        <w:t xml:space="preserve"> armas </w:t>
      </w:r>
      <w:r w:rsidR="57E43A2F" w:rsidRPr="00AC6FAF">
        <w:rPr>
          <w:rFonts w:ascii="Palatino Linotype" w:hAnsi="Palatino Linotype"/>
        </w:rPr>
        <w:t xml:space="preserve">e </w:t>
      </w:r>
      <w:r w:rsidR="3704E5FA" w:rsidRPr="00AC6FAF">
        <w:rPr>
          <w:rFonts w:ascii="Palatino Linotype" w:hAnsi="Palatino Linotype"/>
        </w:rPr>
        <w:t xml:space="preserve">depois chegou em seu alojamento </w:t>
      </w:r>
      <w:r w:rsidR="40C83AD5" w:rsidRPr="00AC6FAF">
        <w:rPr>
          <w:rFonts w:ascii="Palatino Linotype" w:hAnsi="Palatino Linotype"/>
        </w:rPr>
        <w:t xml:space="preserve">revendo </w:t>
      </w:r>
      <w:r w:rsidR="6750F6B9" w:rsidRPr="00AC6FAF">
        <w:rPr>
          <w:rFonts w:ascii="Palatino Linotype" w:hAnsi="Palatino Linotype"/>
        </w:rPr>
        <w:t>sua</w:t>
      </w:r>
      <w:r w:rsidR="40C83AD5" w:rsidRPr="00AC6FAF">
        <w:rPr>
          <w:rFonts w:ascii="Palatino Linotype" w:hAnsi="Palatino Linotype"/>
        </w:rPr>
        <w:t xml:space="preserve"> equipe </w:t>
      </w:r>
      <w:r w:rsidR="00C03BD4" w:rsidRPr="00AC6FAF">
        <w:rPr>
          <w:rFonts w:ascii="Palatino Linotype" w:hAnsi="Palatino Linotype"/>
        </w:rPr>
        <w:t>já</w:t>
      </w:r>
      <w:r w:rsidR="40C83AD5" w:rsidRPr="00AC6FAF">
        <w:rPr>
          <w:rFonts w:ascii="Palatino Linotype" w:hAnsi="Palatino Linotype"/>
        </w:rPr>
        <w:t xml:space="preserve"> estabelecida </w:t>
      </w:r>
      <w:r w:rsidR="6BF373EF" w:rsidRPr="00AC6FAF">
        <w:rPr>
          <w:rFonts w:ascii="Palatino Linotype" w:hAnsi="Palatino Linotype"/>
        </w:rPr>
        <w:t>e se recompondo de</w:t>
      </w:r>
      <w:r w:rsidR="6E4883CC" w:rsidRPr="00AC6FAF">
        <w:rPr>
          <w:rFonts w:ascii="Palatino Linotype" w:hAnsi="Palatino Linotype"/>
        </w:rPr>
        <w:t xml:space="preserve"> todo aquele </w:t>
      </w:r>
      <w:r w:rsidR="64D30D22" w:rsidRPr="00AC6FAF">
        <w:rPr>
          <w:rFonts w:ascii="Palatino Linotype" w:hAnsi="Palatino Linotype"/>
        </w:rPr>
        <w:t>ataque</w:t>
      </w:r>
      <w:r w:rsidR="0B4FEA22" w:rsidRPr="00AC6FAF">
        <w:rPr>
          <w:rFonts w:ascii="Palatino Linotype" w:hAnsi="Palatino Linotype"/>
        </w:rPr>
        <w:t>.</w:t>
      </w:r>
    </w:p>
    <w:p w14:paraId="7875F7A2" w14:textId="7C14DB85" w:rsidR="435B64A2" w:rsidRPr="00AC6FAF" w:rsidRDefault="5AFAA8A2" w:rsidP="001B1090">
      <w:pPr>
        <w:ind w:firstLine="708"/>
        <w:jc w:val="both"/>
        <w:rPr>
          <w:rFonts w:ascii="Palatino Linotype" w:hAnsi="Palatino Linotype"/>
        </w:rPr>
      </w:pPr>
      <w:r w:rsidRPr="00AC6FAF">
        <w:rPr>
          <w:rFonts w:ascii="Palatino Linotype" w:hAnsi="Palatino Linotype"/>
        </w:rPr>
        <w:t>A noite caiu sobre alvares</w:t>
      </w:r>
      <w:r w:rsidR="2893763D" w:rsidRPr="00AC6FAF">
        <w:rPr>
          <w:rFonts w:ascii="Palatino Linotype" w:hAnsi="Palatino Linotype"/>
        </w:rPr>
        <w:t xml:space="preserve">, </w:t>
      </w:r>
      <w:r w:rsidR="00C03BD4" w:rsidRPr="00AC6FAF">
        <w:rPr>
          <w:rFonts w:ascii="Palatino Linotype" w:hAnsi="Palatino Linotype"/>
        </w:rPr>
        <w:t>instantaneamente</w:t>
      </w:r>
      <w:r w:rsidRPr="00AC6FAF">
        <w:rPr>
          <w:rFonts w:ascii="Palatino Linotype" w:hAnsi="Palatino Linotype"/>
        </w:rPr>
        <w:t xml:space="preserve"> </w:t>
      </w:r>
      <w:r w:rsidR="412128E2" w:rsidRPr="00AC6FAF">
        <w:rPr>
          <w:rFonts w:ascii="Palatino Linotype" w:hAnsi="Palatino Linotype"/>
        </w:rPr>
        <w:t>se lembrou do sono</w:t>
      </w:r>
      <w:r w:rsidR="1345F7E2" w:rsidRPr="00AC6FAF">
        <w:rPr>
          <w:rFonts w:ascii="Palatino Linotype" w:hAnsi="Palatino Linotype"/>
        </w:rPr>
        <w:t xml:space="preserve"> </w:t>
      </w:r>
      <w:r w:rsidR="2893763D" w:rsidRPr="00AC6FAF">
        <w:rPr>
          <w:rFonts w:ascii="Palatino Linotype" w:hAnsi="Palatino Linotype"/>
        </w:rPr>
        <w:t xml:space="preserve">e </w:t>
      </w:r>
      <w:r w:rsidR="00C03BD4" w:rsidRPr="00AC6FAF">
        <w:rPr>
          <w:rFonts w:ascii="Palatino Linotype" w:hAnsi="Palatino Linotype"/>
        </w:rPr>
        <w:t>começou</w:t>
      </w:r>
      <w:r w:rsidR="541CB298" w:rsidRPr="00AC6FAF">
        <w:rPr>
          <w:rFonts w:ascii="Palatino Linotype" w:hAnsi="Palatino Linotype"/>
        </w:rPr>
        <w:t xml:space="preserve"> a dirigir</w:t>
      </w:r>
      <w:r w:rsidR="6DDCA66D" w:rsidRPr="00AC6FAF">
        <w:rPr>
          <w:rFonts w:ascii="Palatino Linotype" w:hAnsi="Palatino Linotype"/>
        </w:rPr>
        <w:t>-</w:t>
      </w:r>
      <w:r w:rsidR="01F03845" w:rsidRPr="00AC6FAF">
        <w:rPr>
          <w:rFonts w:ascii="Palatino Linotype" w:hAnsi="Palatino Linotype"/>
        </w:rPr>
        <w:t>se</w:t>
      </w:r>
      <w:r w:rsidR="541CB298" w:rsidRPr="00AC6FAF">
        <w:rPr>
          <w:rFonts w:ascii="Palatino Linotype" w:hAnsi="Palatino Linotype"/>
        </w:rPr>
        <w:t xml:space="preserve"> a seu </w:t>
      </w:r>
      <w:r w:rsidR="00C03BD4" w:rsidRPr="00AC6FAF">
        <w:rPr>
          <w:rFonts w:ascii="Palatino Linotype" w:hAnsi="Palatino Linotype"/>
        </w:rPr>
        <w:t>quarto. Lembrou</w:t>
      </w:r>
      <w:r w:rsidR="563119F5" w:rsidRPr="00AC6FAF">
        <w:rPr>
          <w:rFonts w:ascii="Palatino Linotype" w:hAnsi="Palatino Linotype"/>
        </w:rPr>
        <w:t xml:space="preserve"> de </w:t>
      </w:r>
      <w:r w:rsidR="6D83D4D8" w:rsidRPr="00AC6FAF">
        <w:rPr>
          <w:rFonts w:ascii="Palatino Linotype" w:hAnsi="Palatino Linotype"/>
        </w:rPr>
        <w:t xml:space="preserve">quando estava </w:t>
      </w:r>
      <w:r w:rsidR="2060BC1A" w:rsidRPr="00AC6FAF">
        <w:rPr>
          <w:rFonts w:ascii="Palatino Linotype" w:hAnsi="Palatino Linotype"/>
        </w:rPr>
        <w:t xml:space="preserve">indo para </w:t>
      </w:r>
      <w:r w:rsidR="25C3FA09" w:rsidRPr="00AC6FAF">
        <w:rPr>
          <w:rFonts w:ascii="Palatino Linotype" w:hAnsi="Palatino Linotype"/>
        </w:rPr>
        <w:t xml:space="preserve">o </w:t>
      </w:r>
      <w:r w:rsidR="1AA56171" w:rsidRPr="00AC6FAF">
        <w:rPr>
          <w:rFonts w:ascii="Palatino Linotype" w:hAnsi="Palatino Linotype"/>
        </w:rPr>
        <w:t xml:space="preserve">alojamento </w:t>
      </w:r>
      <w:r w:rsidR="312CD01F" w:rsidRPr="00AC6FAF">
        <w:rPr>
          <w:rFonts w:ascii="Palatino Linotype" w:hAnsi="Palatino Linotype"/>
        </w:rPr>
        <w:t>que quando se</w:t>
      </w:r>
      <w:r w:rsidR="27DD5992" w:rsidRPr="00AC6FAF">
        <w:rPr>
          <w:rFonts w:ascii="Palatino Linotype" w:hAnsi="Palatino Linotype"/>
        </w:rPr>
        <w:t xml:space="preserve"> </w:t>
      </w:r>
      <w:r w:rsidR="7EF6AEB2" w:rsidRPr="00AC6FAF">
        <w:rPr>
          <w:rFonts w:ascii="Palatino Linotype" w:hAnsi="Palatino Linotype"/>
        </w:rPr>
        <w:t>deparou com o</w:t>
      </w:r>
      <w:r w:rsidR="6AF48DAA" w:rsidRPr="00AC6FAF">
        <w:rPr>
          <w:rFonts w:ascii="Palatino Linotype" w:hAnsi="Palatino Linotype"/>
        </w:rPr>
        <w:t xml:space="preserve"> </w:t>
      </w:r>
      <w:r w:rsidR="12B380AD" w:rsidRPr="00AC6FAF">
        <w:rPr>
          <w:rFonts w:ascii="Palatino Linotype" w:hAnsi="Palatino Linotype"/>
        </w:rPr>
        <w:t>soldado</w:t>
      </w:r>
      <w:r w:rsidR="2C6EDD0A" w:rsidRPr="00AC6FAF">
        <w:rPr>
          <w:rFonts w:ascii="Palatino Linotype" w:hAnsi="Palatino Linotype"/>
        </w:rPr>
        <w:t xml:space="preserve"> </w:t>
      </w:r>
      <w:r w:rsidR="272BEA7D" w:rsidRPr="00AC6FAF">
        <w:rPr>
          <w:rFonts w:ascii="Palatino Linotype" w:hAnsi="Palatino Linotype"/>
        </w:rPr>
        <w:t xml:space="preserve">com aquela </w:t>
      </w:r>
      <w:r w:rsidR="399A87C5" w:rsidRPr="00AC6FAF">
        <w:rPr>
          <w:rFonts w:ascii="Palatino Linotype" w:hAnsi="Palatino Linotype"/>
        </w:rPr>
        <w:t>marca</w:t>
      </w:r>
      <w:r w:rsidR="789B9EF9" w:rsidRPr="00AC6FAF">
        <w:rPr>
          <w:rFonts w:ascii="Palatino Linotype" w:hAnsi="Palatino Linotype"/>
        </w:rPr>
        <w:t>.</w:t>
      </w:r>
      <w:r w:rsidR="56D69B0B" w:rsidRPr="00AC6FAF">
        <w:rPr>
          <w:rFonts w:ascii="Palatino Linotype" w:hAnsi="Palatino Linotype"/>
        </w:rPr>
        <w:t xml:space="preserve"> </w:t>
      </w:r>
      <w:r w:rsidR="0EEA25FB" w:rsidRPr="00AC6FAF">
        <w:rPr>
          <w:rFonts w:ascii="Palatino Linotype" w:hAnsi="Palatino Linotype"/>
        </w:rPr>
        <w:t>“Reconheço</w:t>
      </w:r>
      <w:r w:rsidR="56D69B0B" w:rsidRPr="00AC6FAF">
        <w:rPr>
          <w:rFonts w:ascii="Palatino Linotype" w:hAnsi="Palatino Linotype"/>
        </w:rPr>
        <w:t xml:space="preserve"> aquela marca</w:t>
      </w:r>
      <w:r w:rsidR="0EEA25FB" w:rsidRPr="00AC6FAF">
        <w:rPr>
          <w:rFonts w:ascii="Palatino Linotype" w:hAnsi="Palatino Linotype"/>
        </w:rPr>
        <w:t xml:space="preserve">, </w:t>
      </w:r>
      <w:r w:rsidR="00C03BD4" w:rsidRPr="00AC6FAF">
        <w:rPr>
          <w:rFonts w:ascii="Palatino Linotype" w:hAnsi="Palatino Linotype"/>
        </w:rPr>
        <w:t>não</w:t>
      </w:r>
      <w:r w:rsidR="0EEA25FB" w:rsidRPr="00AC6FAF">
        <w:rPr>
          <w:rFonts w:ascii="Palatino Linotype" w:hAnsi="Palatino Linotype"/>
        </w:rPr>
        <w:t xml:space="preserve"> </w:t>
      </w:r>
      <w:r w:rsidR="267CF9EA" w:rsidRPr="00AC6FAF">
        <w:rPr>
          <w:rFonts w:ascii="Palatino Linotype" w:hAnsi="Palatino Linotype"/>
        </w:rPr>
        <w:t xml:space="preserve">faz muito </w:t>
      </w:r>
      <w:r w:rsidR="35A368CB" w:rsidRPr="00AC6FAF">
        <w:rPr>
          <w:rFonts w:ascii="Palatino Linotype" w:hAnsi="Palatino Linotype"/>
        </w:rPr>
        <w:t>tempo</w:t>
      </w:r>
      <w:r w:rsidR="4F66D367" w:rsidRPr="00AC6FAF">
        <w:rPr>
          <w:rFonts w:ascii="Palatino Linotype" w:hAnsi="Palatino Linotype"/>
        </w:rPr>
        <w:t xml:space="preserve"> </w:t>
      </w:r>
      <w:r w:rsidR="744F65DC" w:rsidRPr="00AC6FAF">
        <w:rPr>
          <w:rFonts w:ascii="Palatino Linotype" w:hAnsi="Palatino Linotype"/>
        </w:rPr>
        <w:t>que a</w:t>
      </w:r>
      <w:r w:rsidR="5BA99C73" w:rsidRPr="00AC6FAF">
        <w:rPr>
          <w:rFonts w:ascii="Palatino Linotype" w:hAnsi="Palatino Linotype"/>
        </w:rPr>
        <w:t xml:space="preserve"> </w:t>
      </w:r>
      <w:r w:rsidR="00C03BD4" w:rsidRPr="00AC6FAF">
        <w:rPr>
          <w:rFonts w:ascii="Palatino Linotype" w:hAnsi="Palatino Linotype"/>
        </w:rPr>
        <w:t>vi</w:t>
      </w:r>
      <w:r w:rsidR="5FFC763F" w:rsidRPr="00AC6FAF">
        <w:rPr>
          <w:rFonts w:ascii="Palatino Linotype" w:hAnsi="Palatino Linotype"/>
        </w:rPr>
        <w:t>”</w:t>
      </w:r>
      <w:r w:rsidR="6C7EA8BA" w:rsidRPr="00AC6FAF">
        <w:rPr>
          <w:rFonts w:ascii="Palatino Linotype" w:hAnsi="Palatino Linotype"/>
        </w:rPr>
        <w:t xml:space="preserve"> </w:t>
      </w:r>
      <w:r w:rsidR="216F9EC4" w:rsidRPr="00AC6FAF">
        <w:rPr>
          <w:rFonts w:ascii="Palatino Linotype" w:hAnsi="Palatino Linotype"/>
        </w:rPr>
        <w:t xml:space="preserve">parou </w:t>
      </w:r>
      <w:r w:rsidR="3CC14E28" w:rsidRPr="00AC6FAF">
        <w:rPr>
          <w:rFonts w:ascii="Palatino Linotype" w:hAnsi="Palatino Linotype"/>
        </w:rPr>
        <w:t xml:space="preserve">de </w:t>
      </w:r>
      <w:r w:rsidR="00C03BD4" w:rsidRPr="00AC6FAF">
        <w:rPr>
          <w:rFonts w:ascii="Palatino Linotype" w:hAnsi="Palatino Linotype"/>
        </w:rPr>
        <w:t>pensar</w:t>
      </w:r>
      <w:r w:rsidR="55D839E7" w:rsidRPr="00AC6FAF">
        <w:rPr>
          <w:rFonts w:ascii="Palatino Linotype" w:hAnsi="Palatino Linotype"/>
        </w:rPr>
        <w:t xml:space="preserve"> por</w:t>
      </w:r>
      <w:r w:rsidR="3CEC7AFA" w:rsidRPr="00AC6FAF">
        <w:rPr>
          <w:rFonts w:ascii="Palatino Linotype" w:hAnsi="Palatino Linotype"/>
        </w:rPr>
        <w:t xml:space="preserve"> um minuto</w:t>
      </w:r>
      <w:r w:rsidR="3A77509E" w:rsidRPr="00AC6FAF">
        <w:rPr>
          <w:rFonts w:ascii="Palatino Linotype" w:hAnsi="Palatino Linotype"/>
        </w:rPr>
        <w:t xml:space="preserve"> pois quase caiu no </w:t>
      </w:r>
      <w:r w:rsidR="00C03BD4" w:rsidRPr="00AC6FAF">
        <w:rPr>
          <w:rFonts w:ascii="Palatino Linotype" w:hAnsi="Palatino Linotype"/>
        </w:rPr>
        <w:t>chão</w:t>
      </w:r>
      <w:r w:rsidR="5E1AE2BB" w:rsidRPr="00AC6FAF">
        <w:rPr>
          <w:rFonts w:ascii="Palatino Linotype" w:hAnsi="Palatino Linotype"/>
        </w:rPr>
        <w:t xml:space="preserve"> de </w:t>
      </w:r>
      <w:r w:rsidR="778596EC" w:rsidRPr="00AC6FAF">
        <w:rPr>
          <w:rFonts w:ascii="Palatino Linotype" w:hAnsi="Palatino Linotype"/>
        </w:rPr>
        <w:t>tanto sono</w:t>
      </w:r>
      <w:r w:rsidR="27D2B44E" w:rsidRPr="00AC6FAF">
        <w:rPr>
          <w:rFonts w:ascii="Palatino Linotype" w:hAnsi="Palatino Linotype"/>
        </w:rPr>
        <w:t xml:space="preserve">, </w:t>
      </w:r>
      <w:r w:rsidR="00C03BD4" w:rsidRPr="00AC6FAF">
        <w:rPr>
          <w:rFonts w:ascii="Palatino Linotype" w:hAnsi="Palatino Linotype"/>
        </w:rPr>
        <w:t>felizmente</w:t>
      </w:r>
      <w:r w:rsidR="7EC628E0" w:rsidRPr="00AC6FAF">
        <w:rPr>
          <w:rFonts w:ascii="Palatino Linotype" w:hAnsi="Palatino Linotype"/>
        </w:rPr>
        <w:t xml:space="preserve"> </w:t>
      </w:r>
      <w:r w:rsidR="3C1592C9" w:rsidRPr="00AC6FAF">
        <w:rPr>
          <w:rFonts w:ascii="Palatino Linotype" w:hAnsi="Palatino Linotype"/>
        </w:rPr>
        <w:t xml:space="preserve">estava </w:t>
      </w:r>
      <w:r w:rsidR="094E364E" w:rsidRPr="00AC6FAF">
        <w:rPr>
          <w:rFonts w:ascii="Palatino Linotype" w:hAnsi="Palatino Linotype"/>
        </w:rPr>
        <w:t xml:space="preserve">a um corredor </w:t>
      </w:r>
      <w:r w:rsidR="45CF7065" w:rsidRPr="00AC6FAF">
        <w:rPr>
          <w:rFonts w:ascii="Palatino Linotype" w:hAnsi="Palatino Linotype"/>
        </w:rPr>
        <w:t xml:space="preserve">da </w:t>
      </w:r>
      <w:r w:rsidR="256260D8" w:rsidRPr="00AC6FAF">
        <w:rPr>
          <w:rFonts w:ascii="Palatino Linotype" w:hAnsi="Palatino Linotype"/>
        </w:rPr>
        <w:t xml:space="preserve">porta de seu </w:t>
      </w:r>
      <w:r w:rsidR="23A9C2AA" w:rsidRPr="00AC6FAF">
        <w:rPr>
          <w:rFonts w:ascii="Palatino Linotype" w:hAnsi="Palatino Linotype"/>
        </w:rPr>
        <w:t xml:space="preserve">quarto </w:t>
      </w:r>
      <w:r w:rsidR="1F94A052" w:rsidRPr="00AC6FAF">
        <w:rPr>
          <w:rFonts w:ascii="Palatino Linotype" w:hAnsi="Palatino Linotype"/>
        </w:rPr>
        <w:t>número</w:t>
      </w:r>
      <w:r w:rsidR="23A9C2AA" w:rsidRPr="00AC6FAF">
        <w:rPr>
          <w:rFonts w:ascii="Palatino Linotype" w:hAnsi="Palatino Linotype"/>
        </w:rPr>
        <w:t xml:space="preserve"> 213</w:t>
      </w:r>
      <w:r w:rsidR="7A00E72A" w:rsidRPr="00AC6FAF">
        <w:rPr>
          <w:rFonts w:ascii="Palatino Linotype" w:hAnsi="Palatino Linotype"/>
        </w:rPr>
        <w:t>.</w:t>
      </w:r>
      <w:r w:rsidR="226310EC" w:rsidRPr="00AC6FAF">
        <w:rPr>
          <w:rFonts w:ascii="Palatino Linotype" w:hAnsi="Palatino Linotype"/>
        </w:rPr>
        <w:t xml:space="preserve">Quando </w:t>
      </w:r>
      <w:r w:rsidR="36922CE6" w:rsidRPr="00AC6FAF">
        <w:rPr>
          <w:rFonts w:ascii="Palatino Linotype" w:hAnsi="Palatino Linotype"/>
        </w:rPr>
        <w:t xml:space="preserve">entrou </w:t>
      </w:r>
      <w:r w:rsidR="6F6D8CA9" w:rsidRPr="00AC6FAF">
        <w:rPr>
          <w:rFonts w:ascii="Palatino Linotype" w:hAnsi="Palatino Linotype"/>
        </w:rPr>
        <w:t xml:space="preserve">encontrou </w:t>
      </w:r>
      <w:r w:rsidR="22B167EA" w:rsidRPr="00AC6FAF">
        <w:rPr>
          <w:rFonts w:ascii="Palatino Linotype" w:hAnsi="Palatino Linotype"/>
        </w:rPr>
        <w:t xml:space="preserve">todas as suas </w:t>
      </w:r>
      <w:r w:rsidR="44FE8662" w:rsidRPr="00AC6FAF">
        <w:rPr>
          <w:rFonts w:ascii="Palatino Linotype" w:hAnsi="Palatino Linotype"/>
        </w:rPr>
        <w:t xml:space="preserve">malas e </w:t>
      </w:r>
      <w:r w:rsidR="2F763A1F" w:rsidRPr="00AC6FAF">
        <w:rPr>
          <w:rFonts w:ascii="Palatino Linotype" w:hAnsi="Palatino Linotype"/>
        </w:rPr>
        <w:t xml:space="preserve">sua cama </w:t>
      </w:r>
      <w:r w:rsidR="00C03BD4" w:rsidRPr="00AC6FAF">
        <w:rPr>
          <w:rFonts w:ascii="Palatino Linotype" w:hAnsi="Palatino Linotype"/>
        </w:rPr>
        <w:t>já</w:t>
      </w:r>
      <w:r w:rsidR="4D66B177" w:rsidRPr="00AC6FAF">
        <w:rPr>
          <w:rFonts w:ascii="Palatino Linotype" w:hAnsi="Palatino Linotype"/>
        </w:rPr>
        <w:t xml:space="preserve"> </w:t>
      </w:r>
      <w:r w:rsidR="3755FDC7" w:rsidRPr="00AC6FAF">
        <w:rPr>
          <w:rFonts w:ascii="Palatino Linotype" w:hAnsi="Palatino Linotype"/>
        </w:rPr>
        <w:t xml:space="preserve">montada </w:t>
      </w:r>
      <w:r w:rsidR="0A142E67" w:rsidRPr="00AC6FAF">
        <w:rPr>
          <w:rFonts w:ascii="Palatino Linotype" w:hAnsi="Palatino Linotype"/>
        </w:rPr>
        <w:t xml:space="preserve">pronta para </w:t>
      </w:r>
      <w:r w:rsidR="2DEED1FA" w:rsidRPr="00AC6FAF">
        <w:rPr>
          <w:rFonts w:ascii="Palatino Linotype" w:hAnsi="Palatino Linotype"/>
        </w:rPr>
        <w:t xml:space="preserve">ser </w:t>
      </w:r>
      <w:r w:rsidR="20C1DDF2" w:rsidRPr="00AC6FAF">
        <w:rPr>
          <w:rFonts w:ascii="Palatino Linotype" w:hAnsi="Palatino Linotype"/>
        </w:rPr>
        <w:t>usada</w:t>
      </w:r>
      <w:r w:rsidR="14334B7A" w:rsidRPr="00AC6FAF">
        <w:rPr>
          <w:rFonts w:ascii="Palatino Linotype" w:hAnsi="Palatino Linotype"/>
        </w:rPr>
        <w:t>,</w:t>
      </w:r>
      <w:r w:rsidR="686C79C5" w:rsidRPr="00AC6FAF">
        <w:rPr>
          <w:rFonts w:ascii="Palatino Linotype" w:hAnsi="Palatino Linotype"/>
        </w:rPr>
        <w:t xml:space="preserve"> </w:t>
      </w:r>
      <w:r w:rsidR="5DB92520" w:rsidRPr="00AC6FAF">
        <w:rPr>
          <w:rFonts w:ascii="Palatino Linotype" w:hAnsi="Palatino Linotype"/>
        </w:rPr>
        <w:t xml:space="preserve">deitou-se na cama e fechou seus olhos, a </w:t>
      </w:r>
      <w:r w:rsidR="0E009DB3" w:rsidRPr="00AC6FAF">
        <w:rPr>
          <w:rFonts w:ascii="Palatino Linotype" w:hAnsi="Palatino Linotype"/>
        </w:rPr>
        <w:t>última</w:t>
      </w:r>
      <w:r w:rsidR="5DB92520" w:rsidRPr="00AC6FAF">
        <w:rPr>
          <w:rFonts w:ascii="Palatino Linotype" w:hAnsi="Palatino Linotype"/>
        </w:rPr>
        <w:t xml:space="preserve"> coisa que </w:t>
      </w:r>
      <w:r w:rsidR="38C94B6E" w:rsidRPr="00AC6FAF">
        <w:rPr>
          <w:rFonts w:ascii="Palatino Linotype" w:hAnsi="Palatino Linotype"/>
        </w:rPr>
        <w:t xml:space="preserve">lhe veio </w:t>
      </w:r>
      <w:r w:rsidR="0E009DB3" w:rsidRPr="00AC6FAF">
        <w:rPr>
          <w:rFonts w:ascii="Palatino Linotype" w:hAnsi="Palatino Linotype"/>
        </w:rPr>
        <w:t>à</w:t>
      </w:r>
      <w:r w:rsidR="36B4FBC9" w:rsidRPr="00AC6FAF">
        <w:rPr>
          <w:rFonts w:ascii="Palatino Linotype" w:hAnsi="Palatino Linotype"/>
        </w:rPr>
        <w:t xml:space="preserve"> mente </w:t>
      </w:r>
      <w:r w:rsidR="3DD71C83" w:rsidRPr="00AC6FAF">
        <w:rPr>
          <w:rFonts w:ascii="Palatino Linotype" w:hAnsi="Palatino Linotype"/>
        </w:rPr>
        <w:t>antes de apagar</w:t>
      </w:r>
      <w:r w:rsidR="0F51B6AC" w:rsidRPr="00AC6FAF">
        <w:rPr>
          <w:rFonts w:ascii="Palatino Linotype" w:hAnsi="Palatino Linotype"/>
        </w:rPr>
        <w:t xml:space="preserve"> </w:t>
      </w:r>
      <w:r w:rsidR="46533298" w:rsidRPr="00AC6FAF">
        <w:rPr>
          <w:rFonts w:ascii="Palatino Linotype" w:hAnsi="Palatino Linotype"/>
        </w:rPr>
        <w:t xml:space="preserve">foi seu </w:t>
      </w:r>
      <w:r w:rsidR="7315D78A" w:rsidRPr="00AC6FAF">
        <w:rPr>
          <w:rFonts w:ascii="Palatino Linotype" w:hAnsi="Palatino Linotype"/>
        </w:rPr>
        <w:t xml:space="preserve">amigo </w:t>
      </w:r>
      <w:r w:rsidR="00C03BD4" w:rsidRPr="00AC6FAF">
        <w:rPr>
          <w:rFonts w:ascii="Palatino Linotype" w:hAnsi="Palatino Linotype"/>
        </w:rPr>
        <w:t>Victor</w:t>
      </w:r>
      <w:r w:rsidR="3DD71C83" w:rsidRPr="00AC6FAF">
        <w:rPr>
          <w:rFonts w:ascii="Palatino Linotype" w:hAnsi="Palatino Linotype"/>
        </w:rPr>
        <w:t>.</w:t>
      </w:r>
    </w:p>
    <w:p w14:paraId="4B4206C7" w14:textId="501F360A" w:rsidR="1F8C2A36" w:rsidRPr="00AC6FAF" w:rsidRDefault="3CD42C77" w:rsidP="001B1090">
      <w:pPr>
        <w:ind w:firstLine="708"/>
        <w:jc w:val="both"/>
        <w:rPr>
          <w:rFonts w:ascii="Palatino Linotype" w:hAnsi="Palatino Linotype"/>
        </w:rPr>
      </w:pPr>
      <w:r w:rsidRPr="00AC6FAF">
        <w:rPr>
          <w:rFonts w:ascii="Palatino Linotype" w:hAnsi="Palatino Linotype"/>
        </w:rPr>
        <w:t>Perto das 1:56 da manhã alvares ouviu um pequeno barulho vindo da porta</w:t>
      </w:r>
      <w:r w:rsidR="3E430692" w:rsidRPr="00AC6FAF">
        <w:rPr>
          <w:rFonts w:ascii="Palatino Linotype" w:hAnsi="Palatino Linotype"/>
        </w:rPr>
        <w:t xml:space="preserve">, </w:t>
      </w:r>
      <w:r w:rsidR="69620F5A" w:rsidRPr="00AC6FAF">
        <w:rPr>
          <w:rFonts w:ascii="Palatino Linotype" w:hAnsi="Palatino Linotype"/>
        </w:rPr>
        <w:t xml:space="preserve">lembrou que </w:t>
      </w:r>
      <w:r w:rsidR="302DCA31" w:rsidRPr="00AC6FAF">
        <w:rPr>
          <w:rFonts w:ascii="Palatino Linotype" w:hAnsi="Palatino Linotype"/>
        </w:rPr>
        <w:t xml:space="preserve">tinha esquecido </w:t>
      </w:r>
      <w:r w:rsidR="1297B668" w:rsidRPr="00AC6FAF">
        <w:rPr>
          <w:rFonts w:ascii="Palatino Linotype" w:hAnsi="Palatino Linotype"/>
        </w:rPr>
        <w:t xml:space="preserve">de fechar </w:t>
      </w:r>
      <w:r w:rsidR="788FFA61" w:rsidRPr="00AC6FAF">
        <w:rPr>
          <w:rFonts w:ascii="Palatino Linotype" w:hAnsi="Palatino Linotype"/>
        </w:rPr>
        <w:t xml:space="preserve">a porta </w:t>
      </w:r>
      <w:r w:rsidR="29E5E24D" w:rsidRPr="00AC6FAF">
        <w:rPr>
          <w:rFonts w:ascii="Palatino Linotype" w:hAnsi="Palatino Linotype"/>
        </w:rPr>
        <w:t xml:space="preserve">quando foi </w:t>
      </w:r>
      <w:r w:rsidR="0895FB46" w:rsidRPr="00AC6FAF">
        <w:rPr>
          <w:rFonts w:ascii="Palatino Linotype" w:hAnsi="Palatino Linotype"/>
        </w:rPr>
        <w:t xml:space="preserve">dormir </w:t>
      </w:r>
      <w:r w:rsidR="00C03BD4" w:rsidRPr="00AC6FAF">
        <w:rPr>
          <w:rFonts w:ascii="Palatino Linotype" w:hAnsi="Palatino Linotype"/>
        </w:rPr>
        <w:t>então</w:t>
      </w:r>
      <w:r w:rsidR="765E7703" w:rsidRPr="00AC6FAF">
        <w:rPr>
          <w:rFonts w:ascii="Palatino Linotype" w:hAnsi="Palatino Linotype"/>
        </w:rPr>
        <w:t xml:space="preserve"> achou </w:t>
      </w:r>
      <w:r w:rsidR="75567844" w:rsidRPr="00AC6FAF">
        <w:rPr>
          <w:rFonts w:ascii="Palatino Linotype" w:hAnsi="Palatino Linotype"/>
        </w:rPr>
        <w:t xml:space="preserve">que a porta </w:t>
      </w:r>
      <w:r w:rsidR="08A16CD3" w:rsidRPr="00AC6FAF">
        <w:rPr>
          <w:rFonts w:ascii="Palatino Linotype" w:hAnsi="Palatino Linotype"/>
        </w:rPr>
        <w:t>tinha</w:t>
      </w:r>
      <w:r w:rsidR="1BAA70F2" w:rsidRPr="00AC6FAF">
        <w:rPr>
          <w:rFonts w:ascii="Palatino Linotype" w:hAnsi="Palatino Linotype"/>
        </w:rPr>
        <w:t xml:space="preserve"> se aberto </w:t>
      </w:r>
      <w:r w:rsidR="70632B3D" w:rsidRPr="00AC6FAF">
        <w:rPr>
          <w:rFonts w:ascii="Palatino Linotype" w:hAnsi="Palatino Linotype"/>
        </w:rPr>
        <w:t xml:space="preserve">pelo </w:t>
      </w:r>
      <w:r w:rsidR="08C1AC0D" w:rsidRPr="00AC6FAF">
        <w:rPr>
          <w:rFonts w:ascii="Palatino Linotype" w:hAnsi="Palatino Linotype"/>
        </w:rPr>
        <w:t xml:space="preserve">vento que </w:t>
      </w:r>
      <w:r w:rsidR="0A975920" w:rsidRPr="00AC6FAF">
        <w:rPr>
          <w:rFonts w:ascii="Palatino Linotype" w:hAnsi="Palatino Linotype"/>
        </w:rPr>
        <w:t xml:space="preserve">entrou pela </w:t>
      </w:r>
      <w:r w:rsidR="00C03BD4" w:rsidRPr="00AC6FAF">
        <w:rPr>
          <w:rFonts w:ascii="Palatino Linotype" w:hAnsi="Palatino Linotype"/>
        </w:rPr>
        <w:t>janela. Ouviu</w:t>
      </w:r>
      <w:r w:rsidR="7F11B77D" w:rsidRPr="00AC6FAF">
        <w:rPr>
          <w:rFonts w:ascii="Palatino Linotype" w:hAnsi="Palatino Linotype"/>
        </w:rPr>
        <w:t xml:space="preserve"> outra coisa, dessa vez </w:t>
      </w:r>
      <w:r w:rsidR="00C03BD4" w:rsidRPr="00AC6FAF">
        <w:rPr>
          <w:rFonts w:ascii="Palatino Linotype" w:hAnsi="Palatino Linotype"/>
        </w:rPr>
        <w:t>não</w:t>
      </w:r>
      <w:r w:rsidR="7F11B77D" w:rsidRPr="00AC6FAF">
        <w:rPr>
          <w:rFonts w:ascii="Palatino Linotype" w:hAnsi="Palatino Linotype"/>
        </w:rPr>
        <w:t xml:space="preserve"> tinha </w:t>
      </w:r>
      <w:r w:rsidR="751F6F93" w:rsidRPr="00AC6FAF">
        <w:rPr>
          <w:rFonts w:ascii="Palatino Linotype" w:hAnsi="Palatino Linotype"/>
        </w:rPr>
        <w:t>a ver com a porta nem com a janela</w:t>
      </w:r>
      <w:r w:rsidR="1DF05465" w:rsidRPr="00AC6FAF">
        <w:rPr>
          <w:rFonts w:ascii="Palatino Linotype" w:hAnsi="Palatino Linotype"/>
        </w:rPr>
        <w:t>,</w:t>
      </w:r>
      <w:r w:rsidR="751F6F93" w:rsidRPr="00AC6FAF">
        <w:rPr>
          <w:rFonts w:ascii="Palatino Linotype" w:hAnsi="Palatino Linotype"/>
        </w:rPr>
        <w:t xml:space="preserve"> mas reconheceu</w:t>
      </w:r>
      <w:r w:rsidR="7F11B77D" w:rsidRPr="00AC6FAF">
        <w:rPr>
          <w:rFonts w:ascii="Palatino Linotype" w:hAnsi="Palatino Linotype"/>
        </w:rPr>
        <w:t xml:space="preserve"> </w:t>
      </w:r>
      <w:r w:rsidR="00C03BD4" w:rsidRPr="00AC6FAF">
        <w:rPr>
          <w:rFonts w:ascii="Palatino Linotype" w:hAnsi="Palatino Linotype"/>
        </w:rPr>
        <w:t>passos. Alvares</w:t>
      </w:r>
      <w:r w:rsidR="353236A5" w:rsidRPr="00AC6FAF">
        <w:rPr>
          <w:rFonts w:ascii="Palatino Linotype" w:hAnsi="Palatino Linotype"/>
        </w:rPr>
        <w:t xml:space="preserve"> se </w:t>
      </w:r>
      <w:r w:rsidR="3A447F03" w:rsidRPr="00AC6FAF">
        <w:rPr>
          <w:rFonts w:ascii="Palatino Linotype" w:hAnsi="Palatino Linotype"/>
        </w:rPr>
        <w:t xml:space="preserve">levantou </w:t>
      </w:r>
      <w:r w:rsidR="562E329C" w:rsidRPr="00AC6FAF">
        <w:rPr>
          <w:rFonts w:ascii="Palatino Linotype" w:hAnsi="Palatino Linotype"/>
        </w:rPr>
        <w:t xml:space="preserve">bem </w:t>
      </w:r>
      <w:r w:rsidR="00C03BD4" w:rsidRPr="00AC6FAF">
        <w:rPr>
          <w:rFonts w:ascii="Palatino Linotype" w:hAnsi="Palatino Linotype"/>
        </w:rPr>
        <w:t>rápido</w:t>
      </w:r>
      <w:r w:rsidR="0F22F9B2" w:rsidRPr="00AC6FAF">
        <w:rPr>
          <w:rFonts w:ascii="Palatino Linotype" w:hAnsi="Palatino Linotype"/>
        </w:rPr>
        <w:t xml:space="preserve"> </w:t>
      </w:r>
      <w:r w:rsidR="1DE3950A" w:rsidRPr="00AC6FAF">
        <w:rPr>
          <w:rFonts w:ascii="Palatino Linotype" w:hAnsi="Palatino Linotype"/>
        </w:rPr>
        <w:t xml:space="preserve">isso gerou uma </w:t>
      </w:r>
      <w:r w:rsidR="00C03BD4" w:rsidRPr="00AC6FAF">
        <w:rPr>
          <w:rFonts w:ascii="Palatino Linotype" w:hAnsi="Palatino Linotype"/>
        </w:rPr>
        <w:t>instantânea</w:t>
      </w:r>
      <w:r w:rsidR="7A3C0DF7" w:rsidRPr="00AC6FAF">
        <w:rPr>
          <w:rFonts w:ascii="Palatino Linotype" w:hAnsi="Palatino Linotype"/>
        </w:rPr>
        <w:t xml:space="preserve"> </w:t>
      </w:r>
      <w:r w:rsidR="4871FF9F" w:rsidRPr="00AC6FAF">
        <w:rPr>
          <w:rFonts w:ascii="Palatino Linotype" w:hAnsi="Palatino Linotype"/>
        </w:rPr>
        <w:t>tontura</w:t>
      </w:r>
      <w:r w:rsidR="2837C413" w:rsidRPr="00AC6FAF">
        <w:rPr>
          <w:rFonts w:ascii="Palatino Linotype" w:hAnsi="Palatino Linotype"/>
        </w:rPr>
        <w:t>,</w:t>
      </w:r>
      <w:r w:rsidR="4871FF9F" w:rsidRPr="00AC6FAF">
        <w:rPr>
          <w:rFonts w:ascii="Palatino Linotype" w:hAnsi="Palatino Linotype"/>
        </w:rPr>
        <w:t xml:space="preserve"> </w:t>
      </w:r>
      <w:r w:rsidR="510C4780" w:rsidRPr="00AC6FAF">
        <w:rPr>
          <w:rFonts w:ascii="Palatino Linotype" w:hAnsi="Palatino Linotype"/>
        </w:rPr>
        <w:t xml:space="preserve">mas </w:t>
      </w:r>
      <w:r w:rsidR="00782DA0" w:rsidRPr="00AC6FAF">
        <w:rPr>
          <w:rFonts w:ascii="Palatino Linotype" w:hAnsi="Palatino Linotype"/>
        </w:rPr>
        <w:t>mal conseguiu</w:t>
      </w:r>
      <w:r w:rsidR="1AACD328" w:rsidRPr="00AC6FAF">
        <w:rPr>
          <w:rFonts w:ascii="Palatino Linotype" w:hAnsi="Palatino Linotype"/>
        </w:rPr>
        <w:t xml:space="preserve"> pensar </w:t>
      </w:r>
      <w:r w:rsidR="104B5364" w:rsidRPr="00AC6FAF">
        <w:rPr>
          <w:rFonts w:ascii="Palatino Linotype" w:hAnsi="Palatino Linotype"/>
        </w:rPr>
        <w:t xml:space="preserve">nisso </w:t>
      </w:r>
      <w:r w:rsidR="1D1776C2" w:rsidRPr="00AC6FAF">
        <w:rPr>
          <w:rFonts w:ascii="Palatino Linotype" w:hAnsi="Palatino Linotype"/>
        </w:rPr>
        <w:t xml:space="preserve">pois </w:t>
      </w:r>
      <w:r w:rsidR="445EA28D" w:rsidRPr="00AC6FAF">
        <w:rPr>
          <w:rFonts w:ascii="Palatino Linotype" w:hAnsi="Palatino Linotype"/>
        </w:rPr>
        <w:t xml:space="preserve">teve </w:t>
      </w:r>
      <w:r w:rsidR="633F823B" w:rsidRPr="00AC6FAF">
        <w:rPr>
          <w:rFonts w:ascii="Palatino Linotype" w:hAnsi="Palatino Linotype"/>
        </w:rPr>
        <w:t xml:space="preserve">que pensar </w:t>
      </w:r>
      <w:r w:rsidR="00C03BD4" w:rsidRPr="00AC6FAF">
        <w:rPr>
          <w:rFonts w:ascii="Palatino Linotype" w:hAnsi="Palatino Linotype"/>
        </w:rPr>
        <w:t>tão</w:t>
      </w:r>
      <w:r w:rsidR="633F823B" w:rsidRPr="00AC6FAF">
        <w:rPr>
          <w:rFonts w:ascii="Palatino Linotype" w:hAnsi="Palatino Linotype"/>
        </w:rPr>
        <w:t xml:space="preserve"> </w:t>
      </w:r>
      <w:r w:rsidR="00C03BD4" w:rsidRPr="00AC6FAF">
        <w:rPr>
          <w:rFonts w:ascii="Palatino Linotype" w:hAnsi="Palatino Linotype"/>
        </w:rPr>
        <w:t>rápido</w:t>
      </w:r>
      <w:r w:rsidR="342E7E54" w:rsidRPr="00AC6FAF">
        <w:rPr>
          <w:rFonts w:ascii="Palatino Linotype" w:hAnsi="Palatino Linotype"/>
        </w:rPr>
        <w:t xml:space="preserve"> </w:t>
      </w:r>
      <w:r w:rsidR="40D8C1FF" w:rsidRPr="00AC6FAF">
        <w:rPr>
          <w:rFonts w:ascii="Palatino Linotype" w:hAnsi="Palatino Linotype"/>
        </w:rPr>
        <w:t xml:space="preserve">de como desviar de </w:t>
      </w:r>
      <w:r w:rsidR="4EAC4C74" w:rsidRPr="00AC6FAF">
        <w:rPr>
          <w:rFonts w:ascii="Palatino Linotype" w:hAnsi="Palatino Linotype"/>
        </w:rPr>
        <w:t xml:space="preserve">uma </w:t>
      </w:r>
      <w:r w:rsidR="0898B779" w:rsidRPr="00AC6FAF">
        <w:rPr>
          <w:rFonts w:ascii="Palatino Linotype" w:hAnsi="Palatino Linotype"/>
        </w:rPr>
        <w:t xml:space="preserve">faca </w:t>
      </w:r>
      <w:r w:rsidR="4F963A8E" w:rsidRPr="00AC6FAF">
        <w:rPr>
          <w:rFonts w:ascii="Palatino Linotype" w:hAnsi="Palatino Linotype"/>
        </w:rPr>
        <w:t>no escuro</w:t>
      </w:r>
      <w:r w:rsidR="38BFD92A" w:rsidRPr="00AC6FAF">
        <w:rPr>
          <w:rFonts w:ascii="Palatino Linotype" w:hAnsi="Palatino Linotype"/>
        </w:rPr>
        <w:t>.</w:t>
      </w:r>
      <w:r w:rsidR="185A8F5F" w:rsidRPr="00AC6FAF">
        <w:rPr>
          <w:rFonts w:ascii="Palatino Linotype" w:hAnsi="Palatino Linotype"/>
        </w:rPr>
        <w:t xml:space="preserve"> Alvares </w:t>
      </w:r>
      <w:r w:rsidR="70AC0E42" w:rsidRPr="00AC6FAF">
        <w:rPr>
          <w:rFonts w:ascii="Palatino Linotype" w:hAnsi="Palatino Linotype"/>
        </w:rPr>
        <w:t xml:space="preserve">desviou </w:t>
      </w:r>
      <w:r w:rsidR="6EF98FAA" w:rsidRPr="00AC6FAF">
        <w:rPr>
          <w:rFonts w:ascii="Palatino Linotype" w:hAnsi="Palatino Linotype"/>
        </w:rPr>
        <w:t xml:space="preserve">tentou </w:t>
      </w:r>
      <w:r w:rsidR="0201BE3B" w:rsidRPr="00AC6FAF">
        <w:rPr>
          <w:rFonts w:ascii="Palatino Linotype" w:hAnsi="Palatino Linotype"/>
        </w:rPr>
        <w:t>velo</w:t>
      </w:r>
      <w:r w:rsidR="1BCAABD1" w:rsidRPr="00AC6FAF">
        <w:rPr>
          <w:rFonts w:ascii="Palatino Linotype" w:hAnsi="Palatino Linotype"/>
        </w:rPr>
        <w:t>,</w:t>
      </w:r>
      <w:r w:rsidR="0201BE3B" w:rsidRPr="00AC6FAF">
        <w:rPr>
          <w:rFonts w:ascii="Palatino Linotype" w:hAnsi="Palatino Linotype"/>
        </w:rPr>
        <w:t xml:space="preserve"> mas </w:t>
      </w:r>
      <w:r w:rsidR="76AA485A" w:rsidRPr="00AC6FAF">
        <w:rPr>
          <w:rFonts w:ascii="Palatino Linotype" w:hAnsi="Palatino Linotype"/>
        </w:rPr>
        <w:t xml:space="preserve">ainda estava </w:t>
      </w:r>
      <w:r w:rsidR="5CBB6F4F" w:rsidRPr="00AC6FAF">
        <w:rPr>
          <w:rFonts w:ascii="Palatino Linotype" w:hAnsi="Palatino Linotype"/>
        </w:rPr>
        <w:t xml:space="preserve">escuro </w:t>
      </w:r>
      <w:r w:rsidR="00C03BD4" w:rsidRPr="00AC6FAF">
        <w:rPr>
          <w:rFonts w:ascii="Palatino Linotype" w:hAnsi="Palatino Linotype"/>
        </w:rPr>
        <w:t>então</w:t>
      </w:r>
      <w:r w:rsidR="79721DC4" w:rsidRPr="00AC6FAF">
        <w:rPr>
          <w:rFonts w:ascii="Palatino Linotype" w:hAnsi="Palatino Linotype"/>
        </w:rPr>
        <w:t xml:space="preserve"> </w:t>
      </w:r>
      <w:r w:rsidR="00C03BD4" w:rsidRPr="00AC6FAF">
        <w:rPr>
          <w:rFonts w:ascii="Palatino Linotype" w:hAnsi="Palatino Linotype"/>
        </w:rPr>
        <w:t>não</w:t>
      </w:r>
      <w:r w:rsidR="79721DC4" w:rsidRPr="00AC6FAF">
        <w:rPr>
          <w:rFonts w:ascii="Palatino Linotype" w:hAnsi="Palatino Linotype"/>
        </w:rPr>
        <w:t xml:space="preserve"> conseguia ver que o</w:t>
      </w:r>
      <w:r w:rsidR="1BCAABD1" w:rsidRPr="00AC6FAF">
        <w:rPr>
          <w:rFonts w:ascii="Palatino Linotype" w:hAnsi="Palatino Linotype"/>
        </w:rPr>
        <w:t xml:space="preserve"> </w:t>
      </w:r>
      <w:r w:rsidR="00C03BD4" w:rsidRPr="00AC6FAF">
        <w:rPr>
          <w:rFonts w:ascii="Palatino Linotype" w:hAnsi="Palatino Linotype"/>
        </w:rPr>
        <w:t>atacava, quando</w:t>
      </w:r>
      <w:r w:rsidR="28AF0D1C" w:rsidRPr="00AC6FAF">
        <w:rPr>
          <w:rFonts w:ascii="Palatino Linotype" w:hAnsi="Palatino Linotype"/>
        </w:rPr>
        <w:t xml:space="preserve"> </w:t>
      </w:r>
      <w:r w:rsidR="046428FC" w:rsidRPr="00AC6FAF">
        <w:rPr>
          <w:rFonts w:ascii="Palatino Linotype" w:hAnsi="Palatino Linotype"/>
        </w:rPr>
        <w:t xml:space="preserve">se </w:t>
      </w:r>
      <w:r w:rsidR="79AA9B56" w:rsidRPr="00AC6FAF">
        <w:rPr>
          <w:rFonts w:ascii="Palatino Linotype" w:hAnsi="Palatino Linotype"/>
        </w:rPr>
        <w:t xml:space="preserve">abaixou </w:t>
      </w:r>
      <w:r w:rsidR="4790BFDF" w:rsidRPr="00AC6FAF">
        <w:rPr>
          <w:rFonts w:ascii="Palatino Linotype" w:hAnsi="Palatino Linotype"/>
        </w:rPr>
        <w:t xml:space="preserve">lembrou a </w:t>
      </w:r>
      <w:r w:rsidR="1203D39D" w:rsidRPr="00AC6FAF">
        <w:rPr>
          <w:rFonts w:ascii="Palatino Linotype" w:hAnsi="Palatino Linotype"/>
        </w:rPr>
        <w:t xml:space="preserve">onde estava o </w:t>
      </w:r>
      <w:r w:rsidR="00C03BD4" w:rsidRPr="00AC6FAF">
        <w:rPr>
          <w:rFonts w:ascii="Palatino Linotype" w:hAnsi="Palatino Linotype"/>
        </w:rPr>
        <w:t>interruptor</w:t>
      </w:r>
      <w:r w:rsidR="6F494146" w:rsidRPr="00AC6FAF">
        <w:rPr>
          <w:rFonts w:ascii="Palatino Linotype" w:hAnsi="Palatino Linotype"/>
        </w:rPr>
        <w:t xml:space="preserve"> da luz que o ligou </w:t>
      </w:r>
      <w:r w:rsidR="00C03BD4" w:rsidRPr="00AC6FAF">
        <w:rPr>
          <w:rFonts w:ascii="Palatino Linotype" w:hAnsi="Palatino Linotype"/>
        </w:rPr>
        <w:t>já</w:t>
      </w:r>
      <w:r w:rsidR="6F494146" w:rsidRPr="00AC6FAF">
        <w:rPr>
          <w:rFonts w:ascii="Palatino Linotype" w:hAnsi="Palatino Linotype"/>
        </w:rPr>
        <w:t xml:space="preserve"> que estava ao lado dele</w:t>
      </w:r>
      <w:r w:rsidR="1392FFF3" w:rsidRPr="00AC6FAF">
        <w:rPr>
          <w:rFonts w:ascii="Palatino Linotype" w:hAnsi="Palatino Linotype"/>
        </w:rPr>
        <w:t>,</w:t>
      </w:r>
      <w:r w:rsidR="134059F3" w:rsidRPr="00AC6FAF">
        <w:rPr>
          <w:rFonts w:ascii="Palatino Linotype" w:hAnsi="Palatino Linotype"/>
        </w:rPr>
        <w:t xml:space="preserve"> </w:t>
      </w:r>
      <w:r w:rsidR="33D91AF5" w:rsidRPr="00AC6FAF">
        <w:rPr>
          <w:rFonts w:ascii="Palatino Linotype" w:hAnsi="Palatino Linotype"/>
        </w:rPr>
        <w:t>“</w:t>
      </w:r>
      <w:r w:rsidR="134059F3" w:rsidRPr="00AC6FAF">
        <w:rPr>
          <w:rFonts w:ascii="Palatino Linotype" w:hAnsi="Palatino Linotype"/>
        </w:rPr>
        <w:t xml:space="preserve">era o cara </w:t>
      </w:r>
      <w:r w:rsidR="33D91AF5" w:rsidRPr="00AC6FAF">
        <w:rPr>
          <w:rFonts w:ascii="Palatino Linotype" w:hAnsi="Palatino Linotype"/>
        </w:rPr>
        <w:t>da marca” lembrou que continuava tentando o</w:t>
      </w:r>
      <w:r w:rsidR="26EB87C8" w:rsidRPr="00AC6FAF">
        <w:rPr>
          <w:rFonts w:ascii="Palatino Linotype" w:hAnsi="Palatino Linotype"/>
        </w:rPr>
        <w:t xml:space="preserve"> </w:t>
      </w:r>
      <w:r w:rsidR="00C03BD4" w:rsidRPr="00AC6FAF">
        <w:rPr>
          <w:rFonts w:ascii="Palatino Linotype" w:hAnsi="Palatino Linotype"/>
        </w:rPr>
        <w:t>acertá-lo</w:t>
      </w:r>
      <w:r w:rsidR="26EB87C8" w:rsidRPr="00AC6FAF">
        <w:rPr>
          <w:rFonts w:ascii="Palatino Linotype" w:hAnsi="Palatino Linotype"/>
        </w:rPr>
        <w:t xml:space="preserve"> com a </w:t>
      </w:r>
      <w:r w:rsidR="54F08CCD" w:rsidRPr="00AC6FAF">
        <w:rPr>
          <w:rFonts w:ascii="Palatino Linotype" w:hAnsi="Palatino Linotype"/>
        </w:rPr>
        <w:t>faca</w:t>
      </w:r>
      <w:r w:rsidR="6CB64412" w:rsidRPr="00AC6FAF">
        <w:rPr>
          <w:rFonts w:ascii="Palatino Linotype" w:hAnsi="Palatino Linotype"/>
        </w:rPr>
        <w:t>.</w:t>
      </w:r>
    </w:p>
    <w:p w14:paraId="4F94AE8B" w14:textId="4E944700" w:rsidR="6CB64412" w:rsidRPr="00AC6FAF" w:rsidRDefault="44DF7F9D" w:rsidP="00B73A5E">
      <w:pPr>
        <w:ind w:firstLine="708"/>
        <w:jc w:val="both"/>
        <w:rPr>
          <w:rFonts w:ascii="Palatino Linotype" w:hAnsi="Palatino Linotype"/>
        </w:rPr>
      </w:pPr>
      <w:r w:rsidRPr="00AC6FAF">
        <w:rPr>
          <w:rFonts w:ascii="Palatino Linotype" w:hAnsi="Palatino Linotype"/>
        </w:rPr>
        <w:t>-</w:t>
      </w:r>
      <w:r w:rsidR="00C03BD4" w:rsidRPr="00AC6FAF">
        <w:rPr>
          <w:rFonts w:ascii="Palatino Linotype" w:hAnsi="Palatino Linotype"/>
        </w:rPr>
        <w:t>Você</w:t>
      </w:r>
      <w:r w:rsidRPr="00AC6FAF">
        <w:rPr>
          <w:rFonts w:ascii="Palatino Linotype" w:hAnsi="Palatino Linotype"/>
        </w:rPr>
        <w:t xml:space="preserve"> o </w:t>
      </w:r>
      <w:r w:rsidR="09080110" w:rsidRPr="00AC6FAF">
        <w:rPr>
          <w:rFonts w:ascii="Palatino Linotype" w:hAnsi="Palatino Linotype"/>
        </w:rPr>
        <w:t>matou-</w:t>
      </w:r>
      <w:r w:rsidR="003BE502" w:rsidRPr="00AC6FAF">
        <w:rPr>
          <w:rFonts w:ascii="Palatino Linotype" w:hAnsi="Palatino Linotype"/>
        </w:rPr>
        <w:t xml:space="preserve">disse </w:t>
      </w:r>
      <w:r w:rsidR="7B6FF4C8" w:rsidRPr="00AC6FAF">
        <w:rPr>
          <w:rFonts w:ascii="Palatino Linotype" w:hAnsi="Palatino Linotype"/>
        </w:rPr>
        <w:t xml:space="preserve">o </w:t>
      </w:r>
      <w:r w:rsidR="72B520E8" w:rsidRPr="00AC6FAF">
        <w:rPr>
          <w:rFonts w:ascii="Palatino Linotype" w:hAnsi="Palatino Linotype"/>
        </w:rPr>
        <w:t>sujeito</w:t>
      </w:r>
      <w:r w:rsidR="217EC316" w:rsidRPr="00AC6FAF">
        <w:rPr>
          <w:rFonts w:ascii="Palatino Linotype" w:hAnsi="Palatino Linotype"/>
        </w:rPr>
        <w:t xml:space="preserve"> com</w:t>
      </w:r>
      <w:r w:rsidR="413DDA2B" w:rsidRPr="00AC6FAF">
        <w:rPr>
          <w:rFonts w:ascii="Palatino Linotype" w:hAnsi="Palatino Linotype"/>
        </w:rPr>
        <w:t xml:space="preserve"> a faca</w:t>
      </w:r>
      <w:r w:rsidR="5752935D" w:rsidRPr="00AC6FAF">
        <w:rPr>
          <w:rFonts w:ascii="Palatino Linotype" w:hAnsi="Palatino Linotype"/>
        </w:rPr>
        <w:t>-agora vou</w:t>
      </w:r>
      <w:r w:rsidR="23AFF175" w:rsidRPr="00AC6FAF">
        <w:rPr>
          <w:rFonts w:ascii="Palatino Linotype" w:hAnsi="Palatino Linotype"/>
        </w:rPr>
        <w:t xml:space="preserve"> </w:t>
      </w:r>
      <w:r w:rsidR="38C9A52B" w:rsidRPr="00AC6FAF">
        <w:rPr>
          <w:rFonts w:ascii="Palatino Linotype" w:hAnsi="Palatino Linotype"/>
        </w:rPr>
        <w:t>fazê</w:t>
      </w:r>
      <w:r w:rsidR="23AFF175" w:rsidRPr="00AC6FAF">
        <w:rPr>
          <w:rFonts w:ascii="Palatino Linotype" w:hAnsi="Palatino Linotype"/>
        </w:rPr>
        <w:t>-lo</w:t>
      </w:r>
      <w:r w:rsidR="3183DFEE" w:rsidRPr="00AC6FAF">
        <w:rPr>
          <w:rFonts w:ascii="Palatino Linotype" w:hAnsi="Palatino Linotype"/>
        </w:rPr>
        <w:t xml:space="preserve"> sofrer</w:t>
      </w:r>
      <w:r w:rsidR="3EB0D908" w:rsidRPr="00AC6FAF">
        <w:rPr>
          <w:rFonts w:ascii="Palatino Linotype" w:hAnsi="Palatino Linotype"/>
        </w:rPr>
        <w:t>.</w:t>
      </w:r>
    </w:p>
    <w:p w14:paraId="26694A2C" w14:textId="59C8F9B6" w:rsidR="4ADE7F8F" w:rsidRPr="00AC6FAF" w:rsidRDefault="39B9FAE2" w:rsidP="001B1090">
      <w:pPr>
        <w:ind w:firstLine="708"/>
        <w:jc w:val="both"/>
        <w:rPr>
          <w:rFonts w:ascii="Palatino Linotype" w:hAnsi="Palatino Linotype"/>
        </w:rPr>
      </w:pPr>
      <w:r w:rsidRPr="00AC6FAF">
        <w:rPr>
          <w:rFonts w:ascii="Palatino Linotype" w:hAnsi="Palatino Linotype"/>
        </w:rPr>
        <w:t xml:space="preserve">Alvares lembrou de onde tinha visto a </w:t>
      </w:r>
      <w:r w:rsidR="711026FD" w:rsidRPr="00AC6FAF">
        <w:rPr>
          <w:rFonts w:ascii="Palatino Linotype" w:hAnsi="Palatino Linotype"/>
        </w:rPr>
        <w:t xml:space="preserve">marca. </w:t>
      </w:r>
      <w:r w:rsidR="0FCC30BC" w:rsidRPr="00AC6FAF">
        <w:rPr>
          <w:rFonts w:ascii="Palatino Linotype" w:hAnsi="Palatino Linotype"/>
        </w:rPr>
        <w:t>Foi</w:t>
      </w:r>
      <w:r w:rsidR="7DB79D8B" w:rsidRPr="00AC6FAF">
        <w:rPr>
          <w:rFonts w:ascii="Palatino Linotype" w:hAnsi="Palatino Linotype"/>
        </w:rPr>
        <w:t xml:space="preserve"> interrompido novamente pelo sujeito </w:t>
      </w:r>
      <w:r w:rsidR="70DD3D6C" w:rsidRPr="00AC6FAF">
        <w:rPr>
          <w:rFonts w:ascii="Palatino Linotype" w:hAnsi="Palatino Linotype"/>
        </w:rPr>
        <w:t xml:space="preserve">que nesse momento tentava </w:t>
      </w:r>
      <w:r w:rsidR="2CE48EBC" w:rsidRPr="00AC6FAF">
        <w:rPr>
          <w:rFonts w:ascii="Palatino Linotype" w:hAnsi="Palatino Linotype"/>
        </w:rPr>
        <w:t>acertá</w:t>
      </w:r>
      <w:r w:rsidR="70DD3D6C" w:rsidRPr="00AC6FAF">
        <w:rPr>
          <w:rFonts w:ascii="Palatino Linotype" w:hAnsi="Palatino Linotype"/>
        </w:rPr>
        <w:t xml:space="preserve">-lo com uma </w:t>
      </w:r>
      <w:r w:rsidR="2CE48EBC" w:rsidRPr="00AC6FAF">
        <w:rPr>
          <w:rFonts w:ascii="Palatino Linotype" w:hAnsi="Palatino Linotype"/>
        </w:rPr>
        <w:t>faca</w:t>
      </w:r>
      <w:r w:rsidR="381B32EA" w:rsidRPr="00AC6FAF">
        <w:rPr>
          <w:rFonts w:ascii="Palatino Linotype" w:hAnsi="Palatino Linotype"/>
        </w:rPr>
        <w:t>.</w:t>
      </w:r>
      <w:r w:rsidR="0FCC30BC" w:rsidRPr="00AC6FAF">
        <w:rPr>
          <w:rFonts w:ascii="Palatino Linotype" w:hAnsi="Palatino Linotype"/>
        </w:rPr>
        <w:t xml:space="preserve"> Desviou </w:t>
      </w:r>
      <w:r w:rsidR="22F46E77" w:rsidRPr="00AC6FAF">
        <w:rPr>
          <w:rFonts w:ascii="Palatino Linotype" w:hAnsi="Palatino Linotype"/>
        </w:rPr>
        <w:t xml:space="preserve">abaixando-se </w:t>
      </w:r>
      <w:r w:rsidR="2133A9CD" w:rsidRPr="00AC6FAF">
        <w:rPr>
          <w:rFonts w:ascii="Palatino Linotype" w:hAnsi="Palatino Linotype"/>
        </w:rPr>
        <w:t xml:space="preserve">e </w:t>
      </w:r>
      <w:r w:rsidR="3E707F00" w:rsidRPr="00AC6FAF">
        <w:rPr>
          <w:rFonts w:ascii="Palatino Linotype" w:hAnsi="Palatino Linotype"/>
        </w:rPr>
        <w:t xml:space="preserve">mandando um </w:t>
      </w:r>
      <w:ins w:id="22" w:author="Microsoft Word" w:date="2025-02-21T13:44:00Z">
        <w:r w:rsidR="5BC7EB99" w:rsidRPr="00AC6FAF">
          <w:rPr>
            <w:rFonts w:ascii="Palatino Linotype" w:hAnsi="Palatino Linotype"/>
          </w:rPr>
          <w:t>gancho</w:t>
        </w:r>
      </w:ins>
      <w:r w:rsidR="7755E694" w:rsidRPr="00AC6FAF">
        <w:rPr>
          <w:rFonts w:ascii="Palatino Linotype" w:hAnsi="Palatino Linotype"/>
        </w:rPr>
        <w:t xml:space="preserve"> com a mão direita</w:t>
      </w:r>
      <w:r w:rsidR="407037AD" w:rsidRPr="00AC6FAF">
        <w:rPr>
          <w:rFonts w:ascii="Palatino Linotype" w:hAnsi="Palatino Linotype"/>
        </w:rPr>
        <w:t>, infelizmente acertou o ombro de seu oponente que permaneceu de pé.</w:t>
      </w:r>
      <w:r w:rsidR="5A4310E6" w:rsidRPr="00AC6FAF">
        <w:rPr>
          <w:rFonts w:ascii="Palatino Linotype" w:hAnsi="Palatino Linotype"/>
        </w:rPr>
        <w:t xml:space="preserve"> </w:t>
      </w:r>
      <w:r w:rsidR="7D28D51B" w:rsidRPr="00AC6FAF">
        <w:rPr>
          <w:rFonts w:ascii="Palatino Linotype" w:hAnsi="Palatino Linotype"/>
        </w:rPr>
        <w:t xml:space="preserve">Agora </w:t>
      </w:r>
      <w:r w:rsidR="58292D0B" w:rsidRPr="00AC6FAF">
        <w:rPr>
          <w:rFonts w:ascii="Palatino Linotype" w:hAnsi="Palatino Linotype"/>
        </w:rPr>
        <w:t xml:space="preserve">foi a vez </w:t>
      </w:r>
      <w:r w:rsidR="5A4310E6" w:rsidRPr="00AC6FAF">
        <w:rPr>
          <w:rFonts w:ascii="Palatino Linotype" w:hAnsi="Palatino Linotype"/>
        </w:rPr>
        <w:t>de</w:t>
      </w:r>
      <w:r w:rsidR="34DE4EE4" w:rsidRPr="00AC6FAF">
        <w:rPr>
          <w:rFonts w:ascii="Palatino Linotype" w:hAnsi="Palatino Linotype"/>
        </w:rPr>
        <w:t xml:space="preserve"> </w:t>
      </w:r>
      <w:r w:rsidR="204DD800" w:rsidRPr="00AC6FAF">
        <w:rPr>
          <w:rFonts w:ascii="Palatino Linotype" w:hAnsi="Palatino Linotype"/>
        </w:rPr>
        <w:t xml:space="preserve">seu </w:t>
      </w:r>
      <w:r w:rsidR="4BD67694" w:rsidRPr="00AC6FAF">
        <w:rPr>
          <w:rFonts w:ascii="Palatino Linotype" w:hAnsi="Palatino Linotype"/>
        </w:rPr>
        <w:t xml:space="preserve">oponente </w:t>
      </w:r>
      <w:r w:rsidR="74665D7F" w:rsidRPr="00AC6FAF">
        <w:rPr>
          <w:rFonts w:ascii="Palatino Linotype" w:hAnsi="Palatino Linotype"/>
        </w:rPr>
        <w:t>que fez um</w:t>
      </w:r>
      <w:r w:rsidR="6F40480E" w:rsidRPr="00AC6FAF">
        <w:rPr>
          <w:rFonts w:ascii="Palatino Linotype" w:hAnsi="Palatino Linotype"/>
        </w:rPr>
        <w:t xml:space="preserve"> movimento </w:t>
      </w:r>
      <w:r w:rsidR="7FCDFCEC" w:rsidRPr="00AC6FAF">
        <w:rPr>
          <w:rFonts w:ascii="Palatino Linotype" w:hAnsi="Palatino Linotype"/>
        </w:rPr>
        <w:t xml:space="preserve">com a faca </w:t>
      </w:r>
      <w:r w:rsidR="6F0CA5EA" w:rsidRPr="00AC6FAF">
        <w:rPr>
          <w:rFonts w:ascii="Palatino Linotype" w:hAnsi="Palatino Linotype"/>
        </w:rPr>
        <w:t xml:space="preserve">tentando escavar a testa de alvares, que </w:t>
      </w:r>
      <w:r w:rsidR="72B6EAE3" w:rsidRPr="00AC6FAF">
        <w:rPr>
          <w:rFonts w:ascii="Palatino Linotype" w:hAnsi="Palatino Linotype"/>
        </w:rPr>
        <w:t>agiu rápido desviando e o desarmando.</w:t>
      </w:r>
      <w:r w:rsidR="7083BE62" w:rsidRPr="00AC6FAF">
        <w:rPr>
          <w:rFonts w:ascii="Palatino Linotype" w:hAnsi="Palatino Linotype"/>
        </w:rPr>
        <w:t xml:space="preserve"> </w:t>
      </w:r>
      <w:r w:rsidR="4D2431A2" w:rsidRPr="00AC6FAF">
        <w:rPr>
          <w:rFonts w:ascii="Palatino Linotype" w:hAnsi="Palatino Linotype"/>
        </w:rPr>
        <w:t xml:space="preserve">Álvares agora estava com a faca, mesmo com o objeto de corte, que poderia acabar com a quela luta rapidinho, ele a tacou no </w:t>
      </w:r>
      <w:r w:rsidR="4157C88B" w:rsidRPr="00AC6FAF">
        <w:rPr>
          <w:rFonts w:ascii="Palatino Linotype" w:hAnsi="Palatino Linotype"/>
        </w:rPr>
        <w:t xml:space="preserve">chão e bem quando o sujeito olhava para ver </w:t>
      </w:r>
      <w:r w:rsidR="693CCFF2" w:rsidRPr="00AC6FAF">
        <w:rPr>
          <w:rFonts w:ascii="Palatino Linotype" w:hAnsi="Palatino Linotype"/>
        </w:rPr>
        <w:t>onde</w:t>
      </w:r>
      <w:r w:rsidR="4157C88B" w:rsidRPr="00AC6FAF">
        <w:rPr>
          <w:rFonts w:ascii="Palatino Linotype" w:hAnsi="Palatino Linotype"/>
        </w:rPr>
        <w:t xml:space="preserve"> que a faca </w:t>
      </w:r>
      <w:r w:rsidR="0DEE0AF7" w:rsidRPr="00AC6FAF">
        <w:rPr>
          <w:rFonts w:ascii="Palatino Linotype" w:hAnsi="Palatino Linotype"/>
        </w:rPr>
        <w:t>cairia,</w:t>
      </w:r>
      <w:r w:rsidR="7D0B7599" w:rsidRPr="00AC6FAF">
        <w:rPr>
          <w:rFonts w:ascii="Palatino Linotype" w:hAnsi="Palatino Linotype"/>
        </w:rPr>
        <w:t xml:space="preserve"> Álvares</w:t>
      </w:r>
      <w:r w:rsidR="0DEE0AF7" w:rsidRPr="00AC6FAF">
        <w:rPr>
          <w:rFonts w:ascii="Palatino Linotype" w:hAnsi="Palatino Linotype"/>
        </w:rPr>
        <w:t xml:space="preserve"> </w:t>
      </w:r>
      <w:r w:rsidR="75ED73EE" w:rsidRPr="00AC6FAF">
        <w:rPr>
          <w:rFonts w:ascii="Palatino Linotype" w:hAnsi="Palatino Linotype"/>
        </w:rPr>
        <w:t xml:space="preserve">o </w:t>
      </w:r>
      <w:r w:rsidR="0165C2C5" w:rsidRPr="00AC6FAF">
        <w:rPr>
          <w:rFonts w:ascii="Palatino Linotype" w:hAnsi="Palatino Linotype"/>
        </w:rPr>
        <w:t xml:space="preserve">nocauteou </w:t>
      </w:r>
      <w:r w:rsidR="061C7BF2" w:rsidRPr="00AC6FAF">
        <w:rPr>
          <w:rFonts w:ascii="Palatino Linotype" w:hAnsi="Palatino Linotype"/>
        </w:rPr>
        <w:t xml:space="preserve">resultando em sua queda ao </w:t>
      </w:r>
      <w:r w:rsidR="2CE94DD6" w:rsidRPr="00AC6FAF">
        <w:rPr>
          <w:rFonts w:ascii="Palatino Linotype" w:hAnsi="Palatino Linotype"/>
        </w:rPr>
        <w:t>chão</w:t>
      </w:r>
      <w:r w:rsidR="76308A89" w:rsidRPr="00AC6FAF">
        <w:rPr>
          <w:rFonts w:ascii="Palatino Linotype" w:hAnsi="Palatino Linotype"/>
        </w:rPr>
        <w:t>.</w:t>
      </w:r>
    </w:p>
    <w:p w14:paraId="2AF0A6FA" w14:textId="454AE196" w:rsidR="0055709B" w:rsidRPr="00AC6FAF" w:rsidRDefault="00684382" w:rsidP="001B1090">
      <w:pPr>
        <w:ind w:firstLine="708"/>
        <w:jc w:val="both"/>
        <w:rPr>
          <w:rFonts w:ascii="Palatino Linotype" w:hAnsi="Palatino Linotype"/>
        </w:rPr>
      </w:pPr>
      <w:r w:rsidRPr="00AC6FAF">
        <w:rPr>
          <w:rFonts w:ascii="Palatino Linotype" w:hAnsi="Palatino Linotype"/>
        </w:rPr>
        <w:t>T</w:t>
      </w:r>
      <w:r w:rsidR="008867DA" w:rsidRPr="00AC6FAF">
        <w:rPr>
          <w:rFonts w:ascii="Palatino Linotype" w:hAnsi="Palatino Linotype"/>
        </w:rPr>
        <w:t xml:space="preserve">odas as janelas escuras </w:t>
      </w:r>
      <w:r w:rsidR="00C9054C" w:rsidRPr="00AC6FAF">
        <w:rPr>
          <w:rFonts w:ascii="Palatino Linotype" w:hAnsi="Palatino Linotype"/>
        </w:rPr>
        <w:t xml:space="preserve">foram iluminadas por uma luz tão luminosa que parecia </w:t>
      </w:r>
      <w:r w:rsidR="00AB6944" w:rsidRPr="00AC6FAF">
        <w:rPr>
          <w:rFonts w:ascii="Palatino Linotype" w:hAnsi="Palatino Linotype"/>
        </w:rPr>
        <w:t>que era meio-dia</w:t>
      </w:r>
      <w:r w:rsidR="00B22B42" w:rsidRPr="00AC6FAF">
        <w:rPr>
          <w:rFonts w:ascii="Palatino Linotype" w:hAnsi="Palatino Linotype"/>
        </w:rPr>
        <w:t xml:space="preserve"> e durou poucos segundos</w:t>
      </w:r>
      <w:r w:rsidR="00C500DF" w:rsidRPr="00AC6FAF">
        <w:rPr>
          <w:rFonts w:ascii="Palatino Linotype" w:hAnsi="Palatino Linotype"/>
        </w:rPr>
        <w:t>.</w:t>
      </w:r>
      <w:r w:rsidRPr="00AC6FAF">
        <w:rPr>
          <w:rFonts w:ascii="Palatino Linotype" w:hAnsi="Palatino Linotype"/>
        </w:rPr>
        <w:t xml:space="preserve"> Logo depois, Álvares ouviu um grande estrondo, como uma granada explodindo a um palmo de seu ouvido.</w:t>
      </w:r>
      <w:r w:rsidR="00C500DF" w:rsidRPr="00AC6FAF">
        <w:rPr>
          <w:rFonts w:ascii="Palatino Linotype" w:hAnsi="Palatino Linotype"/>
        </w:rPr>
        <w:t xml:space="preserve"> Um Alarme começou</w:t>
      </w:r>
      <w:r w:rsidR="00002ED4" w:rsidRPr="00AC6FAF">
        <w:rPr>
          <w:rFonts w:ascii="Palatino Linotype" w:hAnsi="Palatino Linotype"/>
        </w:rPr>
        <w:t xml:space="preserve"> a soar por toda a base</w:t>
      </w:r>
      <w:r w:rsidR="000F04E8" w:rsidRPr="00AC6FAF">
        <w:rPr>
          <w:rFonts w:ascii="Palatino Linotype" w:hAnsi="Palatino Linotype"/>
        </w:rPr>
        <w:t xml:space="preserve">, “Protocolo </w:t>
      </w:r>
      <w:r w:rsidR="003F608F" w:rsidRPr="00AC6FAF">
        <w:rPr>
          <w:rFonts w:ascii="Palatino Linotype" w:hAnsi="Palatino Linotype"/>
        </w:rPr>
        <w:t xml:space="preserve">666” pensou. O nome era apocalíptico o suficiente para ele. </w:t>
      </w:r>
      <w:r w:rsidR="00E7398E" w:rsidRPr="00AC6FAF">
        <w:rPr>
          <w:rFonts w:ascii="Palatino Linotype" w:hAnsi="Palatino Linotype"/>
        </w:rPr>
        <w:t>“Fase 1:</w:t>
      </w:r>
      <w:r w:rsidR="002A7B81" w:rsidRPr="00AC6FAF">
        <w:rPr>
          <w:rFonts w:ascii="Palatino Linotype" w:hAnsi="Palatino Linotype"/>
        </w:rPr>
        <w:t xml:space="preserve"> Caso estejamos a uma </w:t>
      </w:r>
      <w:r w:rsidR="007739B4" w:rsidRPr="00AC6FAF">
        <w:rPr>
          <w:rFonts w:ascii="Palatino Linotype" w:hAnsi="Palatino Linotype"/>
        </w:rPr>
        <w:t>distância</w:t>
      </w:r>
      <w:r w:rsidR="002A7B81" w:rsidRPr="00AC6FAF">
        <w:rPr>
          <w:rFonts w:ascii="Palatino Linotype" w:hAnsi="Palatino Linotype"/>
        </w:rPr>
        <w:t xml:space="preserve"> segura</w:t>
      </w:r>
      <w:r w:rsidR="007739B4" w:rsidRPr="00AC6FAF">
        <w:rPr>
          <w:rFonts w:ascii="Palatino Linotype" w:hAnsi="Palatino Linotype"/>
        </w:rPr>
        <w:t>,</w:t>
      </w:r>
      <w:r w:rsidR="00E7398E" w:rsidRPr="00AC6FAF">
        <w:rPr>
          <w:rFonts w:ascii="Palatino Linotype" w:hAnsi="Palatino Linotype"/>
        </w:rPr>
        <w:t xml:space="preserve"> </w:t>
      </w:r>
      <w:r w:rsidR="007739B4" w:rsidRPr="00AC6FAF">
        <w:rPr>
          <w:rFonts w:ascii="Palatino Linotype" w:hAnsi="Palatino Linotype"/>
        </w:rPr>
        <w:t>a</w:t>
      </w:r>
      <w:r w:rsidR="00E7398E" w:rsidRPr="00AC6FAF">
        <w:rPr>
          <w:rFonts w:ascii="Palatino Linotype" w:hAnsi="Palatino Linotype"/>
        </w:rPr>
        <w:t xml:space="preserve">lertar a todos </w:t>
      </w:r>
      <w:r w:rsidR="00C04BAF" w:rsidRPr="00AC6FAF">
        <w:rPr>
          <w:rFonts w:ascii="Palatino Linotype" w:hAnsi="Palatino Linotype"/>
        </w:rPr>
        <w:t xml:space="preserve">para se preparar para o pronunciamento do </w:t>
      </w:r>
      <w:r w:rsidR="00525CC7" w:rsidRPr="00AC6FAF">
        <w:rPr>
          <w:rFonts w:ascii="Palatino Linotype" w:hAnsi="Palatino Linotype"/>
        </w:rPr>
        <w:t>marechal</w:t>
      </w:r>
      <w:r w:rsidR="00C04BAF" w:rsidRPr="00AC6FAF">
        <w:rPr>
          <w:rFonts w:ascii="Palatino Linotype" w:hAnsi="Palatino Linotype"/>
        </w:rPr>
        <w:t>”</w:t>
      </w:r>
      <w:r w:rsidR="00B94542" w:rsidRPr="00AC6FAF">
        <w:rPr>
          <w:rFonts w:ascii="Palatino Linotype" w:hAnsi="Palatino Linotype"/>
        </w:rPr>
        <w:t xml:space="preserve"> repassou mentalmente, “Estão acordando todos”. </w:t>
      </w:r>
      <w:r w:rsidR="00ED2C60" w:rsidRPr="00AC6FAF">
        <w:rPr>
          <w:rFonts w:ascii="Palatino Linotype" w:hAnsi="Palatino Linotype"/>
        </w:rPr>
        <w:t>Enquanto pensava nisso, correu para a janela</w:t>
      </w:r>
      <w:r w:rsidR="002E3838" w:rsidRPr="00AC6FAF">
        <w:rPr>
          <w:rFonts w:ascii="Palatino Linotype" w:hAnsi="Palatino Linotype"/>
        </w:rPr>
        <w:t>, afastou sua cortina</w:t>
      </w:r>
      <w:r w:rsidR="008A3E4D" w:rsidRPr="00AC6FAF">
        <w:rPr>
          <w:rFonts w:ascii="Palatino Linotype" w:hAnsi="Palatino Linotype"/>
        </w:rPr>
        <w:t xml:space="preserve"> e olhou. Um grande cogumelo nuclear. Estendeu seu braço para calcular a </w:t>
      </w:r>
      <w:r w:rsidR="0095312C" w:rsidRPr="00AC6FAF">
        <w:rPr>
          <w:rFonts w:ascii="Palatino Linotype" w:hAnsi="Palatino Linotype"/>
        </w:rPr>
        <w:t>distância. “Distante o suficiente para sobreviver” Pensou</w:t>
      </w:r>
      <w:r w:rsidR="000B5769" w:rsidRPr="00AC6FAF">
        <w:rPr>
          <w:rFonts w:ascii="Palatino Linotype" w:hAnsi="Palatino Linotype"/>
        </w:rPr>
        <w:t>.</w:t>
      </w:r>
      <w:r w:rsidR="005823E3" w:rsidRPr="00AC6FAF">
        <w:rPr>
          <w:rFonts w:ascii="Palatino Linotype" w:hAnsi="Palatino Linotype"/>
        </w:rPr>
        <w:t xml:space="preserve"> Álvares senti</w:t>
      </w:r>
      <w:r w:rsidR="007739B4" w:rsidRPr="00AC6FAF">
        <w:rPr>
          <w:rFonts w:ascii="Palatino Linotype" w:hAnsi="Palatino Linotype"/>
        </w:rPr>
        <w:t>a</w:t>
      </w:r>
      <w:r w:rsidR="005823E3" w:rsidRPr="00AC6FAF">
        <w:rPr>
          <w:rFonts w:ascii="Palatino Linotype" w:hAnsi="Palatino Linotype"/>
        </w:rPr>
        <w:t xml:space="preserve"> o calor em s</w:t>
      </w:r>
      <w:r w:rsidR="00F32E44">
        <w:rPr>
          <w:rFonts w:ascii="Palatino Linotype" w:hAnsi="Palatino Linotype"/>
        </w:rPr>
        <w:t>eu rosto</w:t>
      </w:r>
      <w:r w:rsidR="005823E3" w:rsidRPr="00AC6FAF">
        <w:rPr>
          <w:rFonts w:ascii="Palatino Linotype" w:hAnsi="Palatino Linotype"/>
        </w:rPr>
        <w:t xml:space="preserve"> cara enquanto olhava pela janela. Logo depois, </w:t>
      </w:r>
      <w:r w:rsidR="007739B4" w:rsidRPr="00AC6FAF">
        <w:rPr>
          <w:rFonts w:ascii="Palatino Linotype" w:hAnsi="Palatino Linotype"/>
        </w:rPr>
        <w:t>su</w:t>
      </w:r>
      <w:r w:rsidR="005823E3" w:rsidRPr="00AC6FAF">
        <w:rPr>
          <w:rFonts w:ascii="Palatino Linotype" w:hAnsi="Palatino Linotype"/>
        </w:rPr>
        <w:t xml:space="preserve">a janela foi estilhaçada e ele foi </w:t>
      </w:r>
      <w:r w:rsidR="007739B4" w:rsidRPr="00AC6FAF">
        <w:rPr>
          <w:rFonts w:ascii="Palatino Linotype" w:hAnsi="Palatino Linotype"/>
        </w:rPr>
        <w:t>emp</w:t>
      </w:r>
      <w:r w:rsidR="002E3838" w:rsidRPr="00AC6FAF">
        <w:rPr>
          <w:rFonts w:ascii="Palatino Linotype" w:hAnsi="Palatino Linotype"/>
        </w:rPr>
        <w:t>urrado</w:t>
      </w:r>
      <w:r w:rsidR="005823E3" w:rsidRPr="00AC6FAF">
        <w:rPr>
          <w:rFonts w:ascii="Palatino Linotype" w:hAnsi="Palatino Linotype"/>
        </w:rPr>
        <w:t xml:space="preserve"> para trás</w:t>
      </w:r>
      <w:r w:rsidR="002E3838" w:rsidRPr="00AC6FAF">
        <w:rPr>
          <w:rFonts w:ascii="Palatino Linotype" w:hAnsi="Palatino Linotype"/>
        </w:rPr>
        <w:t>,</w:t>
      </w:r>
      <w:r w:rsidR="005823E3" w:rsidRPr="00AC6FAF">
        <w:rPr>
          <w:rFonts w:ascii="Palatino Linotype" w:hAnsi="Palatino Linotype"/>
        </w:rPr>
        <w:t xml:space="preserve"> sentiu sua pele queimar</w:t>
      </w:r>
      <w:r w:rsidR="002E3838" w:rsidRPr="00AC6FAF">
        <w:rPr>
          <w:rFonts w:ascii="Palatino Linotype" w:hAnsi="Palatino Linotype"/>
        </w:rPr>
        <w:t xml:space="preserve"> mais</w:t>
      </w:r>
      <w:r w:rsidR="005823E3" w:rsidRPr="00AC6FAF">
        <w:rPr>
          <w:rFonts w:ascii="Palatino Linotype" w:hAnsi="Palatino Linotype"/>
        </w:rPr>
        <w:t xml:space="preserve"> pelo calor. Ele se virou para trás e se abaixou. Sua cara estava queimando menos agora.</w:t>
      </w:r>
      <w:r w:rsidR="00FA5CE6" w:rsidRPr="00AC6FAF">
        <w:rPr>
          <w:rFonts w:ascii="Palatino Linotype" w:hAnsi="Palatino Linotype"/>
        </w:rPr>
        <w:t xml:space="preserve"> “Onda de choque”.</w:t>
      </w:r>
      <w:r w:rsidR="000B5769" w:rsidRPr="00AC6FAF">
        <w:rPr>
          <w:rFonts w:ascii="Palatino Linotype" w:hAnsi="Palatino Linotype"/>
        </w:rPr>
        <w:t xml:space="preserve"> O </w:t>
      </w:r>
      <w:r w:rsidR="00D97D1C" w:rsidRPr="00AC6FAF">
        <w:rPr>
          <w:rFonts w:ascii="Palatino Linotype" w:hAnsi="Palatino Linotype"/>
        </w:rPr>
        <w:t>sistema de comunicação soou, “</w:t>
      </w:r>
      <w:r w:rsidR="00764C64" w:rsidRPr="00AC6FAF">
        <w:rPr>
          <w:rFonts w:ascii="Palatino Linotype" w:hAnsi="Palatino Linotype"/>
        </w:rPr>
        <w:t xml:space="preserve">Ataque nuclear </w:t>
      </w:r>
      <w:r w:rsidR="00764C64" w:rsidRPr="00AC6FAF">
        <w:rPr>
          <w:rFonts w:ascii="Palatino Linotype" w:hAnsi="Palatino Linotype"/>
        </w:rPr>
        <w:lastRenderedPageBreak/>
        <w:t>confirmado</w:t>
      </w:r>
      <w:r w:rsidR="004E6CC5" w:rsidRPr="00AC6FAF">
        <w:rPr>
          <w:rFonts w:ascii="Palatino Linotype" w:hAnsi="Palatino Linotype"/>
        </w:rPr>
        <w:t>,</w:t>
      </w:r>
      <w:r w:rsidR="00E465F2" w:rsidRPr="00AC6FAF">
        <w:rPr>
          <w:rFonts w:ascii="Palatino Linotype" w:hAnsi="Palatino Linotype"/>
        </w:rPr>
        <w:t xml:space="preserve"> </w:t>
      </w:r>
      <w:r w:rsidR="004123F7" w:rsidRPr="00AC6FAF">
        <w:rPr>
          <w:rFonts w:ascii="Palatino Linotype" w:hAnsi="Palatino Linotype"/>
        </w:rPr>
        <w:t xml:space="preserve">10,8° a </w:t>
      </w:r>
      <w:r w:rsidR="00E465F2" w:rsidRPr="00AC6FAF">
        <w:rPr>
          <w:rFonts w:ascii="Palatino Linotype" w:hAnsi="Palatino Linotype"/>
        </w:rPr>
        <w:t>7</w:t>
      </w:r>
      <w:r w:rsidR="00167238" w:rsidRPr="00AC6FAF">
        <w:rPr>
          <w:rFonts w:ascii="Palatino Linotype" w:hAnsi="Palatino Linotype"/>
        </w:rPr>
        <w:t xml:space="preserve"> quilômetros de </w:t>
      </w:r>
      <w:r w:rsidR="00E465F2" w:rsidRPr="00AC6FAF">
        <w:rPr>
          <w:rFonts w:ascii="Palatino Linotype" w:hAnsi="Palatino Linotype"/>
        </w:rPr>
        <w:t>distância</w:t>
      </w:r>
      <w:r w:rsidR="00167238" w:rsidRPr="00AC6FAF">
        <w:rPr>
          <w:rFonts w:ascii="Palatino Linotype" w:hAnsi="Palatino Linotype"/>
        </w:rPr>
        <w:t xml:space="preserve"> da base</w:t>
      </w:r>
      <w:r w:rsidR="00AE56A1" w:rsidRPr="00AC6FAF">
        <w:rPr>
          <w:rFonts w:ascii="Palatino Linotype" w:hAnsi="Palatino Linotype"/>
        </w:rPr>
        <w:t>” Álvares olhou novamente pela janela</w:t>
      </w:r>
      <w:r w:rsidR="006201C8" w:rsidRPr="00AC6FAF">
        <w:rPr>
          <w:rFonts w:ascii="Palatino Linotype" w:hAnsi="Palatino Linotype"/>
        </w:rPr>
        <w:t xml:space="preserve">. </w:t>
      </w:r>
    </w:p>
    <w:p w14:paraId="771DA6C1" w14:textId="3A09E2E0" w:rsidR="003A0CF9" w:rsidRPr="00AC6FAF" w:rsidRDefault="00146DEC" w:rsidP="001B1090">
      <w:pPr>
        <w:jc w:val="both"/>
        <w:rPr>
          <w:rFonts w:ascii="Palatino Linotype" w:hAnsi="Palatino Linotype"/>
        </w:rPr>
      </w:pPr>
      <w:r w:rsidRPr="00AC6FAF">
        <w:rPr>
          <w:rFonts w:ascii="Palatino Linotype" w:hAnsi="Palatino Linotype"/>
        </w:rPr>
        <w:tab/>
      </w:r>
      <w:r w:rsidR="008960E1" w:rsidRPr="00AC6FAF">
        <w:rPr>
          <w:rFonts w:ascii="Palatino Linotype" w:hAnsi="Palatino Linotype"/>
        </w:rPr>
        <w:t>“Todas as unidades médicas</w:t>
      </w:r>
      <w:r w:rsidR="008262BA" w:rsidRPr="00AC6FAF">
        <w:rPr>
          <w:rFonts w:ascii="Palatino Linotype" w:hAnsi="Palatino Linotype"/>
        </w:rPr>
        <w:t xml:space="preserve"> e especiais</w:t>
      </w:r>
      <w:r w:rsidR="008960E1" w:rsidRPr="00AC6FAF">
        <w:rPr>
          <w:rFonts w:ascii="Palatino Linotype" w:hAnsi="Palatino Linotype"/>
        </w:rPr>
        <w:t xml:space="preserve"> para a base aérea</w:t>
      </w:r>
      <w:r w:rsidR="00CD2675" w:rsidRPr="00AC6FAF">
        <w:rPr>
          <w:rFonts w:ascii="Palatino Linotype" w:hAnsi="Palatino Linotype"/>
        </w:rPr>
        <w:t>. Todos os</w:t>
      </w:r>
      <w:r w:rsidR="00BB2134" w:rsidRPr="00AC6FAF">
        <w:rPr>
          <w:rFonts w:ascii="Palatino Linotype" w:hAnsi="Palatino Linotype"/>
        </w:rPr>
        <w:t xml:space="preserve"> </w:t>
      </w:r>
      <w:r w:rsidR="0024209F" w:rsidRPr="00AC6FAF">
        <w:rPr>
          <w:rFonts w:ascii="Palatino Linotype" w:hAnsi="Palatino Linotype"/>
        </w:rPr>
        <w:t xml:space="preserve">oficiais de comando e inteligência </w:t>
      </w:r>
      <w:r w:rsidR="00955C40" w:rsidRPr="00AC6FAF">
        <w:rPr>
          <w:rFonts w:ascii="Palatino Linotype" w:hAnsi="Palatino Linotype"/>
        </w:rPr>
        <w:t xml:space="preserve">comparecer </w:t>
      </w:r>
      <w:r w:rsidR="00323BDF" w:rsidRPr="00AC6FAF">
        <w:rPr>
          <w:rFonts w:ascii="Palatino Linotype" w:hAnsi="Palatino Linotype"/>
        </w:rPr>
        <w:t>à</w:t>
      </w:r>
      <w:r w:rsidR="00D9757E" w:rsidRPr="00AC6FAF">
        <w:rPr>
          <w:rFonts w:ascii="Palatino Linotype" w:hAnsi="Palatino Linotype"/>
        </w:rPr>
        <w:t xml:space="preserve"> reunião na </w:t>
      </w:r>
      <w:r w:rsidR="00FC409B" w:rsidRPr="00AC6FAF">
        <w:rPr>
          <w:rFonts w:ascii="Palatino Linotype" w:hAnsi="Palatino Linotype"/>
        </w:rPr>
        <w:t>Sala</w:t>
      </w:r>
      <w:r w:rsidR="00323BDF" w:rsidRPr="00AC6FAF">
        <w:rPr>
          <w:rFonts w:ascii="Palatino Linotype" w:hAnsi="Palatino Linotype"/>
        </w:rPr>
        <w:t xml:space="preserve"> de Estado</w:t>
      </w:r>
      <w:r w:rsidR="00E32340" w:rsidRPr="00AC6FAF">
        <w:rPr>
          <w:rFonts w:ascii="Palatino Linotype" w:hAnsi="Palatino Linotype"/>
        </w:rPr>
        <w:t>-</w:t>
      </w:r>
      <w:r w:rsidR="00323BDF" w:rsidRPr="00AC6FAF">
        <w:rPr>
          <w:rFonts w:ascii="Palatino Linotype" w:hAnsi="Palatino Linotype"/>
        </w:rPr>
        <w:t xml:space="preserve">Maior” Disse </w:t>
      </w:r>
      <w:r w:rsidR="00591EC7" w:rsidRPr="00AC6FAF">
        <w:rPr>
          <w:rFonts w:ascii="Palatino Linotype" w:hAnsi="Palatino Linotype"/>
        </w:rPr>
        <w:t>alguém pelo sistema de comunicação, “Fase 3: reunião estratégica com to</w:t>
      </w:r>
      <w:r w:rsidR="008D10D9" w:rsidRPr="00AC6FAF">
        <w:rPr>
          <w:rFonts w:ascii="Palatino Linotype" w:hAnsi="Palatino Linotype"/>
        </w:rPr>
        <w:t>dos os oficiais” repassou.</w:t>
      </w:r>
    </w:p>
    <w:p w14:paraId="4761FA7C" w14:textId="4C38A387" w:rsidR="00924CD7" w:rsidRPr="00AC6FAF" w:rsidRDefault="00924CD7" w:rsidP="00B73A5E">
      <w:pPr>
        <w:ind w:firstLine="708"/>
        <w:jc w:val="both"/>
        <w:rPr>
          <w:rFonts w:ascii="Palatino Linotype" w:hAnsi="Palatino Linotype"/>
        </w:rPr>
      </w:pPr>
      <w:r w:rsidRPr="00AC6FAF">
        <w:rPr>
          <w:rFonts w:ascii="Palatino Linotype" w:hAnsi="Palatino Linotype"/>
        </w:rPr>
        <w:t>-</w:t>
      </w:r>
      <w:r w:rsidR="00D90F89" w:rsidRPr="00AC6FAF">
        <w:rPr>
          <w:rFonts w:ascii="Palatino Linotype" w:hAnsi="Palatino Linotype"/>
        </w:rPr>
        <w:t xml:space="preserve">Primeiro tenente Álvares de </w:t>
      </w:r>
      <w:r w:rsidR="008F206D" w:rsidRPr="00AC6FAF">
        <w:rPr>
          <w:rFonts w:ascii="Palatino Linotype" w:hAnsi="Palatino Linotype"/>
        </w:rPr>
        <w:t>Guerreiro, precisamos de você na reunião</w:t>
      </w:r>
      <w:r w:rsidRPr="00AC6FAF">
        <w:rPr>
          <w:rFonts w:ascii="Palatino Linotype" w:hAnsi="Palatino Linotype"/>
        </w:rPr>
        <w:t xml:space="preserve"> -</w:t>
      </w:r>
      <w:r w:rsidR="008F206D" w:rsidRPr="00AC6FAF">
        <w:rPr>
          <w:rFonts w:ascii="Palatino Linotype" w:hAnsi="Palatino Linotype"/>
        </w:rPr>
        <w:t xml:space="preserve"> </w:t>
      </w:r>
      <w:r w:rsidR="00E7621B" w:rsidRPr="00AC6FAF">
        <w:rPr>
          <w:rFonts w:ascii="Palatino Linotype" w:hAnsi="Palatino Linotype"/>
        </w:rPr>
        <w:t>S</w:t>
      </w:r>
      <w:r w:rsidR="003955FD" w:rsidRPr="00AC6FAF">
        <w:rPr>
          <w:rFonts w:ascii="Palatino Linotype" w:hAnsi="Palatino Linotype"/>
        </w:rPr>
        <w:t>eu capitão estava na porta,</w:t>
      </w:r>
      <w:r w:rsidR="00213AE8" w:rsidRPr="00AC6FAF">
        <w:rPr>
          <w:rFonts w:ascii="Palatino Linotype" w:hAnsi="Palatino Linotype"/>
        </w:rPr>
        <w:t xml:space="preserve"> praticamente ignor</w:t>
      </w:r>
      <w:r w:rsidR="003955FD" w:rsidRPr="00AC6FAF">
        <w:rPr>
          <w:rFonts w:ascii="Palatino Linotype" w:hAnsi="Palatino Linotype"/>
        </w:rPr>
        <w:t>ando</w:t>
      </w:r>
      <w:r w:rsidR="00213AE8" w:rsidRPr="00AC6FAF">
        <w:rPr>
          <w:rFonts w:ascii="Palatino Linotype" w:hAnsi="Palatino Linotype"/>
        </w:rPr>
        <w:t xml:space="preserve"> o terrorista no chão</w:t>
      </w:r>
      <w:r w:rsidR="007C2D92" w:rsidRPr="00AC6FAF">
        <w:rPr>
          <w:rFonts w:ascii="Palatino Linotype" w:hAnsi="Palatino Linotype"/>
        </w:rPr>
        <w:t xml:space="preserve"> e </w:t>
      </w:r>
      <w:r w:rsidR="000F5DC1" w:rsidRPr="00AC6FAF">
        <w:rPr>
          <w:rFonts w:ascii="Palatino Linotype" w:hAnsi="Palatino Linotype"/>
        </w:rPr>
        <w:t>o cogumelo nuclear lá fora</w:t>
      </w:r>
      <w:r w:rsidR="00213AE8" w:rsidRPr="00AC6FAF">
        <w:rPr>
          <w:rFonts w:ascii="Palatino Linotype" w:hAnsi="Palatino Linotype"/>
        </w:rPr>
        <w:t>.</w:t>
      </w:r>
      <w:r w:rsidR="003955FD" w:rsidRPr="00AC6FAF">
        <w:rPr>
          <w:rFonts w:ascii="Palatino Linotype" w:hAnsi="Palatino Linotype"/>
        </w:rPr>
        <w:t xml:space="preserve"> </w:t>
      </w:r>
    </w:p>
    <w:p w14:paraId="30D1F529" w14:textId="412AB3D9" w:rsidR="00924CD7" w:rsidRPr="00AC6FAF" w:rsidRDefault="00924CD7" w:rsidP="00B73A5E">
      <w:pPr>
        <w:ind w:firstLine="708"/>
        <w:jc w:val="both"/>
        <w:rPr>
          <w:rFonts w:ascii="Palatino Linotype" w:hAnsi="Palatino Linotype"/>
        </w:rPr>
      </w:pPr>
      <w:r w:rsidRPr="00AC6FAF">
        <w:rPr>
          <w:rFonts w:ascii="Palatino Linotype" w:hAnsi="Palatino Linotype"/>
        </w:rPr>
        <w:t>-</w:t>
      </w:r>
      <w:r w:rsidR="003955FD" w:rsidRPr="00AC6FAF">
        <w:rPr>
          <w:rFonts w:ascii="Palatino Linotype" w:hAnsi="Palatino Linotype"/>
        </w:rPr>
        <w:t>Irei comparecer</w:t>
      </w:r>
      <w:r w:rsidRPr="00AC6FAF">
        <w:rPr>
          <w:rFonts w:ascii="Palatino Linotype" w:hAnsi="Palatino Linotype"/>
        </w:rPr>
        <w:t>.</w:t>
      </w:r>
    </w:p>
    <w:p w14:paraId="7646CC5F" w14:textId="6FBE0389" w:rsidR="00146DEC" w:rsidRPr="00AC6FAF" w:rsidRDefault="008D10D9" w:rsidP="001B1090">
      <w:pPr>
        <w:ind w:firstLine="708"/>
        <w:jc w:val="both"/>
        <w:rPr>
          <w:rFonts w:ascii="Palatino Linotype" w:hAnsi="Palatino Linotype"/>
        </w:rPr>
      </w:pPr>
      <w:r w:rsidRPr="00AC6FAF">
        <w:rPr>
          <w:rFonts w:ascii="Palatino Linotype" w:hAnsi="Palatino Linotype"/>
        </w:rPr>
        <w:t xml:space="preserve"> </w:t>
      </w:r>
      <w:r w:rsidR="00213AE8" w:rsidRPr="00AC6FAF">
        <w:rPr>
          <w:rFonts w:ascii="Palatino Linotype" w:hAnsi="Palatino Linotype"/>
        </w:rPr>
        <w:t>Olhou para ele</w:t>
      </w:r>
      <w:r w:rsidR="000F5DC1" w:rsidRPr="00AC6FAF">
        <w:rPr>
          <w:rFonts w:ascii="Palatino Linotype" w:hAnsi="Palatino Linotype"/>
        </w:rPr>
        <w:t xml:space="preserve"> </w:t>
      </w:r>
      <w:r w:rsidR="00643B66" w:rsidRPr="00AC6FAF">
        <w:rPr>
          <w:rFonts w:ascii="Palatino Linotype" w:hAnsi="Palatino Linotype"/>
        </w:rPr>
        <w:t>como que se ainda não tivesse processado a grandeza da situação</w:t>
      </w:r>
      <w:r w:rsidR="002979FC">
        <w:rPr>
          <w:rFonts w:ascii="Palatino Linotype" w:hAnsi="Palatino Linotype"/>
        </w:rPr>
        <w:t xml:space="preserve">, milhares de mortos e ele </w:t>
      </w:r>
      <w:r w:rsidR="00F93950">
        <w:rPr>
          <w:rFonts w:ascii="Palatino Linotype" w:hAnsi="Palatino Linotype"/>
        </w:rPr>
        <w:t>falava como se nada tivesse acontecido, não podia pensar nisso também, precisava ser objetivo, mas não podia</w:t>
      </w:r>
      <w:r w:rsidR="00643B66" w:rsidRPr="00B95FE3">
        <w:rPr>
          <w:rFonts w:ascii="Palatino Linotype" w:hAnsi="Palatino Linotype"/>
        </w:rPr>
        <w:t>.</w:t>
      </w:r>
      <w:r w:rsidR="00643B66" w:rsidRPr="00AC6FAF">
        <w:rPr>
          <w:rFonts w:ascii="Palatino Linotype" w:hAnsi="Palatino Linotype"/>
        </w:rPr>
        <w:t xml:space="preserve"> Deu atenção novamente ao traidor,</w:t>
      </w:r>
      <w:r w:rsidR="00213AE8" w:rsidRPr="00AC6FAF">
        <w:rPr>
          <w:rFonts w:ascii="Palatino Linotype" w:hAnsi="Palatino Linotype"/>
        </w:rPr>
        <w:t xml:space="preserve"> o</w:t>
      </w:r>
      <w:r w:rsidR="009036B7" w:rsidRPr="00AC6FAF">
        <w:rPr>
          <w:rFonts w:ascii="Palatino Linotype" w:hAnsi="Palatino Linotype"/>
        </w:rPr>
        <w:t xml:space="preserve"> virou e amarrou suas mãos e pernas</w:t>
      </w:r>
      <w:r w:rsidR="00937468" w:rsidRPr="00AC6FAF">
        <w:rPr>
          <w:rFonts w:ascii="Palatino Linotype" w:hAnsi="Palatino Linotype"/>
        </w:rPr>
        <w:t>. “Ele não vai fugir assim”.</w:t>
      </w:r>
      <w:r w:rsidR="00AD33CB" w:rsidRPr="00AC6FAF">
        <w:rPr>
          <w:rFonts w:ascii="Palatino Linotype" w:hAnsi="Palatino Linotype"/>
        </w:rPr>
        <w:t xml:space="preserve"> Pegou a faca e a deixou sobre a cama.</w:t>
      </w:r>
      <w:r w:rsidR="00E32340" w:rsidRPr="00AC6FAF">
        <w:rPr>
          <w:rFonts w:ascii="Palatino Linotype" w:hAnsi="Palatino Linotype"/>
        </w:rPr>
        <w:t xml:space="preserve"> Andou até a porta</w:t>
      </w:r>
      <w:r w:rsidR="00251BBE">
        <w:rPr>
          <w:rFonts w:ascii="Palatino Linotype" w:hAnsi="Palatino Linotype"/>
        </w:rPr>
        <w:t>. Milhares de mortos.</w:t>
      </w:r>
      <w:r w:rsidR="00E32340" w:rsidRPr="00B95FE3">
        <w:rPr>
          <w:rFonts w:ascii="Palatino Linotype" w:hAnsi="Palatino Linotype"/>
        </w:rPr>
        <w:t xml:space="preserve"> </w:t>
      </w:r>
      <w:r w:rsidR="00251BBE">
        <w:rPr>
          <w:rFonts w:ascii="Palatino Linotype" w:hAnsi="Palatino Linotype"/>
        </w:rPr>
        <w:t>C</w:t>
      </w:r>
      <w:r w:rsidR="00E32340" w:rsidRPr="00B95FE3">
        <w:rPr>
          <w:rFonts w:ascii="Palatino Linotype" w:hAnsi="Palatino Linotype"/>
        </w:rPr>
        <w:t>orreu</w:t>
      </w:r>
      <w:r w:rsidR="00AD33CB" w:rsidRPr="00AC6FAF">
        <w:rPr>
          <w:rFonts w:ascii="Palatino Linotype" w:hAnsi="Palatino Linotype"/>
        </w:rPr>
        <w:t xml:space="preserve"> até a sala de estado</w:t>
      </w:r>
      <w:r w:rsidR="00E32340" w:rsidRPr="00AC6FAF">
        <w:rPr>
          <w:rFonts w:ascii="Palatino Linotype" w:hAnsi="Palatino Linotype"/>
        </w:rPr>
        <w:t>-</w:t>
      </w:r>
      <w:r w:rsidR="00AD33CB" w:rsidRPr="00AC6FAF">
        <w:rPr>
          <w:rFonts w:ascii="Palatino Linotype" w:hAnsi="Palatino Linotype"/>
        </w:rPr>
        <w:t>maior</w:t>
      </w:r>
      <w:r w:rsidR="00251BBE">
        <w:rPr>
          <w:rFonts w:ascii="Palatino Linotype" w:hAnsi="Palatino Linotype"/>
        </w:rPr>
        <w:t>. Carbonizados em segundos.</w:t>
      </w:r>
      <w:r w:rsidR="00AD33CB" w:rsidRPr="00AC6FAF">
        <w:rPr>
          <w:rFonts w:ascii="Palatino Linotype" w:hAnsi="Palatino Linotype"/>
        </w:rPr>
        <w:t xml:space="preserve"> era a primeira vez que ia para essa sala</w:t>
      </w:r>
      <w:r w:rsidR="00A848BE" w:rsidRPr="00AC6FAF">
        <w:rPr>
          <w:rFonts w:ascii="Palatino Linotype" w:hAnsi="Palatino Linotype"/>
        </w:rPr>
        <w:t xml:space="preserve">. </w:t>
      </w:r>
      <w:r w:rsidR="000C0661">
        <w:rPr>
          <w:rFonts w:ascii="Palatino Linotype" w:hAnsi="Palatino Linotype"/>
        </w:rPr>
        <w:t xml:space="preserve">E mais milhares com sequelas graves. </w:t>
      </w:r>
      <w:r w:rsidR="00A848BE" w:rsidRPr="00AC6FAF">
        <w:rPr>
          <w:rFonts w:ascii="Palatino Linotype" w:hAnsi="Palatino Linotype"/>
        </w:rPr>
        <w:t>Entrou e olhou em volta</w:t>
      </w:r>
      <w:r w:rsidR="00397D4A" w:rsidRPr="00AC6FAF">
        <w:rPr>
          <w:rFonts w:ascii="Palatino Linotype" w:hAnsi="Palatino Linotype"/>
        </w:rPr>
        <w:t xml:space="preserve">, </w:t>
      </w:r>
      <w:r w:rsidR="00B41B2B">
        <w:rPr>
          <w:rFonts w:ascii="Palatino Linotype" w:hAnsi="Palatino Linotype"/>
        </w:rPr>
        <w:t>máquinas</w:t>
      </w:r>
      <w:r w:rsidR="000C0661">
        <w:rPr>
          <w:rFonts w:ascii="Palatino Linotype" w:hAnsi="Palatino Linotype"/>
        </w:rPr>
        <w:t xml:space="preserve"> do militarismo sem alma,</w:t>
      </w:r>
      <w:r w:rsidR="00397D4A" w:rsidRPr="00B95FE3">
        <w:rPr>
          <w:rFonts w:ascii="Palatino Linotype" w:hAnsi="Palatino Linotype"/>
        </w:rPr>
        <w:t xml:space="preserve"> </w:t>
      </w:r>
      <w:r w:rsidR="00397D4A" w:rsidRPr="00AC6FAF">
        <w:rPr>
          <w:rFonts w:ascii="Palatino Linotype" w:hAnsi="Palatino Linotype"/>
        </w:rPr>
        <w:t>havia o Marechal na posição mais alta</w:t>
      </w:r>
      <w:r w:rsidR="00305FA2" w:rsidRPr="00AC6FAF">
        <w:rPr>
          <w:rFonts w:ascii="Palatino Linotype" w:hAnsi="Palatino Linotype"/>
        </w:rPr>
        <w:t xml:space="preserve">, logo em volta os generais de </w:t>
      </w:r>
      <w:r w:rsidR="00D728C7" w:rsidRPr="00AC6FAF">
        <w:rPr>
          <w:rFonts w:ascii="Palatino Linotype" w:hAnsi="Palatino Linotype"/>
        </w:rPr>
        <w:t>Exército</w:t>
      </w:r>
      <w:r w:rsidR="00305FA2" w:rsidRPr="00AC6FAF">
        <w:rPr>
          <w:rFonts w:ascii="Palatino Linotype" w:hAnsi="Palatino Linotype"/>
        </w:rPr>
        <w:t xml:space="preserve">, Divisão e Brigada. </w:t>
      </w:r>
    </w:p>
    <w:p w14:paraId="722336DB" w14:textId="6544F0C9" w:rsidR="001561C1" w:rsidRPr="00AC6FAF" w:rsidRDefault="00F67A3E" w:rsidP="00B73A5E">
      <w:pPr>
        <w:ind w:firstLine="708"/>
        <w:jc w:val="both"/>
        <w:rPr>
          <w:rFonts w:ascii="Palatino Linotype" w:hAnsi="Palatino Linotype"/>
        </w:rPr>
      </w:pPr>
      <w:r w:rsidRPr="00AC6FAF">
        <w:rPr>
          <w:rFonts w:ascii="Palatino Linotype" w:hAnsi="Palatino Linotype"/>
        </w:rPr>
        <w:t>-</w:t>
      </w:r>
      <w:r w:rsidR="003703A7" w:rsidRPr="00AC6FAF">
        <w:rPr>
          <w:rFonts w:ascii="Palatino Linotype" w:hAnsi="Palatino Linotype"/>
        </w:rPr>
        <w:t>Bom</w:t>
      </w:r>
      <w:r w:rsidR="00D728C7" w:rsidRPr="00AC6FAF">
        <w:rPr>
          <w:rFonts w:ascii="Palatino Linotype" w:hAnsi="Palatino Linotype"/>
        </w:rPr>
        <w:t xml:space="preserve">, como todos vocês já sabem, ocorreu um </w:t>
      </w:r>
      <w:r w:rsidR="00191E64" w:rsidRPr="00AC6FAF">
        <w:rPr>
          <w:rFonts w:ascii="Palatino Linotype" w:hAnsi="Palatino Linotype"/>
        </w:rPr>
        <w:t xml:space="preserve">ataque nuclear </w:t>
      </w:r>
      <w:r w:rsidR="003703A7" w:rsidRPr="00AC6FAF">
        <w:rPr>
          <w:rFonts w:ascii="Palatino Linotype" w:hAnsi="Palatino Linotype"/>
        </w:rPr>
        <w:t>-começou o marechal</w:t>
      </w:r>
      <w:r w:rsidR="00E949BC" w:rsidRPr="00AC6FAF">
        <w:rPr>
          <w:rFonts w:ascii="Palatino Linotype" w:hAnsi="Palatino Linotype"/>
        </w:rPr>
        <w:t xml:space="preserve">, olhou para o oficial de </w:t>
      </w:r>
      <w:r w:rsidR="006F79EF" w:rsidRPr="00AC6FAF">
        <w:rPr>
          <w:rFonts w:ascii="Palatino Linotype" w:hAnsi="Palatino Linotype"/>
        </w:rPr>
        <w:t>inteligência e perguntou -</w:t>
      </w:r>
      <w:r w:rsidR="00534FC2" w:rsidRPr="00AC6FAF">
        <w:rPr>
          <w:rFonts w:ascii="Palatino Linotype" w:hAnsi="Palatino Linotype"/>
        </w:rPr>
        <w:t xml:space="preserve"> O que sabemos sobre o ataque?</w:t>
      </w:r>
    </w:p>
    <w:p w14:paraId="32220495" w14:textId="7E4D6F74" w:rsidR="00B41B2B" w:rsidRPr="00B95FE3" w:rsidRDefault="00B41B2B" w:rsidP="00B73A5E">
      <w:pPr>
        <w:ind w:firstLine="708"/>
        <w:jc w:val="both"/>
        <w:rPr>
          <w:rFonts w:ascii="Palatino Linotype" w:hAnsi="Palatino Linotype"/>
        </w:rPr>
      </w:pPr>
      <w:r>
        <w:rPr>
          <w:rFonts w:ascii="Palatino Linotype" w:hAnsi="Palatino Linotype"/>
        </w:rPr>
        <w:t xml:space="preserve">“Muitos mortos inocentes.” Pensou Álvares. </w:t>
      </w:r>
    </w:p>
    <w:p w14:paraId="55AA91E8" w14:textId="4BA8FE04" w:rsidR="00534FC2" w:rsidRPr="00AC6FAF" w:rsidRDefault="00620149" w:rsidP="00B73A5E">
      <w:pPr>
        <w:ind w:firstLine="708"/>
        <w:jc w:val="both"/>
        <w:rPr>
          <w:rFonts w:ascii="Palatino Linotype" w:hAnsi="Palatino Linotype"/>
        </w:rPr>
      </w:pPr>
      <w:r w:rsidRPr="00AC6FAF">
        <w:rPr>
          <w:rFonts w:ascii="Palatino Linotype" w:hAnsi="Palatino Linotype"/>
        </w:rPr>
        <w:t xml:space="preserve">-O ataque </w:t>
      </w:r>
      <w:r w:rsidR="003659ED" w:rsidRPr="00AC6FAF">
        <w:rPr>
          <w:rFonts w:ascii="Palatino Linotype" w:hAnsi="Palatino Linotype"/>
        </w:rPr>
        <w:t>foi realizado por um avião</w:t>
      </w:r>
      <w:r w:rsidR="007F7307" w:rsidRPr="00AC6FAF">
        <w:rPr>
          <w:rFonts w:ascii="Palatino Linotype" w:hAnsi="Palatino Linotype"/>
        </w:rPr>
        <w:t xml:space="preserve"> bomba que era</w:t>
      </w:r>
      <w:r w:rsidR="003659ED" w:rsidRPr="00AC6FAF">
        <w:rPr>
          <w:rFonts w:ascii="Palatino Linotype" w:hAnsi="Palatino Linotype"/>
        </w:rPr>
        <w:t xml:space="preserve"> </w:t>
      </w:r>
      <w:r w:rsidR="00037CB5" w:rsidRPr="00AC6FAF">
        <w:rPr>
          <w:rFonts w:ascii="Palatino Linotype" w:hAnsi="Palatino Linotype"/>
        </w:rPr>
        <w:t xml:space="preserve">um </w:t>
      </w:r>
      <w:r w:rsidR="003659ED" w:rsidRPr="00AC6FAF">
        <w:rPr>
          <w:rFonts w:ascii="Palatino Linotype" w:hAnsi="Palatino Linotype"/>
        </w:rPr>
        <w:t>jato particular</w:t>
      </w:r>
      <w:r w:rsidR="00037CB5" w:rsidRPr="00AC6FAF">
        <w:rPr>
          <w:rFonts w:ascii="Palatino Linotype" w:hAnsi="Palatino Linotype"/>
        </w:rPr>
        <w:t xml:space="preserve"> e</w:t>
      </w:r>
      <w:r w:rsidR="007F7307" w:rsidRPr="00AC6FAF">
        <w:rPr>
          <w:rFonts w:ascii="Palatino Linotype" w:hAnsi="Palatino Linotype"/>
        </w:rPr>
        <w:t xml:space="preserve"> decolou do aeroporto de Congonhas com destino</w:t>
      </w:r>
      <w:r w:rsidR="000F53FB" w:rsidRPr="00AC6FAF">
        <w:rPr>
          <w:rFonts w:ascii="Palatino Linotype" w:hAnsi="Palatino Linotype"/>
        </w:rPr>
        <w:t xml:space="preserve"> a </w:t>
      </w:r>
      <w:r w:rsidR="00E973A3" w:rsidRPr="00AC6FAF">
        <w:rPr>
          <w:rFonts w:ascii="Palatino Linotype" w:hAnsi="Palatino Linotype"/>
        </w:rPr>
        <w:t>Brasília</w:t>
      </w:r>
      <w:r w:rsidR="00EE6190" w:rsidRPr="00AC6FAF">
        <w:rPr>
          <w:rFonts w:ascii="Palatino Linotype" w:hAnsi="Palatino Linotype"/>
        </w:rPr>
        <w:t xml:space="preserve">. </w:t>
      </w:r>
      <w:r w:rsidR="00496411">
        <w:rPr>
          <w:rFonts w:ascii="Palatino Linotype" w:hAnsi="Palatino Linotype"/>
        </w:rPr>
        <w:t xml:space="preserve">– “Um avião capaz de arruinar milhares de vidas e afetar milhões de outras.” Pensou. - </w:t>
      </w:r>
      <w:r w:rsidR="00EE6190" w:rsidRPr="00AC6FAF">
        <w:rPr>
          <w:rFonts w:ascii="Palatino Linotype" w:hAnsi="Palatino Linotype"/>
        </w:rPr>
        <w:t xml:space="preserve">Para alcançar a altitude certa, </w:t>
      </w:r>
      <w:r w:rsidR="0019429B" w:rsidRPr="00AC6FAF">
        <w:rPr>
          <w:rFonts w:ascii="Palatino Linotype" w:hAnsi="Palatino Linotype"/>
        </w:rPr>
        <w:t xml:space="preserve">começou </w:t>
      </w:r>
      <w:r w:rsidR="003908AE" w:rsidRPr="00AC6FAF">
        <w:rPr>
          <w:rFonts w:ascii="Palatino Linotype" w:hAnsi="Palatino Linotype"/>
        </w:rPr>
        <w:t>uma espiral</w:t>
      </w:r>
      <w:r w:rsidR="0019429B" w:rsidRPr="00AC6FAF">
        <w:rPr>
          <w:rFonts w:ascii="Palatino Linotype" w:hAnsi="Palatino Linotype"/>
        </w:rPr>
        <w:t xml:space="preserve"> saindo do curso</w:t>
      </w:r>
      <w:r w:rsidR="003908AE" w:rsidRPr="00AC6FAF">
        <w:rPr>
          <w:rFonts w:ascii="Palatino Linotype" w:hAnsi="Palatino Linotype"/>
        </w:rPr>
        <w:t xml:space="preserve"> e</w:t>
      </w:r>
      <w:r w:rsidR="0019429B" w:rsidRPr="00AC6FAF">
        <w:rPr>
          <w:rFonts w:ascii="Palatino Linotype" w:hAnsi="Palatino Linotype"/>
        </w:rPr>
        <w:t xml:space="preserve"> detonou a </w:t>
      </w:r>
      <w:r w:rsidR="003908AE" w:rsidRPr="00AC6FAF">
        <w:rPr>
          <w:rFonts w:ascii="Palatino Linotype" w:hAnsi="Palatino Linotype"/>
        </w:rPr>
        <w:t>5</w:t>
      </w:r>
      <w:r w:rsidR="0019429B" w:rsidRPr="00AC6FAF">
        <w:rPr>
          <w:rFonts w:ascii="Palatino Linotype" w:hAnsi="Palatino Linotype"/>
        </w:rPr>
        <w:t xml:space="preserve"> mil pés</w:t>
      </w:r>
      <w:r w:rsidR="00A315DE" w:rsidRPr="00AC6FAF">
        <w:rPr>
          <w:rFonts w:ascii="Palatino Linotype" w:hAnsi="Palatino Linotype"/>
        </w:rPr>
        <w:t xml:space="preserve"> - </w:t>
      </w:r>
      <w:r w:rsidR="00DA3FDA" w:rsidRPr="00AC6FAF">
        <w:rPr>
          <w:rFonts w:ascii="Palatino Linotype" w:hAnsi="Palatino Linotype"/>
        </w:rPr>
        <w:t>D</w:t>
      </w:r>
      <w:r w:rsidR="00D30BB0" w:rsidRPr="00AC6FAF">
        <w:rPr>
          <w:rFonts w:ascii="Palatino Linotype" w:hAnsi="Palatino Linotype"/>
        </w:rPr>
        <w:t>isse o oficial</w:t>
      </w:r>
      <w:r w:rsidR="0077703F" w:rsidRPr="00AC6FAF">
        <w:rPr>
          <w:rFonts w:ascii="Palatino Linotype" w:hAnsi="Palatino Linotype"/>
        </w:rPr>
        <w:t xml:space="preserve"> </w:t>
      </w:r>
      <w:r w:rsidR="00703F34" w:rsidRPr="00AC6FAF">
        <w:rPr>
          <w:rFonts w:ascii="Palatino Linotype" w:hAnsi="Palatino Linotype"/>
        </w:rPr>
        <w:t xml:space="preserve">de inteligência </w:t>
      </w:r>
      <w:r w:rsidR="0077703F" w:rsidRPr="00AC6FAF">
        <w:rPr>
          <w:rFonts w:ascii="Palatino Linotype" w:hAnsi="Palatino Linotype"/>
        </w:rPr>
        <w:t xml:space="preserve">- o número estimado de mortos é de </w:t>
      </w:r>
      <w:r w:rsidR="00EB32F6" w:rsidRPr="00AC6FAF">
        <w:rPr>
          <w:rFonts w:ascii="Palatino Linotype" w:hAnsi="Palatino Linotype"/>
        </w:rPr>
        <w:t>40</w:t>
      </w:r>
      <w:r w:rsidR="0077703F" w:rsidRPr="00AC6FAF">
        <w:rPr>
          <w:rFonts w:ascii="Palatino Linotype" w:hAnsi="Palatino Linotype"/>
        </w:rPr>
        <w:t xml:space="preserve"> mil e </w:t>
      </w:r>
      <w:r w:rsidR="00EB32F6" w:rsidRPr="00AC6FAF">
        <w:rPr>
          <w:rFonts w:ascii="Palatino Linotype" w:hAnsi="Palatino Linotype"/>
        </w:rPr>
        <w:t>300 mil</w:t>
      </w:r>
      <w:r w:rsidR="0077703F" w:rsidRPr="00AC6FAF">
        <w:rPr>
          <w:rFonts w:ascii="Palatino Linotype" w:hAnsi="Palatino Linotype"/>
        </w:rPr>
        <w:t xml:space="preserve"> feridos</w:t>
      </w:r>
      <w:r w:rsidR="00457601" w:rsidRPr="00AC6FAF">
        <w:rPr>
          <w:rFonts w:ascii="Palatino Linotype" w:hAnsi="Palatino Linotype"/>
        </w:rPr>
        <w:t xml:space="preserve"> – Pausou e deu um suspiro.</w:t>
      </w:r>
    </w:p>
    <w:p w14:paraId="647B91AC" w14:textId="65A73D96" w:rsidR="00D30BB0" w:rsidRPr="00AC6FAF" w:rsidRDefault="00D30BB0" w:rsidP="00B73A5E">
      <w:pPr>
        <w:ind w:firstLine="708"/>
        <w:jc w:val="both"/>
        <w:rPr>
          <w:rFonts w:ascii="Palatino Linotype" w:hAnsi="Palatino Linotype"/>
        </w:rPr>
      </w:pPr>
      <w:r w:rsidRPr="00AC6FAF">
        <w:rPr>
          <w:rFonts w:ascii="Palatino Linotype" w:hAnsi="Palatino Linotype"/>
        </w:rPr>
        <w:t xml:space="preserve">-Como vamos </w:t>
      </w:r>
      <w:r w:rsidR="00405ABB" w:rsidRPr="00AC6FAF">
        <w:rPr>
          <w:rFonts w:ascii="Palatino Linotype" w:hAnsi="Palatino Linotype"/>
        </w:rPr>
        <w:t>progredir? – perguntou o general do Exército</w:t>
      </w:r>
      <w:r w:rsidR="00703F34" w:rsidRPr="00AC6FAF">
        <w:rPr>
          <w:rFonts w:ascii="Palatino Linotype" w:hAnsi="Palatino Linotype"/>
        </w:rPr>
        <w:t xml:space="preserve"> de forma fria</w:t>
      </w:r>
      <w:r w:rsidR="00496411">
        <w:rPr>
          <w:rFonts w:ascii="Palatino Linotype" w:hAnsi="Palatino Linotype"/>
        </w:rPr>
        <w:t xml:space="preserve">. Tão fria que gelou </w:t>
      </w:r>
      <w:r w:rsidR="0056564C">
        <w:rPr>
          <w:rFonts w:ascii="Palatino Linotype" w:hAnsi="Palatino Linotype"/>
        </w:rPr>
        <w:t xml:space="preserve">o espírito e Álvares. </w:t>
      </w:r>
    </w:p>
    <w:p w14:paraId="14CDFA8A" w14:textId="598DAC6B" w:rsidR="00227AB3" w:rsidRPr="00AC6FAF" w:rsidRDefault="0076330D" w:rsidP="00B73A5E">
      <w:pPr>
        <w:ind w:firstLine="708"/>
        <w:jc w:val="both"/>
        <w:rPr>
          <w:rFonts w:ascii="Palatino Linotype" w:hAnsi="Palatino Linotype"/>
        </w:rPr>
      </w:pPr>
      <w:r w:rsidRPr="00AC6FAF">
        <w:rPr>
          <w:rFonts w:ascii="Palatino Linotype" w:hAnsi="Palatino Linotype"/>
        </w:rPr>
        <w:t>-</w:t>
      </w:r>
      <w:r w:rsidR="00E31FEC" w:rsidRPr="00AC6FAF">
        <w:rPr>
          <w:rFonts w:ascii="Palatino Linotype" w:hAnsi="Palatino Linotype"/>
        </w:rPr>
        <w:t xml:space="preserve">De acordo com o oficial de inteligência o ataque </w:t>
      </w:r>
      <w:r w:rsidR="00B04D05" w:rsidRPr="00AC6FAF">
        <w:rPr>
          <w:rFonts w:ascii="Palatino Linotype" w:hAnsi="Palatino Linotype"/>
        </w:rPr>
        <w:t>foi realizado pelo grupo terrorista de</w:t>
      </w:r>
      <w:r w:rsidR="005D0CA2" w:rsidRPr="00AC6FAF">
        <w:rPr>
          <w:rFonts w:ascii="Palatino Linotype" w:hAnsi="Palatino Linotype"/>
        </w:rPr>
        <w:t xml:space="preserve"> Fronteira Zero</w:t>
      </w:r>
      <w:r w:rsidR="0056564C">
        <w:rPr>
          <w:rFonts w:ascii="Palatino Linotype" w:hAnsi="Palatino Linotype"/>
        </w:rPr>
        <w:t xml:space="preserve"> – “Malditos.”. -</w:t>
      </w:r>
      <w:r w:rsidR="009F73C5" w:rsidRPr="00B95FE3">
        <w:rPr>
          <w:rFonts w:ascii="Palatino Linotype" w:hAnsi="Palatino Linotype"/>
        </w:rPr>
        <w:t xml:space="preserve"> </w:t>
      </w:r>
      <w:r w:rsidR="00302241" w:rsidRPr="00B95FE3">
        <w:rPr>
          <w:rFonts w:ascii="Palatino Linotype" w:hAnsi="Palatino Linotype"/>
        </w:rPr>
        <w:t>Nós</w:t>
      </w:r>
      <w:r w:rsidR="009F73C5" w:rsidRPr="00AC6FAF">
        <w:rPr>
          <w:rFonts w:ascii="Palatino Linotype" w:hAnsi="Palatino Linotype"/>
        </w:rPr>
        <w:t xml:space="preserve"> ainda não sabemos como eles conseguiram uma ogiva nuclear</w:t>
      </w:r>
      <w:r w:rsidR="00154C6A" w:rsidRPr="00AC6FAF">
        <w:rPr>
          <w:rFonts w:ascii="Palatino Linotype" w:hAnsi="Palatino Linotype"/>
        </w:rPr>
        <w:t xml:space="preserve"> – deu uma pausa</w:t>
      </w:r>
      <w:r w:rsidR="001F7A57" w:rsidRPr="00AC6FAF">
        <w:rPr>
          <w:rFonts w:ascii="Palatino Linotype" w:hAnsi="Palatino Linotype"/>
        </w:rPr>
        <w:t xml:space="preserve"> e respirou fundo</w:t>
      </w:r>
      <w:r w:rsidR="00154C6A" w:rsidRPr="00AC6FAF">
        <w:rPr>
          <w:rFonts w:ascii="Palatino Linotype" w:hAnsi="Palatino Linotype"/>
        </w:rPr>
        <w:t xml:space="preserve">, como se </w:t>
      </w:r>
      <w:r w:rsidR="003C484E" w:rsidRPr="00AC6FAF">
        <w:rPr>
          <w:rFonts w:ascii="Palatino Linotype" w:hAnsi="Palatino Linotype"/>
        </w:rPr>
        <w:t>estivesse</w:t>
      </w:r>
      <w:r w:rsidR="00154C6A" w:rsidRPr="00AC6FAF">
        <w:rPr>
          <w:rFonts w:ascii="Palatino Linotype" w:hAnsi="Palatino Linotype"/>
        </w:rPr>
        <w:t xml:space="preserve"> tentando manter a calma – COMO VOC</w:t>
      </w:r>
      <w:r w:rsidR="004A0FB7" w:rsidRPr="00AC6FAF">
        <w:rPr>
          <w:rFonts w:ascii="Palatino Linotype" w:hAnsi="Palatino Linotype"/>
        </w:rPr>
        <w:t>Ê</w:t>
      </w:r>
      <w:r w:rsidR="00154C6A" w:rsidRPr="00AC6FAF">
        <w:rPr>
          <w:rFonts w:ascii="Palatino Linotype" w:hAnsi="Palatino Linotype"/>
        </w:rPr>
        <w:t>S DEIXARAM</w:t>
      </w:r>
      <w:r w:rsidR="004A0FB7" w:rsidRPr="00AC6FAF">
        <w:rPr>
          <w:rFonts w:ascii="Palatino Linotype" w:hAnsi="Palatino Linotype"/>
        </w:rPr>
        <w:t xml:space="preserve"> UMA BOMBA PASSAR NO AEROPORTO?</w:t>
      </w:r>
      <w:r w:rsidR="003C484E" w:rsidRPr="00AC6FAF">
        <w:rPr>
          <w:rFonts w:ascii="Palatino Linotype" w:hAnsi="Palatino Linotype"/>
        </w:rPr>
        <w:t xml:space="preserve"> </w:t>
      </w:r>
      <w:r w:rsidR="001F7A57" w:rsidRPr="00B95FE3">
        <w:rPr>
          <w:rFonts w:ascii="Palatino Linotype" w:hAnsi="Palatino Linotype"/>
        </w:rPr>
        <w:t>–</w:t>
      </w:r>
      <w:r w:rsidR="003C484E" w:rsidRPr="00B95FE3">
        <w:rPr>
          <w:rFonts w:ascii="Palatino Linotype" w:hAnsi="Palatino Linotype"/>
        </w:rPr>
        <w:t xml:space="preserve"> Grito</w:t>
      </w:r>
      <w:r w:rsidR="001F7A57" w:rsidRPr="00B95FE3">
        <w:rPr>
          <w:rFonts w:ascii="Palatino Linotype" w:hAnsi="Palatino Linotype"/>
        </w:rPr>
        <w:t xml:space="preserve">u. </w:t>
      </w:r>
      <w:r w:rsidR="00302241">
        <w:rPr>
          <w:rFonts w:ascii="Palatino Linotype" w:hAnsi="Palatino Linotype"/>
        </w:rPr>
        <w:t xml:space="preserve">Mas esse não era o ponto principal que necessitava ser discutido. </w:t>
      </w:r>
    </w:p>
    <w:p w14:paraId="6BAA4F45" w14:textId="2AD84A10" w:rsidR="00E20EEF" w:rsidRPr="00AC6FAF" w:rsidRDefault="00E20EEF" w:rsidP="00B73A5E">
      <w:pPr>
        <w:ind w:firstLine="708"/>
        <w:jc w:val="both"/>
        <w:rPr>
          <w:rFonts w:ascii="Palatino Linotype" w:hAnsi="Palatino Linotype"/>
        </w:rPr>
      </w:pPr>
      <w:r w:rsidRPr="00AC6FAF">
        <w:rPr>
          <w:rFonts w:ascii="Palatino Linotype" w:hAnsi="Palatino Linotype"/>
        </w:rPr>
        <w:t>-Vamos investigar, senhor – disse o oficial de inteligência</w:t>
      </w:r>
    </w:p>
    <w:p w14:paraId="05550896" w14:textId="5E1E44D4" w:rsidR="0032197B" w:rsidRPr="00AC6FAF" w:rsidRDefault="00E20EEF" w:rsidP="00B73A5E">
      <w:pPr>
        <w:ind w:firstLine="708"/>
        <w:jc w:val="both"/>
        <w:rPr>
          <w:rFonts w:ascii="Palatino Linotype" w:hAnsi="Palatino Linotype"/>
        </w:rPr>
      </w:pPr>
      <w:r w:rsidRPr="00AC6FAF">
        <w:rPr>
          <w:rFonts w:ascii="Palatino Linotype" w:hAnsi="Palatino Linotype"/>
        </w:rPr>
        <w:t xml:space="preserve">-Se </w:t>
      </w:r>
      <w:r w:rsidR="00BA07C7" w:rsidRPr="00AC6FAF">
        <w:rPr>
          <w:rFonts w:ascii="Palatino Linotype" w:hAnsi="Palatino Linotype"/>
        </w:rPr>
        <w:t>eles têm</w:t>
      </w:r>
      <w:r w:rsidRPr="00AC6FAF">
        <w:rPr>
          <w:rFonts w:ascii="Palatino Linotype" w:hAnsi="Palatino Linotype"/>
        </w:rPr>
        <w:t xml:space="preserve"> uma podem ter outras</w:t>
      </w:r>
      <w:r w:rsidR="006A0112" w:rsidRPr="00AC6FAF">
        <w:rPr>
          <w:rFonts w:ascii="Palatino Linotype" w:hAnsi="Palatino Linotype"/>
        </w:rPr>
        <w:t xml:space="preserve"> – disse o marechal, tentando se acalma</w:t>
      </w:r>
      <w:r w:rsidR="00A5669B" w:rsidRPr="00AC6FAF">
        <w:rPr>
          <w:rFonts w:ascii="Palatino Linotype" w:hAnsi="Palatino Linotype"/>
        </w:rPr>
        <w:t xml:space="preserve">r – </w:t>
      </w:r>
      <w:r w:rsidR="00234E18" w:rsidRPr="00AC6FAF">
        <w:rPr>
          <w:rFonts w:ascii="Palatino Linotype" w:hAnsi="Palatino Linotype"/>
        </w:rPr>
        <w:t xml:space="preserve">Todos </w:t>
      </w:r>
      <w:r w:rsidR="00081424" w:rsidRPr="00AC6FAF">
        <w:rPr>
          <w:rFonts w:ascii="Palatino Linotype" w:hAnsi="Palatino Linotype"/>
        </w:rPr>
        <w:t xml:space="preserve">aqui presentes </w:t>
      </w:r>
      <w:r w:rsidR="00234E18" w:rsidRPr="00AC6FAF">
        <w:rPr>
          <w:rFonts w:ascii="Palatino Linotype" w:hAnsi="Palatino Linotype"/>
        </w:rPr>
        <w:t>têm ordens para coordenar as operações de resgate. Todos, exceto um.</w:t>
      </w:r>
      <w:r w:rsidR="0026129E" w:rsidRPr="00AC6FAF">
        <w:rPr>
          <w:rFonts w:ascii="Palatino Linotype" w:hAnsi="Palatino Linotype"/>
        </w:rPr>
        <w:t xml:space="preserve"> - </w:t>
      </w:r>
      <w:r w:rsidR="00234E18" w:rsidRPr="00AC6FAF">
        <w:rPr>
          <w:rFonts w:ascii="Palatino Linotype" w:hAnsi="Palatino Linotype"/>
        </w:rPr>
        <w:t>O Marechal encarou Álvares diretamente.</w:t>
      </w:r>
      <w:r w:rsidR="0026129E" w:rsidRPr="00AC6FAF">
        <w:rPr>
          <w:rFonts w:ascii="Palatino Linotype" w:hAnsi="Palatino Linotype"/>
        </w:rPr>
        <w:t xml:space="preserve"> -</w:t>
      </w:r>
      <w:r w:rsidR="00234E18" w:rsidRPr="00AC6FAF">
        <w:rPr>
          <w:rFonts w:ascii="Palatino Linotype" w:hAnsi="Palatino Linotype"/>
        </w:rPr>
        <w:t xml:space="preserve"> Primeiro-tenente Álvares de Guerreiro, você ficará aqui. Temos um outro trabalho para você.</w:t>
      </w:r>
    </w:p>
    <w:p w14:paraId="5C2F4554" w14:textId="0492E521" w:rsidR="000008CE" w:rsidRPr="00AC6FAF" w:rsidRDefault="002E7E23" w:rsidP="00B73A5E">
      <w:pPr>
        <w:ind w:firstLine="708"/>
        <w:jc w:val="both"/>
        <w:rPr>
          <w:rFonts w:ascii="Palatino Linotype" w:hAnsi="Palatino Linotype"/>
        </w:rPr>
      </w:pPr>
      <w:r w:rsidRPr="00AC6FAF">
        <w:rPr>
          <w:rFonts w:ascii="Palatino Linotype" w:hAnsi="Palatino Linotype"/>
        </w:rPr>
        <w:lastRenderedPageBreak/>
        <w:t>-Senhor</w:t>
      </w:r>
      <w:r w:rsidR="00563D0E">
        <w:rPr>
          <w:rFonts w:ascii="Palatino Linotype" w:hAnsi="Palatino Linotype"/>
        </w:rPr>
        <w:t>.</w:t>
      </w:r>
      <w:r w:rsidRPr="00AC6FAF">
        <w:rPr>
          <w:rFonts w:ascii="Palatino Linotype" w:hAnsi="Palatino Linotype"/>
        </w:rPr>
        <w:t xml:space="preserve"> – Álvares disse</w:t>
      </w:r>
      <w:r w:rsidR="00563D0E">
        <w:rPr>
          <w:rFonts w:ascii="Palatino Linotype" w:hAnsi="Palatino Linotype"/>
        </w:rPr>
        <w:t xml:space="preserve">. Saindo do devaneio de raiva. </w:t>
      </w:r>
    </w:p>
    <w:p w14:paraId="3366BB29" w14:textId="098DB097" w:rsidR="002E7E23" w:rsidRPr="00AC6FAF" w:rsidRDefault="00A41191" w:rsidP="00B73A5E">
      <w:pPr>
        <w:ind w:firstLine="708"/>
        <w:jc w:val="both"/>
        <w:rPr>
          <w:rFonts w:ascii="Palatino Linotype" w:hAnsi="Palatino Linotype"/>
        </w:rPr>
      </w:pPr>
      <w:r w:rsidRPr="00AC6FAF">
        <w:rPr>
          <w:rFonts w:ascii="Palatino Linotype" w:hAnsi="Palatino Linotype"/>
        </w:rPr>
        <w:t>-Você e seu pelotão</w:t>
      </w:r>
      <w:r w:rsidR="00043477" w:rsidRPr="00AC6FAF">
        <w:rPr>
          <w:rFonts w:ascii="Palatino Linotype" w:hAnsi="Palatino Linotype"/>
        </w:rPr>
        <w:t xml:space="preserve"> </w:t>
      </w:r>
      <w:r w:rsidR="00065D9E" w:rsidRPr="00AC6FAF">
        <w:rPr>
          <w:rFonts w:ascii="Palatino Linotype" w:hAnsi="Palatino Linotype"/>
        </w:rPr>
        <w:t>estão en</w:t>
      </w:r>
      <w:r w:rsidR="00380785" w:rsidRPr="00AC6FAF">
        <w:rPr>
          <w:rFonts w:ascii="Palatino Linotype" w:hAnsi="Palatino Linotype"/>
        </w:rPr>
        <w:t>carre</w:t>
      </w:r>
      <w:r w:rsidR="004B41A7" w:rsidRPr="00AC6FAF">
        <w:rPr>
          <w:rFonts w:ascii="Palatino Linotype" w:hAnsi="Palatino Linotype"/>
        </w:rPr>
        <w:t>ga</w:t>
      </w:r>
      <w:r w:rsidR="00065D9E" w:rsidRPr="00AC6FAF">
        <w:rPr>
          <w:rFonts w:ascii="Palatino Linotype" w:hAnsi="Palatino Linotype"/>
        </w:rPr>
        <w:t>dos de, como você já sabe, localizar</w:t>
      </w:r>
      <w:r w:rsidR="00DD2DF8" w:rsidRPr="00AC6FAF">
        <w:rPr>
          <w:rFonts w:ascii="Palatino Linotype" w:hAnsi="Palatino Linotype"/>
        </w:rPr>
        <w:t xml:space="preserve"> seu amigo</w:t>
      </w:r>
      <w:r w:rsidR="00065D9E" w:rsidRPr="00AC6FAF">
        <w:rPr>
          <w:rFonts w:ascii="Palatino Linotype" w:hAnsi="Palatino Linotype"/>
        </w:rPr>
        <w:t xml:space="preserve"> Victor</w:t>
      </w:r>
      <w:r w:rsidR="0052249B" w:rsidRPr="00AC6FAF">
        <w:rPr>
          <w:rFonts w:ascii="Palatino Linotype" w:hAnsi="Palatino Linotype"/>
        </w:rPr>
        <w:t xml:space="preserve">. </w:t>
      </w:r>
      <w:r w:rsidR="005F43E6">
        <w:rPr>
          <w:rFonts w:ascii="Palatino Linotype" w:hAnsi="Palatino Linotype"/>
        </w:rPr>
        <w:t>– “Sim” Pensou Álvares, “Mas ele não pediria para eu fazer isso depois desse genocídio, pediria?”</w:t>
      </w:r>
    </w:p>
    <w:p w14:paraId="2DBBEE2A" w14:textId="270FAB76" w:rsidR="00334F4A" w:rsidRPr="00AC6FAF" w:rsidRDefault="00334F4A" w:rsidP="00B73A5E">
      <w:pPr>
        <w:ind w:firstLine="708"/>
        <w:jc w:val="both"/>
        <w:rPr>
          <w:rFonts w:ascii="Palatino Linotype" w:hAnsi="Palatino Linotype"/>
        </w:rPr>
      </w:pPr>
      <w:r w:rsidRPr="00AC6FAF">
        <w:rPr>
          <w:rFonts w:ascii="Palatino Linotype" w:hAnsi="Palatino Linotype"/>
        </w:rPr>
        <w:t>-Senhor, isso é realmente a prioridade</w:t>
      </w:r>
      <w:r w:rsidR="00236A33" w:rsidRPr="00AC6FAF">
        <w:rPr>
          <w:rFonts w:ascii="Palatino Linotype" w:hAnsi="Palatino Linotype"/>
        </w:rPr>
        <w:t xml:space="preserve"> agora</w:t>
      </w:r>
      <w:r w:rsidRPr="00AC6FAF">
        <w:rPr>
          <w:rFonts w:ascii="Palatino Linotype" w:hAnsi="Palatino Linotype"/>
        </w:rPr>
        <w:t>? – Álvares perguntou</w:t>
      </w:r>
    </w:p>
    <w:p w14:paraId="4D74C504" w14:textId="4C7FCFCF" w:rsidR="00236A33" w:rsidRPr="00AC6FAF" w:rsidRDefault="00236A33" w:rsidP="00B73A5E">
      <w:pPr>
        <w:ind w:firstLine="708"/>
        <w:jc w:val="both"/>
        <w:rPr>
          <w:rFonts w:ascii="Palatino Linotype" w:hAnsi="Palatino Linotype"/>
        </w:rPr>
      </w:pPr>
      <w:r w:rsidRPr="00AC6FAF">
        <w:rPr>
          <w:rFonts w:ascii="Palatino Linotype" w:hAnsi="Palatino Linotype"/>
        </w:rPr>
        <w:t xml:space="preserve">-Não para o nosso </w:t>
      </w:r>
      <w:r w:rsidR="002C72B0" w:rsidRPr="00AC6FAF">
        <w:rPr>
          <w:rFonts w:ascii="Palatino Linotype" w:hAnsi="Palatino Linotype"/>
        </w:rPr>
        <w:t>exército – Disse o marechal e suspirou – Teoricamente você ainda pertence ao exército Ibérico</w:t>
      </w:r>
      <w:r w:rsidR="00625539" w:rsidRPr="00AC6FAF">
        <w:rPr>
          <w:rFonts w:ascii="Palatino Linotype" w:hAnsi="Palatino Linotype"/>
        </w:rPr>
        <w:t>.</w:t>
      </w:r>
      <w:r w:rsidR="00FD2973">
        <w:rPr>
          <w:rFonts w:ascii="Palatino Linotype" w:hAnsi="Palatino Linotype"/>
        </w:rPr>
        <w:t xml:space="preserve"> – Disse como se já tivesse se esquecido da explosão. </w:t>
      </w:r>
    </w:p>
    <w:p w14:paraId="1B9282F4" w14:textId="502477A6" w:rsidR="00625539" w:rsidRPr="00AC6FAF" w:rsidRDefault="00625539" w:rsidP="00B73A5E">
      <w:pPr>
        <w:ind w:firstLine="708"/>
        <w:jc w:val="both"/>
        <w:rPr>
          <w:rFonts w:ascii="Palatino Linotype" w:hAnsi="Palatino Linotype"/>
        </w:rPr>
      </w:pPr>
      <w:r w:rsidRPr="00AC6FAF">
        <w:rPr>
          <w:rFonts w:ascii="Palatino Linotype" w:hAnsi="Palatino Linotype"/>
        </w:rPr>
        <w:t>-Afirmativo</w:t>
      </w:r>
      <w:r w:rsidR="00547702" w:rsidRPr="00AC6FAF">
        <w:rPr>
          <w:rFonts w:ascii="Palatino Linotype" w:hAnsi="Palatino Linotype"/>
        </w:rPr>
        <w:t>.</w:t>
      </w:r>
      <w:r w:rsidR="00FD2973">
        <w:rPr>
          <w:rFonts w:ascii="Palatino Linotype" w:hAnsi="Palatino Linotype"/>
        </w:rPr>
        <w:t xml:space="preserve"> </w:t>
      </w:r>
    </w:p>
    <w:p w14:paraId="44E25284" w14:textId="67714D71" w:rsidR="00625539" w:rsidRPr="00AC6FAF" w:rsidRDefault="00625539" w:rsidP="00B73A5E">
      <w:pPr>
        <w:ind w:firstLine="708"/>
        <w:jc w:val="both"/>
        <w:rPr>
          <w:rFonts w:ascii="Palatino Linotype" w:hAnsi="Palatino Linotype"/>
        </w:rPr>
      </w:pPr>
      <w:r w:rsidRPr="00AC6FAF">
        <w:rPr>
          <w:rFonts w:ascii="Palatino Linotype" w:hAnsi="Palatino Linotype"/>
        </w:rPr>
        <w:t>-</w:t>
      </w:r>
      <w:r w:rsidR="00125F8E" w:rsidRPr="00AC6FAF">
        <w:rPr>
          <w:rFonts w:ascii="Palatino Linotype" w:hAnsi="Palatino Linotype"/>
        </w:rPr>
        <w:t xml:space="preserve">Nosso exército não vai mais financiar sua operação, por isso será </w:t>
      </w:r>
      <w:r w:rsidR="00B42260" w:rsidRPr="00AC6FAF">
        <w:rPr>
          <w:rFonts w:ascii="Palatino Linotype" w:hAnsi="Palatino Linotype"/>
        </w:rPr>
        <w:t xml:space="preserve">transferido para a Casa Andes, onde </w:t>
      </w:r>
      <w:r w:rsidR="00023254" w:rsidRPr="00AC6FAF">
        <w:rPr>
          <w:rFonts w:ascii="Palatino Linotype" w:hAnsi="Palatino Linotype"/>
        </w:rPr>
        <w:t>achamos que ele está</w:t>
      </w:r>
      <w:r w:rsidR="00036A87">
        <w:rPr>
          <w:rFonts w:ascii="Palatino Linotype" w:hAnsi="Palatino Linotype"/>
        </w:rPr>
        <w:t>.</w:t>
      </w:r>
      <w:r w:rsidR="00023254" w:rsidRPr="00AC6FAF">
        <w:rPr>
          <w:rFonts w:ascii="Palatino Linotype" w:hAnsi="Palatino Linotype"/>
        </w:rPr>
        <w:t xml:space="preserve"> </w:t>
      </w:r>
    </w:p>
    <w:p w14:paraId="1BCD65C1" w14:textId="69CB99B5" w:rsidR="00023254" w:rsidRPr="00AC6FAF" w:rsidRDefault="00023254" w:rsidP="00B73A5E">
      <w:pPr>
        <w:ind w:firstLine="708"/>
        <w:jc w:val="both"/>
        <w:rPr>
          <w:rFonts w:ascii="Palatino Linotype" w:hAnsi="Palatino Linotype"/>
        </w:rPr>
      </w:pPr>
      <w:r w:rsidRPr="00B95FE3">
        <w:rPr>
          <w:rFonts w:ascii="Palatino Linotype" w:hAnsi="Palatino Linotype"/>
        </w:rPr>
        <w:t>-</w:t>
      </w:r>
      <w:r w:rsidR="00826436" w:rsidRPr="00B95FE3">
        <w:rPr>
          <w:rFonts w:ascii="Palatino Linotype" w:hAnsi="Palatino Linotype"/>
        </w:rPr>
        <w:t xml:space="preserve">Senhor, </w:t>
      </w:r>
      <w:r w:rsidR="00036A87">
        <w:rPr>
          <w:rFonts w:ascii="Palatino Linotype" w:hAnsi="Palatino Linotype"/>
        </w:rPr>
        <w:t>com todo respeito, eu quero ficar e coordenar uma equipe de resgate</w:t>
      </w:r>
      <w:r w:rsidR="00325B78" w:rsidRPr="00B95FE3">
        <w:rPr>
          <w:rFonts w:ascii="Palatino Linotype" w:hAnsi="Palatino Linotype"/>
        </w:rPr>
        <w:t>.</w:t>
      </w:r>
    </w:p>
    <w:p w14:paraId="09E15B37" w14:textId="5C941A42" w:rsidR="000857F0" w:rsidRDefault="00826436" w:rsidP="00B73A5E">
      <w:pPr>
        <w:ind w:firstLine="708"/>
        <w:rPr>
          <w:rFonts w:ascii="Palatino Linotype" w:hAnsi="Palatino Linotype"/>
        </w:rPr>
      </w:pPr>
      <w:r w:rsidRPr="00B95FE3">
        <w:rPr>
          <w:rFonts w:ascii="Palatino Linotype" w:hAnsi="Palatino Linotype"/>
        </w:rPr>
        <w:t>-Não</w:t>
      </w:r>
      <w:r w:rsidR="000857F0">
        <w:rPr>
          <w:rFonts w:ascii="Palatino Linotype" w:hAnsi="Palatino Linotype"/>
        </w:rPr>
        <w:t xml:space="preserve">, precisamos decifrar essa mensagem, Álvares. E você vai até ele. – Disse o marechal começando a se irritar. </w:t>
      </w:r>
    </w:p>
    <w:p w14:paraId="40FFAAB3" w14:textId="5C8F0D8A" w:rsidR="000857F0" w:rsidRDefault="000857F0" w:rsidP="00B73A5E">
      <w:pPr>
        <w:ind w:firstLine="708"/>
        <w:rPr>
          <w:rFonts w:ascii="Palatino Linotype" w:hAnsi="Palatino Linotype"/>
        </w:rPr>
      </w:pPr>
      <w:r>
        <w:rPr>
          <w:rFonts w:ascii="Palatino Linotype" w:hAnsi="Palatino Linotype"/>
        </w:rPr>
        <w:t>-Mas de qualquer jeito, Marechal, somo inimigos em comum. – Questionou Álvares.</w:t>
      </w:r>
    </w:p>
    <w:p w14:paraId="14D0BDBB" w14:textId="335A1E98" w:rsidR="00C45AEC" w:rsidRPr="00AC6FAF" w:rsidRDefault="00826436" w:rsidP="00B73A5E">
      <w:pPr>
        <w:ind w:firstLine="708"/>
        <w:rPr>
          <w:rFonts w:ascii="Palatino Linotype" w:hAnsi="Palatino Linotype"/>
        </w:rPr>
      </w:pPr>
      <w:r w:rsidRPr="00AC6FAF">
        <w:rPr>
          <w:rFonts w:ascii="Palatino Linotype" w:hAnsi="Palatino Linotype"/>
        </w:rPr>
        <w:t>-Não quando temos adversários em comum</w:t>
      </w:r>
      <w:r w:rsidR="00AC5E00" w:rsidRPr="00AC6FAF">
        <w:rPr>
          <w:rFonts w:ascii="Palatino Linotype" w:hAnsi="Palatino Linotype"/>
        </w:rPr>
        <w:t>. Você ficará lá temporariamente e levará sua Companhia.</w:t>
      </w:r>
      <w:r w:rsidR="00AC5E00" w:rsidRPr="00AC6FAF">
        <w:rPr>
          <w:rFonts w:ascii="Palatino Linotype" w:hAnsi="Palatino Linotype"/>
        </w:rPr>
        <w:br/>
      </w:r>
      <w:r w:rsidR="00B73A5E">
        <w:rPr>
          <w:rFonts w:ascii="Palatino Linotype" w:hAnsi="Palatino Linotype"/>
        </w:rPr>
        <w:t xml:space="preserve"> </w:t>
      </w:r>
      <w:r w:rsidR="00B73A5E">
        <w:rPr>
          <w:rFonts w:ascii="Palatino Linotype" w:hAnsi="Palatino Linotype"/>
        </w:rPr>
        <w:tab/>
      </w:r>
      <w:r w:rsidR="00AC5E00" w:rsidRPr="00AC6FAF">
        <w:rPr>
          <w:rFonts w:ascii="Palatino Linotype" w:hAnsi="Palatino Linotype"/>
        </w:rPr>
        <w:t>-Senhor,</w:t>
      </w:r>
      <w:r w:rsidR="00E45AE8" w:rsidRPr="00AC6FAF">
        <w:rPr>
          <w:rFonts w:ascii="Palatino Linotype" w:hAnsi="Palatino Linotype"/>
        </w:rPr>
        <w:t xml:space="preserve"> </w:t>
      </w:r>
      <w:r w:rsidR="00AC5E00" w:rsidRPr="00AC6FAF">
        <w:rPr>
          <w:rFonts w:ascii="Palatino Linotype" w:hAnsi="Palatino Linotype"/>
        </w:rPr>
        <w:t>eu comando um pelotão.</w:t>
      </w:r>
      <w:r w:rsidR="000857F0">
        <w:rPr>
          <w:rFonts w:ascii="Palatino Linotype" w:hAnsi="Palatino Linotype"/>
        </w:rPr>
        <w:t xml:space="preserve"> – “Que deveria ser redirecionado para </w:t>
      </w:r>
      <w:r w:rsidR="00EB224C">
        <w:rPr>
          <w:rFonts w:ascii="Palatino Linotype" w:hAnsi="Palatino Linotype"/>
        </w:rPr>
        <w:t>resgate nesse exato momento.”</w:t>
      </w:r>
      <w:r w:rsidR="00AC5E00" w:rsidRPr="00B95FE3">
        <w:rPr>
          <w:rFonts w:ascii="Palatino Linotype" w:hAnsi="Palatino Linotype"/>
        </w:rPr>
        <w:br/>
      </w:r>
      <w:r w:rsidR="00B73A5E">
        <w:rPr>
          <w:rFonts w:ascii="Palatino Linotype" w:hAnsi="Palatino Linotype"/>
        </w:rPr>
        <w:t xml:space="preserve"> </w:t>
      </w:r>
      <w:r w:rsidR="00B73A5E">
        <w:rPr>
          <w:rFonts w:ascii="Palatino Linotype" w:hAnsi="Palatino Linotype"/>
        </w:rPr>
        <w:tab/>
      </w:r>
      <w:r w:rsidR="00AC5E00" w:rsidRPr="00B95FE3">
        <w:rPr>
          <w:rFonts w:ascii="Palatino Linotype" w:hAnsi="Palatino Linotype"/>
        </w:rPr>
        <w:t>-Não mais</w:t>
      </w:r>
      <w:r w:rsidR="00AC5E00" w:rsidRPr="00B95FE3">
        <w:rPr>
          <w:rFonts w:ascii="Palatino Linotype" w:hAnsi="Palatino Linotype"/>
          <w:b/>
        </w:rPr>
        <w:t>.</w:t>
      </w:r>
      <w:r w:rsidR="00AC5E00" w:rsidRPr="00B95FE3">
        <w:rPr>
          <w:rFonts w:ascii="Palatino Linotype" w:hAnsi="Palatino Linotype"/>
        </w:rPr>
        <w:t xml:space="preserve"> </w:t>
      </w:r>
      <w:r w:rsidR="00AC5E00" w:rsidRPr="00AC6FAF">
        <w:rPr>
          <w:rFonts w:ascii="Palatino Linotype" w:hAnsi="Palatino Linotype"/>
        </w:rPr>
        <w:t>Capitão Álvares de Guerreiro, sua nova patente entra em vigor agora</w:t>
      </w:r>
      <w:r w:rsidR="00325B78" w:rsidRPr="00AC6FAF">
        <w:rPr>
          <w:rFonts w:ascii="Palatino Linotype" w:hAnsi="Palatino Linotype"/>
        </w:rPr>
        <w:t>.</w:t>
      </w:r>
      <w:r w:rsidR="00D64ADB">
        <w:rPr>
          <w:rFonts w:ascii="Palatino Linotype" w:hAnsi="Palatino Linotype"/>
        </w:rPr>
        <w:t xml:space="preserve"> </w:t>
      </w:r>
    </w:p>
    <w:p w14:paraId="78CBEA4A" w14:textId="69800A6A" w:rsidR="00D64ADB" w:rsidRPr="00B95FE3" w:rsidRDefault="00D63D7D" w:rsidP="00B73A5E">
      <w:pPr>
        <w:ind w:firstLine="708"/>
        <w:rPr>
          <w:rFonts w:ascii="Palatino Linotype" w:hAnsi="Palatino Linotype"/>
        </w:rPr>
      </w:pPr>
      <w:r>
        <w:rPr>
          <w:rFonts w:ascii="Palatino Linotype" w:hAnsi="Palatino Linotype"/>
        </w:rPr>
        <w:t>“</w:t>
      </w:r>
      <w:r w:rsidR="00D64ADB">
        <w:rPr>
          <w:rFonts w:ascii="Palatino Linotype" w:hAnsi="Palatino Linotype"/>
        </w:rPr>
        <w:t>Não pode ser</w:t>
      </w:r>
      <w:r w:rsidR="00A276F5">
        <w:rPr>
          <w:rFonts w:ascii="Palatino Linotype" w:hAnsi="Palatino Linotype"/>
        </w:rPr>
        <w:t>.</w:t>
      </w:r>
      <w:r>
        <w:rPr>
          <w:rFonts w:ascii="Palatino Linotype" w:hAnsi="Palatino Linotype"/>
        </w:rPr>
        <w:t xml:space="preserve">” </w:t>
      </w:r>
    </w:p>
    <w:p w14:paraId="20C7BD75" w14:textId="5294F60A" w:rsidR="00AC5E00" w:rsidRDefault="00AC5E00" w:rsidP="001B1090">
      <w:pPr>
        <w:jc w:val="both"/>
      </w:pPr>
    </w:p>
    <w:p w14:paraId="5C503B2A" w14:textId="77777777" w:rsidR="00CE7C3A" w:rsidRDefault="00CE7C3A" w:rsidP="001B1090">
      <w:pPr>
        <w:pStyle w:val="Ttulo"/>
        <w:jc w:val="both"/>
        <w:rPr>
          <w:rFonts w:hint="eastAsia"/>
          <w:b/>
          <w:bCs/>
        </w:rPr>
      </w:pPr>
    </w:p>
    <w:p w14:paraId="4385D03B" w14:textId="77777777" w:rsidR="00DA0A15" w:rsidRDefault="00DA0A15" w:rsidP="00D64ADB">
      <w:pPr>
        <w:rPr>
          <w:rFonts w:hint="eastAsia"/>
        </w:rPr>
      </w:pPr>
    </w:p>
    <w:p w14:paraId="50DF1DED" w14:textId="77777777" w:rsidR="00AC6FAF" w:rsidRDefault="00AC6FAF" w:rsidP="00D64ADB">
      <w:pPr>
        <w:rPr>
          <w:rFonts w:hint="eastAsia"/>
        </w:rPr>
      </w:pPr>
    </w:p>
    <w:p w14:paraId="02754A64" w14:textId="77777777" w:rsidR="00AC6FAF" w:rsidRDefault="00AC6FAF" w:rsidP="00D64ADB">
      <w:pPr>
        <w:rPr>
          <w:rFonts w:hint="eastAsia"/>
        </w:rPr>
      </w:pPr>
    </w:p>
    <w:p w14:paraId="2B574FA7" w14:textId="77777777" w:rsidR="00AC6FAF" w:rsidRDefault="00AC6FAF" w:rsidP="00D64ADB">
      <w:pPr>
        <w:rPr>
          <w:rFonts w:hint="eastAsia"/>
        </w:rPr>
      </w:pPr>
    </w:p>
    <w:p w14:paraId="374EE84D" w14:textId="50AA4B88" w:rsidR="00AC6FAF" w:rsidRPr="00BC6836" w:rsidRDefault="00AC6FAF" w:rsidP="00BC6836">
      <w:pPr>
        <w:jc w:val="both"/>
        <w:rPr>
          <w:rFonts w:ascii="Palatino Linotype" w:eastAsiaTheme="majorEastAsia" w:hAnsi="Palatino Linotype" w:cstheme="majorBidi" w:hint="eastAsia"/>
        </w:rPr>
      </w:pPr>
    </w:p>
    <w:p w14:paraId="1968761C" w14:textId="65B6D0B2" w:rsidR="00DB40CC" w:rsidRPr="00BA18F7" w:rsidRDefault="155EF08D" w:rsidP="00DB40CC">
      <w:pPr>
        <w:pStyle w:val="Ttulo"/>
        <w:jc w:val="center"/>
        <w:outlineLvl w:val="1"/>
        <w:rPr>
          <w:rFonts w:hint="eastAsia"/>
          <w:b/>
          <w:bCs/>
          <w:sz w:val="96"/>
          <w:szCs w:val="96"/>
        </w:rPr>
      </w:pPr>
      <w:bookmarkStart w:id="23" w:name="_Toc964080522"/>
      <w:r w:rsidRPr="155EF08D">
        <w:rPr>
          <w:b/>
          <w:bCs/>
          <w:sz w:val="96"/>
          <w:szCs w:val="96"/>
        </w:rPr>
        <w:t>7 Maya (</w:t>
      </w:r>
      <w:r w:rsidRPr="155EF08D">
        <w:rPr>
          <w:rFonts w:ascii="Electra LT Std Display" w:hAnsi="Electra LT Std Display"/>
          <w:b/>
          <w:bCs/>
          <w:sz w:val="96"/>
          <w:szCs w:val="96"/>
        </w:rPr>
        <w:t>I</w:t>
      </w:r>
      <w:r w:rsidRPr="155EF08D">
        <w:rPr>
          <w:b/>
          <w:bCs/>
          <w:sz w:val="96"/>
          <w:szCs w:val="96"/>
        </w:rPr>
        <w:t>)</w:t>
      </w:r>
      <w:bookmarkEnd w:id="23"/>
    </w:p>
    <w:p w14:paraId="5787D315" w14:textId="77777777" w:rsidR="00DB40CC" w:rsidRPr="00B95FE3" w:rsidRDefault="00DB40CC" w:rsidP="00DB40CC">
      <w:pPr>
        <w:jc w:val="both"/>
      </w:pPr>
      <w:r w:rsidRPr="00B95FE3">
        <w:tab/>
      </w:r>
    </w:p>
    <w:p w14:paraId="10B9AE57" w14:textId="77777777" w:rsidR="00DB40CC" w:rsidRPr="00B95FE3" w:rsidRDefault="00DB40CC" w:rsidP="00DB40CC">
      <w:pPr>
        <w:jc w:val="both"/>
        <w:rPr>
          <w:rFonts w:ascii="Palatino Linotype" w:hAnsi="Palatino Linotype"/>
        </w:rPr>
      </w:pPr>
      <w:r w:rsidRPr="00B95FE3">
        <w:lastRenderedPageBreak/>
        <w:tab/>
      </w:r>
      <w:r w:rsidRPr="00B95FE3">
        <w:rPr>
          <w:rFonts w:ascii="Palatino Linotype" w:hAnsi="Palatino Linotype"/>
        </w:rPr>
        <w:t>“</w:t>
      </w:r>
      <w:r w:rsidRPr="00B95FE3">
        <w:rPr>
          <w:rFonts w:ascii="Palatino Linotype" w:hAnsi="Palatino Linotype"/>
          <w:i/>
        </w:rPr>
        <w:t xml:space="preserve">Era uma vez, em um reino magico onde...” </w:t>
      </w:r>
      <w:r w:rsidRPr="00B95FE3">
        <w:rPr>
          <w:rFonts w:ascii="Palatino Linotype" w:hAnsi="Palatino Linotype"/>
        </w:rPr>
        <w:t>Maya lia um livro em seu quarto</w:t>
      </w:r>
      <w:r>
        <w:rPr>
          <w:rFonts w:ascii="Palatino Linotype" w:hAnsi="Palatino Linotype"/>
        </w:rPr>
        <w:t>.</w:t>
      </w:r>
      <w:r w:rsidRPr="00B95FE3">
        <w:rPr>
          <w:rFonts w:ascii="Palatino Linotype" w:hAnsi="Palatino Linotype"/>
        </w:rPr>
        <w:t xml:space="preserve"> ficava no sótão, a janela aberta fazia o vento balançar algumas cortinas rasgadas que faziam elas parecerem ondas em uma praia. Maya nunca tinha ido à praia, não sabia como era a vida fora de Stoneview em Detroit. Também não sabia a quanto tempo aquele bairro se chamava Stoneview, mas sabia que nem sempre foi assim. </w:t>
      </w:r>
    </w:p>
    <w:p w14:paraId="3E61EDB0"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-Mãe! – Gritou do seu quarto, na esperança que ela ouvisse. </w:t>
      </w:r>
    </w:p>
    <w:p w14:paraId="4DE8479D"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-O que foi filha? – Ela perguntou.</w:t>
      </w:r>
    </w:p>
    <w:p w14:paraId="6310213C"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-Não tinha nenhum livro menos infantil na loja? – Continuou gritando, pois, sua mãe ainda estava no andar de baixo.</w:t>
      </w:r>
    </w:p>
    <w:p w14:paraId="7CD7D468"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-Você sabe filha, não tem muitas coisas na loja. </w:t>
      </w:r>
    </w:p>
    <w:p w14:paraId="7EFCA345"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-Sei... – Respondeu.</w:t>
      </w:r>
    </w:p>
    <w:p w14:paraId="3D109A42"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Ela repousou o livro em sua mesa de cabeceira. Sabia que não era seu único livro, na verdade, adorava livros, não que houvesse muitos disponíveis, mas se soubesse procurar, conseguiria achar alguns de antes de 2035, os que não foram reescritos. Seu favorito era Contos da Revolução, não que fosse de antes de 2035, bem porque falava exatamente do Grande Golpe de 2035. Falava exatamente da perspectiva de alguém de fora de sua Casa natal, A Casa América sobre a revolução do Mumppe. O havia conseguido enquanto passeava na área menos policiada da cidade, era alguma tarde escurecida pela chuva. Fazia passeios como aquele regularmente, mas naquele dia específico, resolveu desviar e seguiu para sul, uma região perigosa do bairro, havia visto o livro na vitrine, o vendedor era amigável e lhe vendeu por 10 DA$(Dólar América). Havia chegado em casa e começado a ler, desde então, já tinha perdido a conta de quantas vezes havia relido. </w:t>
      </w:r>
      <w:r>
        <w:rPr>
          <w:rFonts w:ascii="Palatino Linotype" w:hAnsi="Palatino Linotype"/>
        </w:rPr>
        <w:t>.</w:t>
      </w:r>
    </w:p>
    <w:p w14:paraId="40FAAA1F"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Sua mente se voltou a Stoneview, um dos bairros Classe 3 da cidade. Além do fato de que Classe 3 apenas significasse que era contra a ditadura, significava que seus mercados, postos, ruas, escolas, casas e saúde seriam mais decadentes que os de Classe 2. Não conhecia nenhum Classe 1, servia apenas para militares, um lugar onde todos gostariam de estar, ninguém de Classe 3 poderia ir para lá, até para os Classe 2 já era difícil. Nem sabia se realmente existia algum bairro de Classe 1, sabia que todos gostariam de ir lá um dia, e apenas isso. </w:t>
      </w:r>
    </w:p>
    <w:p w14:paraId="6B5D406D"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Voltou-se a se lembrar de Mumppe, O Grande Adnold Mumppe, como era chamado pelos Classe 2. Para os Classe 3, estaria mais para O Grande Desgraçado Adnold Mumppe. </w:t>
      </w:r>
    </w:p>
    <w:p w14:paraId="737D7547"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Foi puxada para a realidade novamente com o som de uma metralhadora fora de sua casa. Não gostava de armas, nem de guerras. Mas reconhecia que era uma metralhadora pela frequência dos disparos, isso acontecia com certa frequência, não era difícil conseguir uma arma. Bastava ser corajoso o suficiente para passar na inspeção semanal que acontecia para investigar o que você tinha. Caso fosse pego com uma, iria para algum lugar Classe 4, ninguém realmente sabia o que acontecia lá, nunca ninguém voltou. </w:t>
      </w:r>
    </w:p>
    <w:p w14:paraId="2F092359" w14:textId="77777777" w:rsidR="00DB40CC" w:rsidRPr="00B95FE3" w:rsidRDefault="00DB40CC" w:rsidP="00DB40CC">
      <w:pPr>
        <w:jc w:val="both"/>
        <w:rPr>
          <w:rFonts w:ascii="Palatino Linotype" w:hAnsi="Palatino Linotype"/>
        </w:rPr>
      </w:pPr>
      <w:r w:rsidRPr="00B95FE3">
        <w:rPr>
          <w:rFonts w:ascii="Palatino Linotype" w:hAnsi="Palatino Linotype"/>
        </w:rPr>
        <w:lastRenderedPageBreak/>
        <w:tab/>
        <w:t xml:space="preserve">O protocolo para lidar com disparos era simples, se deitar no chão e esperar neutralizarem a ameaça. Sempre havia alguma patrulha próxima. Era impressionante como sempre havia uma patrulha próxima. Talvez ninguém nunca houvesse atirado, essa frase veio como um tiro em sua mente. Talvez nunca ninguém houvesse atirado. Talvez. Diante desta dúvida, não se deitou, andou até sua janela e olhou. O som estava vindo de todos os lados ao mesmo tempo. Olhou para um dos lados, o grande autofalante que havia em cada esquina estava com a luz indicadora ativa. Isso significava que estava transmitindo algo. </w:t>
      </w:r>
    </w:p>
    <w:p w14:paraId="0C9DDF3B" w14:textId="77777777" w:rsidR="00DB40CC" w:rsidRPr="00B95FE3" w:rsidRDefault="00DB40CC" w:rsidP="00DB40CC">
      <w:pPr>
        <w:jc w:val="both"/>
        <w:rPr>
          <w:rFonts w:ascii="Palatino Linotype" w:hAnsi="Palatino Linotype"/>
        </w:rPr>
      </w:pPr>
      <w:r w:rsidRPr="00B95FE3">
        <w:rPr>
          <w:rFonts w:ascii="Palatino Linotype" w:hAnsi="Palatino Linotype"/>
        </w:rPr>
        <w:tab/>
        <w:t>Neste momento, sua mãe invadiu seu quarto e em um turbilhão de movimentos jogou ela e sua filha no chão do sótão.</w:t>
      </w:r>
    </w:p>
    <w:p w14:paraId="1F89A25E"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-Não está ouvindo os tiros lá fora minha filha? – Disse eufórica. </w:t>
      </w:r>
    </w:p>
    <w:p w14:paraId="7E26B202"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-Mãe, não há ninguém atirando. – Disse Maya. </w:t>
      </w:r>
    </w:p>
    <w:p w14:paraId="2D87E9F8"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-De onde tirou isso? Fique deitada aqui mesmo. É perigoso! – Disse.</w:t>
      </w:r>
    </w:p>
    <w:p w14:paraId="522790A8"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-Mas mãe, são os Grandes Autofalantes, eles estão fazendo esse som.</w:t>
      </w:r>
    </w:p>
    <w:p w14:paraId="52E55466"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-Para de falar bobagem e fica deitada. </w:t>
      </w:r>
    </w:p>
    <w:p w14:paraId="42E39EF4"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Alguns momentos se passaram até o som cessar. Ela e a mãe ficaram em pé. </w:t>
      </w:r>
    </w:p>
    <w:p w14:paraId="3155BE93"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-Vou ver como está seu irmão. – Ela disse e saiu rapidamente do quarto. </w:t>
      </w:r>
    </w:p>
    <w:p w14:paraId="417CCF44" w14:textId="77777777" w:rsidR="00DB40CC" w:rsidRPr="00B95FE3" w:rsidRDefault="00DB40CC" w:rsidP="00DB40CC">
      <w:pPr>
        <w:jc w:val="both"/>
        <w:rPr>
          <w:rFonts w:ascii="Palatino Linotype" w:hAnsi="Palatino Linotype"/>
        </w:rPr>
      </w:pPr>
      <w:r w:rsidRPr="00B95FE3">
        <w:rPr>
          <w:rFonts w:ascii="Palatino Linotype" w:hAnsi="Palatino Linotype"/>
        </w:rPr>
        <w:tab/>
        <w:t>Maya se levantou, fazia isso com frequência, ao se levantar de manhã após uma bela noite de sono, depois de tropeçar em sua irregular escada, após ouvir essa mesma metralhadora praticamente toda semana.</w:t>
      </w:r>
    </w:p>
    <w:p w14:paraId="6C283094" w14:textId="77777777" w:rsidR="00DB40CC" w:rsidRPr="00B95FE3" w:rsidRDefault="00DB40CC" w:rsidP="00DB40CC">
      <w:pPr>
        <w:jc w:val="both"/>
        <w:rPr>
          <w:rFonts w:ascii="Palatino Linotype" w:hAnsi="Palatino Linotype"/>
        </w:rPr>
      </w:pPr>
      <w:r w:rsidRPr="00B95FE3">
        <w:rPr>
          <w:rFonts w:ascii="Palatino Linotype" w:hAnsi="Palatino Linotype"/>
        </w:rPr>
        <w:tab/>
        <w:t>Olhou em seu relógio de pulso, algo não muito requintado. Havia comprado em uma loja estranhamente próxima a que havia comprado o livro, o comprou por uns... 10 $DA. Eram 10:15 da manhã. Faltavam 15 minutos para a inspeção semanal regular em sua casa. Precisava esconder o livro. Estava em sua 3</w:t>
      </w:r>
      <w:r w:rsidRPr="00B95FE3">
        <w:rPr>
          <w:rFonts w:ascii="Palatino Linotype" w:hAnsi="Palatino Linotype"/>
          <w:vertAlign w:val="superscript"/>
        </w:rPr>
        <w:t>a</w:t>
      </w:r>
      <w:r w:rsidRPr="00B95FE3">
        <w:rPr>
          <w:rFonts w:ascii="Palatino Linotype" w:hAnsi="Palatino Linotype"/>
        </w:rPr>
        <w:t xml:space="preserve"> gaveta do lado esquerdo da cômoda. Foi até lá e abriu. Lá estava ele, Contos da Revolução. O pegou como se fosse uma bandeja de ouro com marfim e levou majestosamente até seu esconderijo favorito, a parte superior de uma viga de sustentação no canto esquerdo do quarto. Toda semana deixava o livro lá para passar na patrulha. </w:t>
      </w:r>
    </w:p>
    <w:p w14:paraId="5CDC858A"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Passou os próximos 15 minutos tentando deixar o livro menos visível até baterem em sua porta dizendo: “Abram a porta e se apresentem, Departamento de Vigilância Civil” era a DVC para sua inspeção semanal, olhou em seu relógio, 10:30, eram bem pontuais. Desceu até a porta e ficou ao lado de sua mãe e irmão, não tinha pai, havia morrido antes mesmo dela ter nascido em uma briga de rua enquanto estava bêbado depois de descobrir que a mãe de Maya estava gravida. Sua mãe abriu a porta. </w:t>
      </w:r>
    </w:p>
    <w:p w14:paraId="12FBEF01"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-Família Dawn Whitaker se apresentando para a inspeção – disse sua mãe.</w:t>
      </w:r>
    </w:p>
    <w:p w14:paraId="660CB41B"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-Bom dia para a senhora e, imagino que esses sejam seus filhos – disse o oficial. </w:t>
      </w:r>
    </w:p>
    <w:p w14:paraId="1066593C"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lastRenderedPageBreak/>
        <w:t xml:space="preserve">-São sim, senhor – disse. </w:t>
      </w:r>
    </w:p>
    <w:p w14:paraId="417A1C14"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-Eu sou a Maya e este é meu irmão. – Maya interrompeu. </w:t>
      </w:r>
    </w:p>
    <w:p w14:paraId="0493F779"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-Perfeito Maya, só irei entrar e inspecionar, já saio. </w:t>
      </w:r>
    </w:p>
    <w:p w14:paraId="3B898605"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-Teria problema caso eu te acompanhasse? – Maya perguntou. </w:t>
      </w:r>
    </w:p>
    <w:p w14:paraId="25E735F9"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-Não, claro que não. – Havia hesitado por alguns segundos antes de responder isso. </w:t>
      </w:r>
    </w:p>
    <w:p w14:paraId="320E683A"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O oficial saiu seguido por Maya por entre os cômodos da casa. Vez ou outra parava para abrir uma gaveta e revirar os itens dentro. Isso durou por alguns minutos, pouco mais de 10, antes de voltar a mãe de Maya. </w:t>
      </w:r>
    </w:p>
    <w:p w14:paraId="6DC13995"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-Tudo em ordem, minha senhora. – Disse. – Preciso ir agora, é triste ver pessoas assim vivendo na Classe 3. </w:t>
      </w:r>
    </w:p>
    <w:p w14:paraId="28CAF208"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-Adeus. -A mãe de Maya fechou a porta da casa logo após o oficial sair. </w:t>
      </w:r>
    </w:p>
    <w:p w14:paraId="0CB3DBC6"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-Ele pegou o livro? – perguntou ela. </w:t>
      </w:r>
    </w:p>
    <w:p w14:paraId="6B02FD9D"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-Não, claro que não. – Respondeu Maya e subiu as escadas para seu quarto. </w:t>
      </w:r>
    </w:p>
    <w:p w14:paraId="6CC86333" w14:textId="77777777" w:rsidR="00DB40CC" w:rsidRPr="00B95FE3" w:rsidRDefault="00DB40CC" w:rsidP="00DB40CC">
      <w:pPr>
        <w:jc w:val="both"/>
        <w:rPr>
          <w:rFonts w:ascii="Palatino Linotype" w:hAnsi="Palatino Linotype"/>
        </w:rPr>
      </w:pPr>
      <w:r w:rsidRPr="00B95FE3">
        <w:rPr>
          <w:rFonts w:ascii="Palatino Linotype" w:hAnsi="Palatino Linotype"/>
        </w:rPr>
        <w:tab/>
        <w:t>Já em seu quarto, Maya estendeu seu braço até a viga para tentar alcançar o livro, o que realizou com sucesso. Continuava exatamente o mesmo. Contos da Revolução. Abriu a 3</w:t>
      </w:r>
      <w:r w:rsidRPr="00B95FE3">
        <w:rPr>
          <w:rFonts w:ascii="Palatino Linotype" w:hAnsi="Palatino Linotype"/>
          <w:vertAlign w:val="superscript"/>
        </w:rPr>
        <w:t xml:space="preserve">a </w:t>
      </w:r>
      <w:r w:rsidRPr="00B95FE3">
        <w:rPr>
          <w:rFonts w:ascii="Palatino Linotype" w:hAnsi="Palatino Linotype"/>
        </w:rPr>
        <w:t xml:space="preserve">gaveta do lado esquerdo de sua cômoda e o colocou lá novamente. Se continuasse assim, jamais o pegariam. </w:t>
      </w:r>
    </w:p>
    <w:p w14:paraId="5E927C68"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-Maya, venha logo, vai começar o noticiário! – gritou a mãe dela. </w:t>
      </w:r>
    </w:p>
    <w:p w14:paraId="34BB9CBD"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Maya odiava o noticiário, notícias forjadas feitas apenas para o controle populacional: “Explosão atômica: malditos terroristas”, “Receberam uma comunicação vinda de fora: invenção da mídia”, “As produções da indústria não supriram a população: sabotagem de espiões Russos”... Mas sua mãe insistia que ela assistisse toda maldita edição do programa. </w:t>
      </w:r>
    </w:p>
    <w:p w14:paraId="1C78DB46"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-Estou indo! – Gritou lá de cima.</w:t>
      </w:r>
    </w:p>
    <w:p w14:paraId="6380D363"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Desceu as escadas rapidamente e fez o caminho até sua sala. Lá, sua mãe e irmão ocupavam os 2 únicos lugares do sofá. Então, ela teve que se sentar na poltrona. A poltrona era pequena, mas confortável. Já era até quase completamente sua. A televisão estava sintonizada no canal 21. </w:t>
      </w:r>
    </w:p>
    <w:p w14:paraId="603A5754" w14:textId="77777777" w:rsidR="00DB40CC" w:rsidRPr="00B95FE3" w:rsidRDefault="00DB40CC" w:rsidP="00DB40CC">
      <w:pPr>
        <w:ind w:firstLine="708"/>
        <w:jc w:val="both"/>
        <w:rPr>
          <w:rFonts w:ascii="Palatino Linotype" w:hAnsi="Palatino Linotype"/>
          <w:i/>
        </w:rPr>
      </w:pPr>
      <w:r w:rsidRPr="00B95FE3">
        <w:rPr>
          <w:rFonts w:ascii="Palatino Linotype" w:hAnsi="Palatino Linotype"/>
        </w:rPr>
        <w:t>-</w:t>
      </w:r>
      <w:r w:rsidRPr="00B95FE3">
        <w:rPr>
          <w:rFonts w:ascii="Palatino Linotype" w:hAnsi="Palatino Linotype"/>
          <w:i/>
        </w:rPr>
        <w:t xml:space="preserve">Hoje, mais um traidor do estado atentou contra a nação – </w:t>
      </w:r>
      <w:r w:rsidRPr="00B95FE3">
        <w:rPr>
          <w:rFonts w:ascii="Palatino Linotype" w:hAnsi="Palatino Linotype"/>
        </w:rPr>
        <w:t xml:space="preserve">Dizia o Noticiário. </w:t>
      </w:r>
      <w:r w:rsidRPr="00B95FE3">
        <w:rPr>
          <w:rFonts w:ascii="Palatino Linotype" w:hAnsi="Palatino Linotype"/>
          <w:i/>
        </w:rPr>
        <w:t>– Isso aconteceu no bairro de Stoneview em Detroit. Felizmente ninguém se feriu, mas o traidor foi detido e posteriormente atentou contra sua própria vida.</w:t>
      </w:r>
    </w:p>
    <w:p w14:paraId="39350D9A" w14:textId="77777777" w:rsidR="00DB40CC" w:rsidRPr="00B95FE3" w:rsidRDefault="00DB40CC" w:rsidP="00DB40CC">
      <w:pPr>
        <w:ind w:firstLine="708"/>
        <w:jc w:val="both"/>
        <w:rPr>
          <w:rFonts w:ascii="Palatino Linotype" w:hAnsi="Palatino Linotype"/>
        </w:rPr>
      </w:pPr>
      <w:r w:rsidRPr="00B95FE3">
        <w:rPr>
          <w:rFonts w:ascii="Palatino Linotype" w:hAnsi="Palatino Linotype"/>
          <w:i/>
        </w:rPr>
        <w:t>-</w:t>
      </w:r>
      <w:r w:rsidRPr="00B95FE3">
        <w:rPr>
          <w:rFonts w:ascii="Palatino Linotype" w:hAnsi="Palatino Linotype"/>
        </w:rPr>
        <w:t xml:space="preserve">Baboseira, isso não aconteceu – Disse Maya. </w:t>
      </w:r>
    </w:p>
    <w:p w14:paraId="4357AFDA" w14:textId="77777777" w:rsidR="00DB40CC" w:rsidRPr="00B95FE3" w:rsidRDefault="00DB40CC" w:rsidP="00DB40CC">
      <w:pPr>
        <w:ind w:firstLine="708"/>
        <w:jc w:val="both"/>
        <w:rPr>
          <w:rFonts w:ascii="Palatino Linotype" w:hAnsi="Palatino Linotype"/>
        </w:rPr>
      </w:pPr>
      <w:r w:rsidRPr="00B95FE3">
        <w:rPr>
          <w:rFonts w:ascii="Palatino Linotype" w:hAnsi="Palatino Linotype"/>
        </w:rPr>
        <w:t xml:space="preserve">-Deixa de bobagem. </w:t>
      </w:r>
    </w:p>
    <w:p w14:paraId="16020F0C" w14:textId="77777777" w:rsidR="00DB40CC" w:rsidRPr="00B95FE3" w:rsidRDefault="00DB40CC" w:rsidP="00DB40CC">
      <w:pPr>
        <w:jc w:val="both"/>
        <w:rPr>
          <w:rFonts w:ascii="Palatino Linotype" w:hAnsi="Palatino Linotype"/>
        </w:rPr>
      </w:pPr>
      <w:r w:rsidRPr="00B95FE3">
        <w:rPr>
          <w:rFonts w:ascii="Palatino Linotype" w:hAnsi="Palatino Linotype"/>
        </w:rPr>
        <w:lastRenderedPageBreak/>
        <w:tab/>
        <w:t xml:space="preserve">O noticiário continuou falando, ela já não estava mais com ele. Sua cabeça eventualmente voltaria a pensar no governo de Mumppe, mas pegou no sono antes. </w:t>
      </w:r>
    </w:p>
    <w:p w14:paraId="6807F275"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Quando acordou, sua mãe a chamava para levantar pois o noticiário havia acabado. Ela, ainda entorpecida pelo sono se levantou e seguiu até seu quarto. Olhou no relógio, 15:06, seria possível ela ter dormido por 4 horas e meia no meio do dia? Pelo que parece sim, e não conseguiria dormir essa noite. </w:t>
      </w:r>
    </w:p>
    <w:p w14:paraId="13ED6E10" w14:textId="77777777" w:rsidR="00DB40CC" w:rsidRPr="00B95FE3" w:rsidRDefault="00DB40CC" w:rsidP="00DB40CC">
      <w:pPr>
        <w:jc w:val="both"/>
        <w:rPr>
          <w:rFonts w:ascii="Palatino Linotype" w:hAnsi="Palatino Linotype"/>
        </w:rPr>
      </w:pPr>
      <w:r w:rsidRPr="00B95FE3">
        <w:rPr>
          <w:rFonts w:ascii="Palatino Linotype" w:hAnsi="Palatino Linotype"/>
        </w:rPr>
        <w:tab/>
        <w:t xml:space="preserve">Já havia conhecido alguém Classe 2, sua mente se voltou a esse fato. Mas parecia um robô a um ser pensante e racional. Defenderia o Mumppe até a morte. Era incrível o trabalho que ele havia feito com seu próprio povo, os transformado em robôs irracionais que mal (ou nem) pensavam. Não tinha como discutir com eles, sempre estavam certos em sua mente. Esse era o plano de Mumppe, criar devotos, que concordariam ele em qualquer coisa que dissesse. </w:t>
      </w:r>
    </w:p>
    <w:p w14:paraId="16A42372" w14:textId="77777777" w:rsidR="00DB40CC" w:rsidRPr="00B95FE3" w:rsidRDefault="00DB40CC" w:rsidP="00DB40CC">
      <w:pPr>
        <w:jc w:val="both"/>
        <w:rPr>
          <w:rFonts w:ascii="Palatino Linotype" w:hAnsi="Palatino Linotype"/>
        </w:rPr>
      </w:pPr>
      <w:r w:rsidRPr="00B95FE3">
        <w:rPr>
          <w:rFonts w:ascii="Palatino Linotype" w:hAnsi="Palatino Linotype"/>
        </w:rPr>
        <w:tab/>
        <w:t>Pensou como seria a vida em um bairro Classe 1(se é que existia um), mansões cercadas de seguranças do governo, lagos no quintal, grandes campos de golfe, nunca faltaria nada em casa. Mas estariam sempre te observando, sob o discurso de ver se você merece estar lá, em um lugar conhecido como paraíso.</w:t>
      </w:r>
    </w:p>
    <w:p w14:paraId="5F7E70BD" w14:textId="77777777" w:rsidR="00DB40CC" w:rsidRDefault="00DB40CC" w:rsidP="00D64ADB"/>
    <w:p w14:paraId="7C364244" w14:textId="77777777" w:rsidR="00DB40CC" w:rsidRDefault="00DB40CC" w:rsidP="00D64ADB"/>
    <w:p w14:paraId="381E0BDF" w14:textId="77777777" w:rsidR="00DB40CC" w:rsidRDefault="00DB40CC" w:rsidP="00D64ADB"/>
    <w:p w14:paraId="4C342F15" w14:textId="77777777" w:rsidR="00DB40CC" w:rsidRDefault="00DB40CC" w:rsidP="00D64ADB"/>
    <w:p w14:paraId="3C8B563B" w14:textId="77777777" w:rsidR="00DB40CC" w:rsidRDefault="00DB40CC" w:rsidP="00D64ADB"/>
    <w:p w14:paraId="3CE0D991" w14:textId="77777777" w:rsidR="00DB40CC" w:rsidRDefault="00DB40CC" w:rsidP="00D64ADB"/>
    <w:p w14:paraId="4BD24559" w14:textId="77777777" w:rsidR="00DB40CC" w:rsidRDefault="00DB40CC" w:rsidP="00D64ADB"/>
    <w:p w14:paraId="1A0D20A3" w14:textId="77777777" w:rsidR="00DB40CC" w:rsidRDefault="00DB40CC" w:rsidP="00D64ADB"/>
    <w:p w14:paraId="01A7FD14" w14:textId="77777777" w:rsidR="00DB40CC" w:rsidRDefault="00DB40CC" w:rsidP="00D64ADB"/>
    <w:p w14:paraId="57EC713C" w14:textId="77777777" w:rsidR="00DB40CC" w:rsidRDefault="00DB40CC" w:rsidP="00D64ADB"/>
    <w:p w14:paraId="1622ED99" w14:textId="77777777" w:rsidR="00DB40CC" w:rsidRDefault="00DB40CC" w:rsidP="00D64ADB"/>
    <w:p w14:paraId="3DF56700" w14:textId="77777777" w:rsidR="00DB40CC" w:rsidRDefault="00DB40CC" w:rsidP="00D64ADB"/>
    <w:p w14:paraId="0030B4CC" w14:textId="77777777" w:rsidR="00582EB3" w:rsidRDefault="00582EB3" w:rsidP="00D64ADB"/>
    <w:p w14:paraId="573E691C" w14:textId="060B50F2" w:rsidR="2F180126" w:rsidRDefault="155EF08D" w:rsidP="007019D5">
      <w:pPr>
        <w:pStyle w:val="TituloUmaGuerradoAmanha"/>
        <w:outlineLvl w:val="1"/>
        <w:rPr>
          <w:b w:val="0"/>
          <w:bCs w:val="0"/>
          <w:sz w:val="22"/>
          <w:szCs w:val="22"/>
        </w:rPr>
      </w:pPr>
      <w:bookmarkStart w:id="24" w:name="_Toc1874030399"/>
      <w:r w:rsidRPr="155EF08D">
        <w:rPr>
          <w:sz w:val="96"/>
          <w:szCs w:val="96"/>
        </w:rPr>
        <w:t>8 Sophie (I)</w:t>
      </w:r>
      <w:bookmarkEnd w:id="24"/>
    </w:p>
    <w:p w14:paraId="7B448134" w14:textId="10ED2E7E"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 xml:space="preserve">Uma reunião de extrema importância acontecia, representantes dos países das casas europeias falavam, era um dia nublado, com pouca porcentagem de chuva, todos </w:t>
      </w:r>
      <w:r w:rsidRPr="6671F2BB">
        <w:rPr>
          <w:rFonts w:ascii="Palatino Linotype" w:eastAsia="Palatino Linotype" w:hAnsi="Palatino Linotype" w:cs="Palatino Linotype"/>
        </w:rPr>
        <w:lastRenderedPageBreak/>
        <w:t>estavam em um salão bem grande com muitas cadeiras, bancos e mesas. As paredes tinham janelas que possibilitavam ver o mundo depois de horas de discussão sobre os ataques terroristas.</w:t>
      </w:r>
    </w:p>
    <w:p w14:paraId="2A1B7440" w14:textId="18AA52CA"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 xml:space="preserve">-Não podemos deixar que eles nos ataquem, precisamos achar onde que eles se estabelecem e lançar um ataque contra eles! - falava uma voz que </w:t>
      </w:r>
      <w:r w:rsidR="00C362EB">
        <w:rPr>
          <w:rFonts w:ascii="Palatino Linotype" w:eastAsia="Palatino Linotype" w:hAnsi="Palatino Linotype" w:cs="Palatino Linotype"/>
        </w:rPr>
        <w:t xml:space="preserve">ela </w:t>
      </w:r>
      <w:r w:rsidRPr="6671F2BB">
        <w:rPr>
          <w:rFonts w:ascii="Palatino Linotype" w:eastAsia="Palatino Linotype" w:hAnsi="Palatino Linotype" w:cs="Palatino Linotype"/>
        </w:rPr>
        <w:t>achava que era da suprema corte.</w:t>
      </w:r>
    </w:p>
    <w:p w14:paraId="021A46C3" w14:textId="61DE31AC" w:rsidR="2F180126" w:rsidRDefault="7EDC9522" w:rsidP="6671F2BB">
      <w:pPr>
        <w:ind w:firstLine="708"/>
        <w:rPr>
          <w:rFonts w:ascii="Palatino Linotype" w:eastAsia="Palatino Linotype" w:hAnsi="Palatino Linotype" w:cs="Palatino Linotype"/>
        </w:rPr>
      </w:pPr>
      <w:r w:rsidRPr="7EDC9522">
        <w:rPr>
          <w:rFonts w:ascii="Palatino Linotype" w:eastAsia="Palatino Linotype" w:hAnsi="Palatino Linotype" w:cs="Palatino Linotype"/>
        </w:rPr>
        <w:t xml:space="preserve">-Agora o principal objetivo </w:t>
      </w:r>
      <w:r w:rsidR="00D727AD">
        <w:rPr>
          <w:rFonts w:ascii="Palatino Linotype" w:eastAsia="Palatino Linotype" w:hAnsi="Palatino Linotype" w:cs="Palatino Linotype"/>
        </w:rPr>
        <w:t>é</w:t>
      </w:r>
      <w:r w:rsidRPr="7EDC9522">
        <w:rPr>
          <w:rFonts w:ascii="Palatino Linotype" w:eastAsia="Palatino Linotype" w:hAnsi="Palatino Linotype" w:cs="Palatino Linotype"/>
        </w:rPr>
        <w:t xml:space="preserve"> descriptografar a mensagem! - outra pessoa falava com a mesma convicção que a outra. </w:t>
      </w:r>
    </w:p>
    <w:p w14:paraId="6EE347F8" w14:textId="224035EB"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-Silencio! -</w:t>
      </w:r>
      <w:r w:rsidR="002F02D7">
        <w:rPr>
          <w:rFonts w:ascii="Palatino Linotype" w:eastAsia="Palatino Linotype" w:hAnsi="Palatino Linotype" w:cs="Palatino Linotype"/>
        </w:rPr>
        <w:t xml:space="preserve"> </w:t>
      </w:r>
      <w:r w:rsidRPr="6671F2BB">
        <w:rPr>
          <w:rFonts w:ascii="Palatino Linotype" w:eastAsia="Palatino Linotype" w:hAnsi="Palatino Linotype" w:cs="Palatino Linotype"/>
        </w:rPr>
        <w:t>Gritou Sophie representante e governanta da Alemanha. -</w:t>
      </w:r>
      <w:r w:rsidR="002F02D7">
        <w:rPr>
          <w:rFonts w:ascii="Palatino Linotype" w:eastAsia="Palatino Linotype" w:hAnsi="Palatino Linotype" w:cs="Palatino Linotype"/>
        </w:rPr>
        <w:t xml:space="preserve"> </w:t>
      </w:r>
      <w:r w:rsidRPr="6671F2BB">
        <w:rPr>
          <w:rFonts w:ascii="Palatino Linotype" w:eastAsia="Palatino Linotype" w:hAnsi="Palatino Linotype" w:cs="Palatino Linotype"/>
        </w:rPr>
        <w:t>Assim não vamos resolver nada, precisamos descobrir o traidor e assim achar informações sobre a localização dos terroristas.</w:t>
      </w:r>
    </w:p>
    <w:p w14:paraId="47D6C1B2" w14:textId="6CF4D87C"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Num momento depois várias pessoas começaram a falar ao mesmo tempo, isso mostrava o desespero e a vontade das pessoas para voltar para suas casas. Uma voz se sobressaiu abafando as falas das outras pessoas.</w:t>
      </w:r>
    </w:p>
    <w:p w14:paraId="1A40A888" w14:textId="242F880A"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-O traidor pode ser qualquer um de nós, inclusive, talvez nem exista um traidor. - Falou o representante e governante da Itália.</w:t>
      </w:r>
    </w:p>
    <w:p w14:paraId="2E35D58F" w14:textId="755459E5"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 xml:space="preserve">-Nossos espiões falaram o contrário. - respondeu Sophie com um olhar ameaçador como se já tivesse respondido aquela pergunta, mas com outras palavras, para cima do representante fazendo o sentar-se novamente na cadeira </w:t>
      </w:r>
    </w:p>
    <w:p w14:paraId="60854E1D" w14:textId="442C3D24"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-Precisamos retornar para nossos países Sophie, mas todos concordaram que a Alemanha está oficialmente em proze da investigação sobre os ataques terroristas e vocês terão todo o apoio da casa maior europeia.</w:t>
      </w:r>
    </w:p>
    <w:p w14:paraId="7CD5C1B6" w14:textId="2C22DB5D"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Sophie fez um gesto com a cabeça, e em seguida a reunião acabou, dava pra ver o sorriso das pessoas quando souberam que acabou, todos estavam a mais de um dia falando sobre esses ataques. O salão logo se esvaziou, Sophie precisava chegar agora em sua casa, pois ela iria ter outra reunião no dia seguinte, pegou suas maletas com muitos papeis dentro e saiu pela porta do salão.</w:t>
      </w:r>
    </w:p>
    <w:p w14:paraId="0F60889B" w14:textId="5B672D7A"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Na saída encontrou seu carro que tinha sido trazido pelos manobristas, à ajudando a entrar no carro. Ela ligou seu carro e foi em direção a sua casa. No caminho viu muitas pessoas olhando nos telões da cidade, algumas choravam e outras não sabiam o que fazer, vendo isso Sophie ligou a sua televisão dentro do carro e viu a notícia.</w:t>
      </w:r>
    </w:p>
    <w:p w14:paraId="044672C2" w14:textId="17667270" w:rsidR="2F180126" w:rsidRDefault="6671F2BB" w:rsidP="6671F2BB">
      <w:pPr>
        <w:ind w:firstLine="708"/>
        <w:rPr>
          <w:rFonts w:ascii="Palatino Linotype" w:eastAsia="Palatino Linotype" w:hAnsi="Palatino Linotype" w:cs="Palatino Linotype"/>
        </w:rPr>
      </w:pPr>
      <w:r w:rsidRPr="6671F2BB">
        <w:rPr>
          <w:rFonts w:ascii="Palatino Linotype" w:eastAsia="Palatino Linotype" w:hAnsi="Palatino Linotype" w:cs="Palatino Linotype"/>
        </w:rPr>
        <w:t>-Acabamos de saber que houve outro ataque aqui na Alemanha, Munique está sobre chamas, autoridades não sabem o que fazer a respeito disso, ficamos sabendo que acabou reunião dos representantes nesse momento, esperamos que eles tenham decidido encontrar esses terroristas e pôr um fim nessa história que só está nos desfavorecendo.</w:t>
      </w:r>
    </w:p>
    <w:p w14:paraId="15947BEA" w14:textId="0DF7A8AB" w:rsidR="2F180126" w:rsidRDefault="7EDC9522" w:rsidP="7EDC9522">
      <w:pPr>
        <w:ind w:firstLine="708"/>
        <w:rPr>
          <w:rFonts w:ascii="Palatino Linotype" w:eastAsia="Palatino Linotype" w:hAnsi="Palatino Linotype" w:cs="Palatino Linotype"/>
        </w:rPr>
      </w:pPr>
      <w:r w:rsidRPr="7EDC9522">
        <w:rPr>
          <w:rFonts w:ascii="Palatino Linotype" w:eastAsia="Palatino Linotype" w:hAnsi="Palatino Linotype" w:cs="Palatino Linotype"/>
        </w:rPr>
        <w:lastRenderedPageBreak/>
        <w:t>Sophie desligou a televisão, e entrou em pânico não sabia o que fazer, se culpava por aquilo, “Guerra, ditadura, mensagens, ataques, quando tudo vai voltar ao normal?” seu pensamento foi interrompido quando chegou em casa, na frente de sua casa estava pelo menos 50 repórteres que perguntavam,</w:t>
      </w:r>
    </w:p>
    <w:p w14:paraId="6305A465" w14:textId="361C449C" w:rsidR="2F180126" w:rsidRDefault="7EDC9522" w:rsidP="7EDC9522">
      <w:pPr>
        <w:rPr>
          <w:rFonts w:ascii="Palatino Linotype" w:eastAsia="Palatino Linotype" w:hAnsi="Palatino Linotype" w:cs="Palatino Linotype"/>
        </w:rPr>
      </w:pPr>
      <w:r w:rsidRPr="7EDC9522">
        <w:rPr>
          <w:rFonts w:ascii="Palatino Linotype" w:eastAsia="Palatino Linotype" w:hAnsi="Palatino Linotype" w:cs="Palatino Linotype"/>
        </w:rPr>
        <w:t>-O que a Alemanha fara a respeito desse ataque?</w:t>
      </w:r>
    </w:p>
    <w:p w14:paraId="1457528A" w14:textId="013E0F56" w:rsidR="2F180126" w:rsidRDefault="7EDC9522" w:rsidP="7EDC9522">
      <w:pPr>
        <w:rPr>
          <w:rFonts w:ascii="Palatino Linotype" w:eastAsia="Palatino Linotype" w:hAnsi="Palatino Linotype" w:cs="Palatino Linotype"/>
        </w:rPr>
      </w:pPr>
      <w:r w:rsidRPr="7EDC9522">
        <w:rPr>
          <w:rFonts w:ascii="Palatino Linotype" w:eastAsia="Palatino Linotype" w:hAnsi="Palatino Linotype" w:cs="Palatino Linotype"/>
        </w:rPr>
        <w:t>-A casa europeia está conosco?</w:t>
      </w:r>
    </w:p>
    <w:p w14:paraId="14AA30B5" w14:textId="7FB32AE2" w:rsidR="2F180126" w:rsidRDefault="5A1CE06B" w:rsidP="5A1CE06B">
      <w:pPr>
        <w:ind w:firstLine="708"/>
        <w:rPr>
          <w:rFonts w:ascii="Palatino Linotype" w:eastAsia="Palatino Linotype" w:hAnsi="Palatino Linotype" w:cs="Palatino Linotype"/>
        </w:rPr>
      </w:pPr>
      <w:r w:rsidRPr="5A1CE06B">
        <w:rPr>
          <w:rFonts w:ascii="Palatino Linotype" w:eastAsia="Palatino Linotype" w:hAnsi="Palatino Linotype" w:cs="Palatino Linotype"/>
        </w:rPr>
        <w:t>Eram tantas perguntas que Sophie não respondeu nenhuma, estava naquele momento se culpando novamente das mortes em Munique, e o que faria em seguida? Essa pergunta ficou em sua cabeça durante muitos minutos, mas resolveu esquecer por pelo menos uma noite para conseguir dormir direito, deitou-se na cama fechou os olhos, mas teve que abri-los rapidamente pois tinha recebido uma ligação...</w:t>
      </w:r>
    </w:p>
    <w:p w14:paraId="2FBF0BE1" w14:textId="08392816" w:rsidR="2F180126" w:rsidRDefault="2F180126"/>
    <w:p w14:paraId="6E094E65" w14:textId="77777777" w:rsidR="00BC6836" w:rsidRDefault="00BC6836" w:rsidP="00D64ADB"/>
    <w:p w14:paraId="135868FB" w14:textId="77777777" w:rsidR="00BC6836" w:rsidRDefault="00BC6836" w:rsidP="00D64ADB"/>
    <w:p w14:paraId="03E041A7" w14:textId="77777777" w:rsidR="00BC6836" w:rsidRDefault="00BC6836" w:rsidP="00D64ADB"/>
    <w:p w14:paraId="2CAF29E4" w14:textId="77777777" w:rsidR="00BC6836" w:rsidRDefault="00BC6836" w:rsidP="00D64ADB"/>
    <w:p w14:paraId="6EDC4DA0" w14:textId="77777777" w:rsidR="00BC6836" w:rsidRDefault="00BC6836" w:rsidP="00D64ADB"/>
    <w:p w14:paraId="14C98E0B" w14:textId="77777777" w:rsidR="00BC6836" w:rsidRDefault="00BC6836" w:rsidP="00D64ADB"/>
    <w:p w14:paraId="26DD75E0" w14:textId="77777777" w:rsidR="00BC6836" w:rsidRDefault="00BC6836" w:rsidP="00D64ADB"/>
    <w:p w14:paraId="2A278D68" w14:textId="77777777" w:rsidR="00BC6836" w:rsidRDefault="00BC6836" w:rsidP="00D64ADB"/>
    <w:p w14:paraId="2C3F0BC1" w14:textId="77777777" w:rsidR="00BC6836" w:rsidRDefault="00BC6836" w:rsidP="00D64ADB"/>
    <w:p w14:paraId="27E1D158" w14:textId="77777777" w:rsidR="00BC6836" w:rsidRDefault="00BC6836" w:rsidP="00D64ADB"/>
    <w:p w14:paraId="445839FD" w14:textId="77777777" w:rsidR="00BC6836" w:rsidRDefault="00BC6836" w:rsidP="00D64ADB"/>
    <w:p w14:paraId="0E3A7CCB" w14:textId="77777777" w:rsidR="00BC6836" w:rsidRDefault="00BC6836" w:rsidP="00D64ADB"/>
    <w:p w14:paraId="54D28727" w14:textId="77777777" w:rsidR="002F02D7" w:rsidRDefault="002F02D7" w:rsidP="00D64ADB"/>
    <w:p w14:paraId="03140A58" w14:textId="77777777" w:rsidR="00BC6836" w:rsidRDefault="00BC6836" w:rsidP="00D64ADB"/>
    <w:p w14:paraId="194EFE14" w14:textId="77777777" w:rsidR="00BC6836" w:rsidRPr="00D64ADB" w:rsidRDefault="00BC6836" w:rsidP="00D64ADB"/>
    <w:p w14:paraId="05F4D130" w14:textId="64E637CD" w:rsidR="00F07B89" w:rsidRPr="00443DEB" w:rsidRDefault="155EF08D" w:rsidP="00C92386">
      <w:pPr>
        <w:pStyle w:val="Ttulo"/>
        <w:jc w:val="center"/>
        <w:outlineLvl w:val="1"/>
        <w:rPr>
          <w:rFonts w:hint="eastAsia"/>
          <w:b/>
          <w:sz w:val="96"/>
          <w:szCs w:val="96"/>
        </w:rPr>
      </w:pPr>
      <w:bookmarkStart w:id="25" w:name="_Toc1874778115"/>
      <w:r w:rsidRPr="155EF08D">
        <w:rPr>
          <w:b/>
          <w:bCs/>
          <w:sz w:val="96"/>
          <w:szCs w:val="96"/>
        </w:rPr>
        <w:t>9 Victor (</w:t>
      </w:r>
      <w:r w:rsidRPr="155EF08D">
        <w:rPr>
          <w:rFonts w:ascii="Electra LT Std Display" w:hAnsi="Electra LT Std Display"/>
          <w:b/>
          <w:bCs/>
          <w:sz w:val="96"/>
          <w:szCs w:val="96"/>
        </w:rPr>
        <w:t>III</w:t>
      </w:r>
      <w:r w:rsidRPr="155EF08D">
        <w:rPr>
          <w:b/>
          <w:bCs/>
          <w:sz w:val="96"/>
          <w:szCs w:val="96"/>
        </w:rPr>
        <w:t>)</w:t>
      </w:r>
      <w:bookmarkEnd w:id="25"/>
    </w:p>
    <w:p w14:paraId="2852E8EA" w14:textId="77777777" w:rsidR="00D87D3D" w:rsidRDefault="00D87D3D" w:rsidP="001B1090">
      <w:pPr>
        <w:jc w:val="both"/>
        <w:rPr>
          <w:b/>
          <w:bCs/>
          <w:sz w:val="28"/>
          <w:szCs w:val="28"/>
        </w:rPr>
      </w:pPr>
    </w:p>
    <w:p w14:paraId="2E2684DA" w14:textId="1BEB2E10" w:rsidR="00D87D3D" w:rsidRPr="00D87D3D" w:rsidRDefault="00D87D3D" w:rsidP="001B1090">
      <w:pPr>
        <w:jc w:val="both"/>
        <w:rPr>
          <w:sz w:val="28"/>
          <w:szCs w:val="28"/>
        </w:rPr>
      </w:pPr>
      <w:r w:rsidRPr="00D87D3D">
        <w:rPr>
          <w:b/>
          <w:bCs/>
          <w:sz w:val="28"/>
          <w:szCs w:val="28"/>
        </w:rPr>
        <w:t>"Os maiores gênios são aqueles que mais se aproximam da loucura."</w:t>
      </w:r>
      <w:r w:rsidRPr="00D87D3D">
        <w:rPr>
          <w:sz w:val="28"/>
          <w:szCs w:val="28"/>
        </w:rPr>
        <w:br/>
      </w:r>
      <w:r>
        <w:rPr>
          <w:sz w:val="28"/>
          <w:szCs w:val="28"/>
        </w:rPr>
        <w:t>-</w:t>
      </w:r>
      <w:r w:rsidRPr="00D87D3D">
        <w:rPr>
          <w:sz w:val="28"/>
          <w:szCs w:val="28"/>
        </w:rPr>
        <w:t xml:space="preserve"> Aristóteles</w:t>
      </w:r>
    </w:p>
    <w:p w14:paraId="75D61ACE" w14:textId="77777777" w:rsidR="00D73DB2" w:rsidRDefault="009256EC" w:rsidP="001B1090">
      <w:pPr>
        <w:jc w:val="both"/>
      </w:pPr>
      <w:r>
        <w:lastRenderedPageBreak/>
        <w:tab/>
      </w:r>
    </w:p>
    <w:p w14:paraId="79B48A80" w14:textId="43149ED3" w:rsidR="002C1580" w:rsidRPr="00AC6FAF" w:rsidRDefault="009256EC" w:rsidP="001B1090">
      <w:pPr>
        <w:ind w:firstLine="708"/>
        <w:jc w:val="both"/>
        <w:rPr>
          <w:rFonts w:ascii="Palatino Linotype" w:hAnsi="Palatino Linotype"/>
        </w:rPr>
      </w:pPr>
      <w:r w:rsidRPr="00AC6FAF">
        <w:rPr>
          <w:rFonts w:ascii="Palatino Linotype" w:hAnsi="Palatino Linotype"/>
        </w:rPr>
        <w:t>“</w:t>
      </w:r>
      <w:r w:rsidR="00596A45" w:rsidRPr="00AC6FAF">
        <w:rPr>
          <w:rFonts w:ascii="Palatino Linotype" w:hAnsi="Palatino Linotype"/>
        </w:rPr>
        <w:t>Ho</w:t>
      </w:r>
      <w:r w:rsidR="003E4773" w:rsidRPr="00AC6FAF">
        <w:rPr>
          <w:rFonts w:ascii="Palatino Linotype" w:hAnsi="Palatino Linotype"/>
        </w:rPr>
        <w:t xml:space="preserve">je, próximo </w:t>
      </w:r>
      <w:r w:rsidR="00A15AB5" w:rsidRPr="00AC6FAF">
        <w:rPr>
          <w:rFonts w:ascii="Palatino Linotype" w:hAnsi="Palatino Linotype"/>
        </w:rPr>
        <w:t>d</w:t>
      </w:r>
      <w:r w:rsidR="003E4773" w:rsidRPr="00AC6FAF">
        <w:rPr>
          <w:rFonts w:ascii="Palatino Linotype" w:hAnsi="Palatino Linotype"/>
        </w:rPr>
        <w:t>as 2 da manhã...” Era uma voz diferente no rádio, ele não reconhecia</w:t>
      </w:r>
      <w:r w:rsidR="005B753A" w:rsidRPr="00AC6FAF">
        <w:rPr>
          <w:rFonts w:ascii="Palatino Linotype" w:hAnsi="Palatino Linotype"/>
        </w:rPr>
        <w:t>. “O</w:t>
      </w:r>
      <w:r w:rsidR="0082741E" w:rsidRPr="00AC6FAF">
        <w:rPr>
          <w:rFonts w:ascii="Palatino Linotype" w:hAnsi="Palatino Linotype"/>
        </w:rPr>
        <w:t>correu um ataque</w:t>
      </w:r>
      <w:r w:rsidR="00EB32F6" w:rsidRPr="00AC6FAF">
        <w:rPr>
          <w:rFonts w:ascii="Palatino Linotype" w:hAnsi="Palatino Linotype"/>
        </w:rPr>
        <w:t xml:space="preserve"> nuclear </w:t>
      </w:r>
      <w:r w:rsidR="006118CC" w:rsidRPr="00AC6FAF">
        <w:rPr>
          <w:rFonts w:ascii="Palatino Linotype" w:hAnsi="Palatino Linotype"/>
        </w:rPr>
        <w:t>nas proximidades de São Paulo</w:t>
      </w:r>
      <w:r w:rsidR="00110A04" w:rsidRPr="00AC6FAF">
        <w:rPr>
          <w:rFonts w:ascii="Palatino Linotype" w:hAnsi="Palatino Linotype"/>
        </w:rPr>
        <w:t xml:space="preserve">.” A voz pausou, ele ouviu </w:t>
      </w:r>
      <w:r w:rsidR="002911D6" w:rsidRPr="00AC6FAF">
        <w:rPr>
          <w:rFonts w:ascii="Palatino Linotype" w:hAnsi="Palatino Linotype"/>
        </w:rPr>
        <w:t xml:space="preserve">alguém enxugando as lagrimas. “O </w:t>
      </w:r>
      <w:r w:rsidR="00977D25" w:rsidRPr="00AC6FAF">
        <w:rPr>
          <w:rFonts w:ascii="Palatino Linotype" w:hAnsi="Palatino Linotype"/>
        </w:rPr>
        <w:t>número</w:t>
      </w:r>
      <w:r w:rsidR="002911D6" w:rsidRPr="00AC6FAF">
        <w:rPr>
          <w:rFonts w:ascii="Palatino Linotype" w:hAnsi="Palatino Linotype"/>
        </w:rPr>
        <w:t xml:space="preserve"> de mortos é estimado em 106 mil</w:t>
      </w:r>
      <w:r w:rsidR="0091041A" w:rsidRPr="00AC6FAF">
        <w:rPr>
          <w:rFonts w:ascii="Palatino Linotype" w:hAnsi="Palatino Linotype"/>
        </w:rPr>
        <w:t>”</w:t>
      </w:r>
      <w:r w:rsidR="003227F5" w:rsidRPr="00AC6FAF">
        <w:rPr>
          <w:rFonts w:ascii="Palatino Linotype" w:hAnsi="Palatino Linotype"/>
        </w:rPr>
        <w:t xml:space="preserve"> A voz começou a chorar “É </w:t>
      </w:r>
      <w:r w:rsidR="00036B85" w:rsidRPr="00AC6FAF">
        <w:rPr>
          <w:rFonts w:ascii="Palatino Linotype" w:hAnsi="Palatino Linotype"/>
        </w:rPr>
        <w:t xml:space="preserve">extremamente triste </w:t>
      </w:r>
      <w:r w:rsidR="00977D25" w:rsidRPr="00AC6FAF">
        <w:rPr>
          <w:rFonts w:ascii="Palatino Linotype" w:hAnsi="Palatino Linotype"/>
        </w:rPr>
        <w:t>e... Me desculpe...” e voz ficou muda</w:t>
      </w:r>
      <w:r w:rsidR="00491488" w:rsidRPr="00AC6FAF">
        <w:rPr>
          <w:rFonts w:ascii="Palatino Linotype" w:hAnsi="Palatino Linotype"/>
        </w:rPr>
        <w:t xml:space="preserve"> </w:t>
      </w:r>
      <w:r w:rsidR="00B77C73" w:rsidRPr="00AC6FAF">
        <w:rPr>
          <w:rFonts w:ascii="Palatino Linotype" w:hAnsi="Palatino Linotype"/>
        </w:rPr>
        <w:t xml:space="preserve">e começou uma </w:t>
      </w:r>
      <w:r w:rsidR="00894AB2" w:rsidRPr="00AC6FAF">
        <w:rPr>
          <w:rFonts w:ascii="Palatino Linotype" w:hAnsi="Palatino Linotype"/>
        </w:rPr>
        <w:t>música</w:t>
      </w:r>
      <w:r w:rsidR="00B77C73" w:rsidRPr="00AC6FAF">
        <w:rPr>
          <w:rFonts w:ascii="Palatino Linotype" w:hAnsi="Palatino Linotype"/>
        </w:rPr>
        <w:t xml:space="preserve"> de fundo.</w:t>
      </w:r>
    </w:p>
    <w:p w14:paraId="4F7632B2" w14:textId="2E2916CF" w:rsidR="00F77068" w:rsidRPr="00AC6FAF" w:rsidRDefault="00894AB2" w:rsidP="001B1090">
      <w:pPr>
        <w:jc w:val="both"/>
        <w:rPr>
          <w:rFonts w:ascii="Palatino Linotype" w:hAnsi="Palatino Linotype"/>
        </w:rPr>
      </w:pPr>
      <w:r w:rsidRPr="00AC6FAF">
        <w:rPr>
          <w:rFonts w:ascii="Palatino Linotype" w:hAnsi="Palatino Linotype"/>
        </w:rPr>
        <w:tab/>
      </w:r>
      <w:r w:rsidR="0081503B" w:rsidRPr="00AC6FAF">
        <w:rPr>
          <w:rFonts w:ascii="Palatino Linotype" w:hAnsi="Palatino Linotype"/>
        </w:rPr>
        <w:t>E</w:t>
      </w:r>
      <w:r w:rsidRPr="00AC6FAF">
        <w:rPr>
          <w:rFonts w:ascii="Palatino Linotype" w:hAnsi="Palatino Linotype"/>
        </w:rPr>
        <w:t>le não desligou, mesmo</w:t>
      </w:r>
      <w:r w:rsidR="00C22564" w:rsidRPr="00AC6FAF">
        <w:rPr>
          <w:rFonts w:ascii="Palatino Linotype" w:hAnsi="Palatino Linotype"/>
        </w:rPr>
        <w:t xml:space="preserve"> que não quisesse ouvir, ele estava curioso</w:t>
      </w:r>
      <w:r w:rsidR="00F249E3" w:rsidRPr="00AC6FAF">
        <w:rPr>
          <w:rFonts w:ascii="Palatino Linotype" w:hAnsi="Palatino Linotype"/>
        </w:rPr>
        <w:t>.</w:t>
      </w:r>
      <w:r w:rsidR="002D52FA" w:rsidRPr="00AC6FAF">
        <w:rPr>
          <w:rFonts w:ascii="Palatino Linotype" w:hAnsi="Palatino Linotype"/>
        </w:rPr>
        <w:t xml:space="preserve"> Outra </w:t>
      </w:r>
      <w:r w:rsidR="00653B18" w:rsidRPr="00AC6FAF">
        <w:rPr>
          <w:rFonts w:ascii="Palatino Linotype" w:hAnsi="Palatino Linotype"/>
        </w:rPr>
        <w:t>voz continuou, ele também não reconhecia</w:t>
      </w:r>
      <w:r w:rsidR="00541382" w:rsidRPr="00AC6FAF">
        <w:rPr>
          <w:rFonts w:ascii="Palatino Linotype" w:hAnsi="Palatino Linotype"/>
        </w:rPr>
        <w:t>.</w:t>
      </w:r>
      <w:r w:rsidR="00885204" w:rsidRPr="00AC6FAF">
        <w:rPr>
          <w:rFonts w:ascii="Palatino Linotype" w:hAnsi="Palatino Linotype"/>
        </w:rPr>
        <w:t xml:space="preserve"> “</w:t>
      </w:r>
      <w:r w:rsidR="00D10DE9" w:rsidRPr="00AC6FAF">
        <w:rPr>
          <w:rFonts w:ascii="Palatino Linotype" w:hAnsi="Palatino Linotype"/>
        </w:rPr>
        <w:t xml:space="preserve">O governo da Casa Maior Amazônica declarou estado de emergência. Tropas foram mobilizadas para as regiões atingidas, </w:t>
      </w:r>
      <w:r w:rsidR="00E60626" w:rsidRPr="00AC6FAF">
        <w:rPr>
          <w:rFonts w:ascii="Palatino Linotype" w:hAnsi="Palatino Linotype"/>
        </w:rPr>
        <w:t>e aeroportos fechados</w:t>
      </w:r>
      <w:r w:rsidR="00C9353C" w:rsidRPr="00AC6FAF">
        <w:rPr>
          <w:rFonts w:ascii="Palatino Linotype" w:hAnsi="Palatino Linotype"/>
        </w:rPr>
        <w:t>. M</w:t>
      </w:r>
      <w:r w:rsidR="00D10DE9" w:rsidRPr="00AC6FAF">
        <w:rPr>
          <w:rFonts w:ascii="Palatino Linotype" w:hAnsi="Palatino Linotype"/>
        </w:rPr>
        <w:t>as ainda não há confirmação</w:t>
      </w:r>
      <w:r w:rsidR="00E60626" w:rsidRPr="00AC6FAF">
        <w:rPr>
          <w:rFonts w:ascii="Palatino Linotype" w:hAnsi="Palatino Linotype"/>
        </w:rPr>
        <w:t xml:space="preserve"> oficial</w:t>
      </w:r>
      <w:r w:rsidR="00D10DE9" w:rsidRPr="00AC6FAF">
        <w:rPr>
          <w:rFonts w:ascii="Palatino Linotype" w:hAnsi="Palatino Linotype"/>
        </w:rPr>
        <w:t xml:space="preserve"> sobre a autoria do ataque.”</w:t>
      </w:r>
      <w:r w:rsidR="00C9353C" w:rsidRPr="00AC6FAF">
        <w:rPr>
          <w:rFonts w:ascii="Palatino Linotype" w:hAnsi="Palatino Linotype"/>
        </w:rPr>
        <w:t xml:space="preserve"> A voz falava de forma fria</w:t>
      </w:r>
      <w:r w:rsidR="00210129" w:rsidRPr="00AC6FAF">
        <w:rPr>
          <w:rFonts w:ascii="Palatino Linotype" w:hAnsi="Palatino Linotype"/>
        </w:rPr>
        <w:t xml:space="preserve"> e continuou </w:t>
      </w:r>
      <w:r w:rsidR="003742F3" w:rsidRPr="00AC6FAF">
        <w:rPr>
          <w:rFonts w:ascii="Palatino Linotype" w:hAnsi="Palatino Linotype"/>
        </w:rPr>
        <w:t xml:space="preserve">“Também temos </w:t>
      </w:r>
      <w:r w:rsidR="00447C38" w:rsidRPr="00AC6FAF">
        <w:rPr>
          <w:rFonts w:ascii="Palatino Linotype" w:hAnsi="Palatino Linotype"/>
        </w:rPr>
        <w:t>um rumor</w:t>
      </w:r>
      <w:r w:rsidR="003742F3" w:rsidRPr="00AC6FAF">
        <w:rPr>
          <w:rFonts w:ascii="Palatino Linotype" w:hAnsi="Palatino Linotype"/>
        </w:rPr>
        <w:t xml:space="preserve"> de que uma tropa militar de elite foi transferida para a Casa </w:t>
      </w:r>
      <w:r w:rsidR="00281D8B" w:rsidRPr="00AC6FAF">
        <w:rPr>
          <w:rFonts w:ascii="Palatino Linotype" w:hAnsi="Palatino Linotype"/>
        </w:rPr>
        <w:t>dos Andes,</w:t>
      </w:r>
      <w:r w:rsidR="003742F3" w:rsidRPr="00AC6FAF">
        <w:rPr>
          <w:rFonts w:ascii="Palatino Linotype" w:hAnsi="Palatino Linotype"/>
        </w:rPr>
        <w:t xml:space="preserve"> </w:t>
      </w:r>
      <w:r w:rsidR="00281D8B" w:rsidRPr="00AC6FAF">
        <w:rPr>
          <w:rFonts w:ascii="Palatino Linotype" w:hAnsi="Palatino Linotype"/>
        </w:rPr>
        <w:t xml:space="preserve">porém, ainda são </w:t>
      </w:r>
      <w:r w:rsidR="003742F3" w:rsidRPr="00AC6FAF">
        <w:rPr>
          <w:rFonts w:ascii="Palatino Linotype" w:hAnsi="Palatino Linotype"/>
        </w:rPr>
        <w:t>só rumores</w:t>
      </w:r>
      <w:r w:rsidR="00281D8B" w:rsidRPr="00AC6FAF">
        <w:rPr>
          <w:rFonts w:ascii="Palatino Linotype" w:hAnsi="Palatino Linotype"/>
        </w:rPr>
        <w:t>.” Neste momento, Victor se lembrou que morava na Casa dos Andes</w:t>
      </w:r>
      <w:r w:rsidR="00392AE9" w:rsidRPr="00AC6FAF">
        <w:rPr>
          <w:rFonts w:ascii="Palatino Linotype" w:hAnsi="Palatino Linotype"/>
        </w:rPr>
        <w:t xml:space="preserve"> e um frio percorreu sua espinha. </w:t>
      </w:r>
      <w:r w:rsidR="00C50A2B" w:rsidRPr="00AC6FAF">
        <w:rPr>
          <w:rFonts w:ascii="Palatino Linotype" w:hAnsi="Palatino Linotype"/>
        </w:rPr>
        <w:t xml:space="preserve"> </w:t>
      </w:r>
      <w:r w:rsidR="00E9678E" w:rsidRPr="00AC6FAF">
        <w:rPr>
          <w:rFonts w:ascii="Palatino Linotype" w:hAnsi="Palatino Linotype"/>
        </w:rPr>
        <w:t>“</w:t>
      </w:r>
      <w:r w:rsidR="00EA52FC" w:rsidRPr="00AC6FAF">
        <w:rPr>
          <w:rFonts w:ascii="Palatino Linotype" w:hAnsi="Palatino Linotype"/>
        </w:rPr>
        <w:t>Não, não.</w:t>
      </w:r>
      <w:r w:rsidR="00E9678E" w:rsidRPr="00AC6FAF">
        <w:rPr>
          <w:rFonts w:ascii="Palatino Linotype" w:hAnsi="Palatino Linotype"/>
        </w:rPr>
        <w:t>”</w:t>
      </w:r>
      <w:r w:rsidR="00EA52FC" w:rsidRPr="00AC6FAF">
        <w:rPr>
          <w:rFonts w:ascii="Palatino Linotype" w:hAnsi="Palatino Linotype"/>
        </w:rPr>
        <w:t xml:space="preserve">, devia ser paranoia de sua cabeça, tentou afastar seus pensamentos, </w:t>
      </w:r>
      <w:r w:rsidR="000D0FB2" w:rsidRPr="00AC6FAF">
        <w:rPr>
          <w:rFonts w:ascii="Palatino Linotype" w:hAnsi="Palatino Linotype"/>
        </w:rPr>
        <w:t>porém</w:t>
      </w:r>
      <w:r w:rsidR="00EA52FC" w:rsidRPr="00AC6FAF">
        <w:rPr>
          <w:rFonts w:ascii="Palatino Linotype" w:hAnsi="Palatino Linotype"/>
        </w:rPr>
        <w:t xml:space="preserve"> a única coisa que conseguiu pensar foi em sua invenção, porém, desta vez, deixou seus pensamentos </w:t>
      </w:r>
      <w:r w:rsidR="00D73DB2" w:rsidRPr="00AC6FAF">
        <w:rPr>
          <w:rFonts w:ascii="Palatino Linotype" w:hAnsi="Palatino Linotype"/>
        </w:rPr>
        <w:t>fluírem</w:t>
      </w:r>
      <w:r w:rsidR="00337FC9" w:rsidRPr="00AC6FAF">
        <w:rPr>
          <w:rFonts w:ascii="Palatino Linotype" w:hAnsi="Palatino Linotype"/>
        </w:rPr>
        <w:t xml:space="preserve">. </w:t>
      </w:r>
      <w:r w:rsidR="00AC710D" w:rsidRPr="00AC6FAF">
        <w:rPr>
          <w:rFonts w:ascii="Palatino Linotype" w:hAnsi="Palatino Linotype"/>
        </w:rPr>
        <w:t xml:space="preserve">Lembrou-se de como chegou naquela equação, </w:t>
      </w:r>
      <w:r w:rsidR="00FF6151" w:rsidRPr="00AC6FAF">
        <w:rPr>
          <w:rFonts w:ascii="Palatino Linotype" w:hAnsi="Palatino Linotype"/>
        </w:rPr>
        <w:t>lembrou de quando percebeu que ao invés, de só usar a energia de dentro da bomba, poderia usar a energia em volta</w:t>
      </w:r>
      <w:r w:rsidR="00C8729C" w:rsidRPr="00AC6FAF">
        <w:rPr>
          <w:rFonts w:ascii="Palatino Linotype" w:hAnsi="Palatino Linotype"/>
        </w:rPr>
        <w:t>.</w:t>
      </w:r>
      <w:r w:rsidR="00FF6151" w:rsidRPr="00AC6FAF">
        <w:rPr>
          <w:rFonts w:ascii="Palatino Linotype" w:hAnsi="Palatino Linotype"/>
        </w:rPr>
        <w:t xml:space="preserve"> lembrou de como isso se relacionava com temperatura</w:t>
      </w:r>
      <w:r w:rsidR="009A3D3D" w:rsidRPr="00AC6FAF">
        <w:rPr>
          <w:rFonts w:ascii="Palatino Linotype" w:hAnsi="Palatino Linotype"/>
        </w:rPr>
        <w:t>, porém p</w:t>
      </w:r>
      <w:r w:rsidR="003369CA" w:rsidRPr="00AC6FAF">
        <w:rPr>
          <w:rFonts w:ascii="Palatino Linotype" w:hAnsi="Palatino Linotype"/>
        </w:rPr>
        <w:t xml:space="preserve">ressão? </w:t>
      </w:r>
      <w:r w:rsidR="006F1EA2" w:rsidRPr="00AC6FAF">
        <w:rPr>
          <w:rFonts w:ascii="Palatino Linotype" w:hAnsi="Palatino Linotype"/>
        </w:rPr>
        <w:t>Como</w:t>
      </w:r>
      <w:r w:rsidR="003369CA" w:rsidRPr="00AC6FAF">
        <w:rPr>
          <w:rFonts w:ascii="Palatino Linotype" w:hAnsi="Palatino Linotype"/>
        </w:rPr>
        <w:t xml:space="preserve"> </w:t>
      </w:r>
      <w:r w:rsidR="006F1EA2" w:rsidRPr="00AC6FAF">
        <w:rPr>
          <w:rFonts w:ascii="Palatino Linotype" w:hAnsi="Palatino Linotype"/>
        </w:rPr>
        <w:t xml:space="preserve">se encaixa nisso? Não conseguia se lembrar, só se lembrava da equação completa, sabia que funcionava, e isso bastava para </w:t>
      </w:r>
      <w:r w:rsidR="00C67E45" w:rsidRPr="00AC6FAF">
        <w:rPr>
          <w:rFonts w:ascii="Palatino Linotype" w:hAnsi="Palatino Linotype"/>
        </w:rPr>
        <w:t xml:space="preserve">sempre </w:t>
      </w:r>
      <w:r w:rsidR="006F1EA2" w:rsidRPr="00AC6FAF">
        <w:rPr>
          <w:rFonts w:ascii="Palatino Linotype" w:hAnsi="Palatino Linotype"/>
        </w:rPr>
        <w:t>invadir</w:t>
      </w:r>
      <w:r w:rsidR="00C67E45" w:rsidRPr="00AC6FAF">
        <w:rPr>
          <w:rFonts w:ascii="Palatino Linotype" w:hAnsi="Palatino Linotype"/>
        </w:rPr>
        <w:t xml:space="preserve"> </w:t>
      </w:r>
      <w:r w:rsidR="00D03A97" w:rsidRPr="00AC6FAF">
        <w:rPr>
          <w:rFonts w:ascii="Palatino Linotype" w:hAnsi="Palatino Linotype"/>
        </w:rPr>
        <w:t xml:space="preserve">sua cabeça. </w:t>
      </w:r>
      <w:r w:rsidR="00447DB0" w:rsidRPr="00AC6FAF">
        <w:rPr>
          <w:rFonts w:ascii="Palatino Linotype" w:hAnsi="Palatino Linotype"/>
        </w:rPr>
        <w:t xml:space="preserve"> </w:t>
      </w:r>
    </w:p>
    <w:p w14:paraId="006A1A36" w14:textId="71FD4A60" w:rsidR="00020BE2" w:rsidRPr="00AC6FAF" w:rsidRDefault="00A36CE7" w:rsidP="001B1090">
      <w:pPr>
        <w:ind w:firstLine="708"/>
        <w:jc w:val="both"/>
        <w:rPr>
          <w:rFonts w:ascii="Palatino Linotype" w:hAnsi="Palatino Linotype"/>
        </w:rPr>
      </w:pPr>
      <w:r w:rsidRPr="00AC6FAF">
        <w:rPr>
          <w:rFonts w:ascii="Palatino Linotype" w:hAnsi="Palatino Linotype"/>
        </w:rPr>
        <w:t xml:space="preserve">Lembrou-se da </w:t>
      </w:r>
      <w:r w:rsidR="006F5379" w:rsidRPr="00AC6FAF">
        <w:rPr>
          <w:rFonts w:ascii="Palatino Linotype" w:hAnsi="Palatino Linotype"/>
        </w:rPr>
        <w:t>notícia</w:t>
      </w:r>
      <w:r w:rsidR="0078052C" w:rsidRPr="00AC6FAF">
        <w:rPr>
          <w:rFonts w:ascii="Palatino Linotype" w:hAnsi="Palatino Linotype"/>
        </w:rPr>
        <w:t xml:space="preserve">: </w:t>
      </w:r>
      <w:r w:rsidR="00973949" w:rsidRPr="00AC6FAF">
        <w:rPr>
          <w:rFonts w:ascii="Palatino Linotype" w:hAnsi="Palatino Linotype"/>
        </w:rPr>
        <w:t>“</w:t>
      </w:r>
      <w:r w:rsidR="0018608F" w:rsidRPr="00AC6FAF">
        <w:rPr>
          <w:rFonts w:ascii="Palatino Linotype" w:hAnsi="Palatino Linotype"/>
        </w:rPr>
        <w:t>Um golpe de estado foi dado</w:t>
      </w:r>
      <w:r w:rsidR="007B0C5C" w:rsidRPr="00AC6FAF">
        <w:rPr>
          <w:rFonts w:ascii="Palatino Linotype" w:hAnsi="Palatino Linotype"/>
        </w:rPr>
        <w:t xml:space="preserve"> </w:t>
      </w:r>
      <w:r w:rsidR="000460D9" w:rsidRPr="00AC6FAF">
        <w:rPr>
          <w:rFonts w:ascii="Palatino Linotype" w:hAnsi="Palatino Linotype"/>
        </w:rPr>
        <w:t>n</w:t>
      </w:r>
      <w:r w:rsidR="006F5379" w:rsidRPr="00AC6FAF">
        <w:rPr>
          <w:rFonts w:ascii="Palatino Linotype" w:hAnsi="Palatino Linotype"/>
        </w:rPr>
        <w:t xml:space="preserve">os principais países do mundo, algo completamente planejado. Uma sociedade secreta acaba de tomar </w:t>
      </w:r>
      <w:r w:rsidR="00FC63F4" w:rsidRPr="00AC6FAF">
        <w:rPr>
          <w:rFonts w:ascii="Palatino Linotype" w:hAnsi="Palatino Linotype"/>
        </w:rPr>
        <w:t xml:space="preserve">o poder, não há mais países. Agora só há </w:t>
      </w:r>
      <w:r w:rsidR="00FC63F4" w:rsidRPr="00AC6FAF">
        <w:rPr>
          <w:rFonts w:ascii="Palatino Linotype" w:hAnsi="Palatino Linotype"/>
          <w:b/>
          <w:bCs/>
        </w:rPr>
        <w:t xml:space="preserve">Casas </w:t>
      </w:r>
      <w:r w:rsidR="00F77068" w:rsidRPr="00AC6FAF">
        <w:rPr>
          <w:rFonts w:ascii="Palatino Linotype" w:hAnsi="Palatino Linotype"/>
          <w:b/>
          <w:bCs/>
        </w:rPr>
        <w:t>Nobres</w:t>
      </w:r>
      <w:r w:rsidR="00F77068" w:rsidRPr="00AC6FAF">
        <w:rPr>
          <w:rFonts w:ascii="Palatino Linotype" w:hAnsi="Palatino Linotype"/>
        </w:rPr>
        <w:t>”, essa foi a primeira vez que ouviu o termo Casa Nobre,</w:t>
      </w:r>
      <w:r w:rsidR="0024265B" w:rsidRPr="00AC6FAF">
        <w:rPr>
          <w:rFonts w:ascii="Palatino Linotype" w:hAnsi="Palatino Linotype"/>
        </w:rPr>
        <w:t xml:space="preserve"> </w:t>
      </w:r>
      <w:r w:rsidR="00740B2B" w:rsidRPr="00AC6FAF">
        <w:rPr>
          <w:rFonts w:ascii="Palatino Linotype" w:hAnsi="Palatino Linotype"/>
        </w:rPr>
        <w:t>nunca gostou dele</w:t>
      </w:r>
      <w:r w:rsidR="0024265B" w:rsidRPr="00AC6FAF">
        <w:rPr>
          <w:rFonts w:ascii="Palatino Linotype" w:hAnsi="Palatino Linotype"/>
        </w:rPr>
        <w:t xml:space="preserve">. </w:t>
      </w:r>
      <w:r w:rsidR="00740B2B" w:rsidRPr="00AC6FAF">
        <w:rPr>
          <w:rFonts w:ascii="Palatino Linotype" w:hAnsi="Palatino Linotype"/>
        </w:rPr>
        <w:t xml:space="preserve">Tinha quantos anos mesmo? 16? </w:t>
      </w:r>
      <w:r w:rsidR="005400F3" w:rsidRPr="00AC6FAF">
        <w:rPr>
          <w:rFonts w:ascii="Palatino Linotype" w:hAnsi="Palatino Linotype"/>
        </w:rPr>
        <w:t>Talvez</w:t>
      </w:r>
      <w:r w:rsidR="0095651C" w:rsidRPr="00AC6FAF">
        <w:rPr>
          <w:rFonts w:ascii="Palatino Linotype" w:hAnsi="Palatino Linotype"/>
        </w:rPr>
        <w:t>.</w:t>
      </w:r>
      <w:r w:rsidR="005400F3" w:rsidRPr="00AC6FAF">
        <w:rPr>
          <w:rFonts w:ascii="Palatino Linotype" w:hAnsi="Palatino Linotype"/>
        </w:rPr>
        <w:t xml:space="preserve"> </w:t>
      </w:r>
      <w:r w:rsidR="00D9266A" w:rsidRPr="00AC6FAF">
        <w:rPr>
          <w:rFonts w:ascii="Palatino Linotype" w:hAnsi="Palatino Linotype"/>
        </w:rPr>
        <w:t xml:space="preserve">nem conseguia </w:t>
      </w:r>
      <w:r w:rsidR="0095651C" w:rsidRPr="00AC6FAF">
        <w:rPr>
          <w:rFonts w:ascii="Palatino Linotype" w:hAnsi="Palatino Linotype"/>
        </w:rPr>
        <w:t xml:space="preserve">mais </w:t>
      </w:r>
      <w:r w:rsidR="00D9266A" w:rsidRPr="00AC6FAF">
        <w:rPr>
          <w:rFonts w:ascii="Palatino Linotype" w:hAnsi="Palatino Linotype"/>
        </w:rPr>
        <w:t>se lembrar</w:t>
      </w:r>
      <w:r w:rsidR="0095651C" w:rsidRPr="00AC6FAF">
        <w:rPr>
          <w:rFonts w:ascii="Palatino Linotype" w:hAnsi="Palatino Linotype"/>
        </w:rPr>
        <w:t xml:space="preserve"> há quanto tempo isso tinha sido</w:t>
      </w:r>
      <w:r w:rsidR="00CE76C9" w:rsidRPr="00AC6FAF">
        <w:rPr>
          <w:rFonts w:ascii="Palatino Linotype" w:hAnsi="Palatino Linotype"/>
        </w:rPr>
        <w:t xml:space="preserve">. </w:t>
      </w:r>
      <w:r w:rsidR="00022A7D" w:rsidRPr="00AC6FAF">
        <w:rPr>
          <w:rFonts w:ascii="Palatino Linotype" w:hAnsi="Palatino Linotype"/>
        </w:rPr>
        <w:t xml:space="preserve">Voltou novamente </w:t>
      </w:r>
      <w:r w:rsidR="007B183B" w:rsidRPr="00AC6FAF">
        <w:rPr>
          <w:rFonts w:ascii="Palatino Linotype" w:hAnsi="Palatino Linotype"/>
        </w:rPr>
        <w:t>a se lembrar de Lugar Nenhum, estava tão acostumado a falar</w:t>
      </w:r>
      <w:r w:rsidR="00D9266A" w:rsidRPr="00AC6FAF">
        <w:rPr>
          <w:rFonts w:ascii="Palatino Linotype" w:hAnsi="Palatino Linotype"/>
        </w:rPr>
        <w:t xml:space="preserve"> </w:t>
      </w:r>
      <w:r w:rsidR="007B183B" w:rsidRPr="00AC6FAF">
        <w:rPr>
          <w:rFonts w:ascii="Palatino Linotype" w:hAnsi="Palatino Linotype"/>
        </w:rPr>
        <w:t xml:space="preserve">isso que não conseguia mais dizer Atacama. </w:t>
      </w:r>
    </w:p>
    <w:p w14:paraId="3E453A1C" w14:textId="0B5C39E5" w:rsidR="00000519" w:rsidRPr="00AC6FAF" w:rsidRDefault="00D3403D" w:rsidP="001B1090">
      <w:pPr>
        <w:ind w:firstLine="708"/>
        <w:jc w:val="both"/>
        <w:rPr>
          <w:rFonts w:ascii="Palatino Linotype" w:hAnsi="Palatino Linotype"/>
        </w:rPr>
      </w:pPr>
      <w:r w:rsidRPr="00AC6FAF">
        <w:rPr>
          <w:rFonts w:ascii="Palatino Linotype" w:hAnsi="Palatino Linotype"/>
        </w:rPr>
        <w:t>Lugar Nenhum</w:t>
      </w:r>
      <w:r w:rsidR="006A78E5" w:rsidRPr="00AC6FAF">
        <w:rPr>
          <w:rFonts w:ascii="Palatino Linotype" w:hAnsi="Palatino Linotype"/>
        </w:rPr>
        <w:t>.</w:t>
      </w:r>
      <w:r w:rsidRPr="00AC6FAF">
        <w:rPr>
          <w:rFonts w:ascii="Palatino Linotype" w:hAnsi="Palatino Linotype"/>
        </w:rPr>
        <w:t xml:space="preserve"> </w:t>
      </w:r>
      <w:r w:rsidR="006A78E5" w:rsidRPr="00AC6FAF">
        <w:rPr>
          <w:rFonts w:ascii="Palatino Linotype" w:hAnsi="Palatino Linotype"/>
        </w:rPr>
        <w:t>C</w:t>
      </w:r>
      <w:r w:rsidRPr="00AC6FAF">
        <w:rPr>
          <w:rFonts w:ascii="Palatino Linotype" w:hAnsi="Palatino Linotype"/>
        </w:rPr>
        <w:t xml:space="preserve">omo foi parar lá? De forma nenhuma? </w:t>
      </w:r>
      <w:r w:rsidR="0067245D" w:rsidRPr="00AC6FAF">
        <w:rPr>
          <w:rFonts w:ascii="Palatino Linotype" w:hAnsi="Palatino Linotype"/>
        </w:rPr>
        <w:t xml:space="preserve">De jeito algum? </w:t>
      </w:r>
      <w:r w:rsidR="0028067E" w:rsidRPr="00AC6FAF">
        <w:rPr>
          <w:rFonts w:ascii="Palatino Linotype" w:hAnsi="Palatino Linotype"/>
        </w:rPr>
        <w:t>Eram tantas perguntas que no fundo eram idênticas</w:t>
      </w:r>
      <w:r w:rsidR="009E220B" w:rsidRPr="00AC6FAF">
        <w:rPr>
          <w:rFonts w:ascii="Palatino Linotype" w:hAnsi="Palatino Linotype"/>
        </w:rPr>
        <w:t xml:space="preserve">. </w:t>
      </w:r>
      <w:r w:rsidR="00397E66" w:rsidRPr="00AC6FAF">
        <w:rPr>
          <w:rFonts w:ascii="Palatino Linotype" w:hAnsi="Palatino Linotype"/>
        </w:rPr>
        <w:t>“</w:t>
      </w:r>
      <w:r w:rsidR="009E220B" w:rsidRPr="00AC6FAF">
        <w:rPr>
          <w:rFonts w:ascii="Palatino Linotype" w:hAnsi="Palatino Linotype"/>
        </w:rPr>
        <w:t xml:space="preserve">Como havia parado lá de </w:t>
      </w:r>
      <w:r w:rsidR="00550943" w:rsidRPr="00AC6FAF">
        <w:rPr>
          <w:rFonts w:ascii="Palatino Linotype" w:hAnsi="Palatino Linotype"/>
        </w:rPr>
        <w:t>jeito algum?</w:t>
      </w:r>
      <w:r w:rsidR="00397E66" w:rsidRPr="00AC6FAF">
        <w:rPr>
          <w:rFonts w:ascii="Palatino Linotype" w:hAnsi="Palatino Linotype"/>
        </w:rPr>
        <w:t xml:space="preserve">” Pensou já tomando como verdade. </w:t>
      </w:r>
      <w:r w:rsidR="004737B9" w:rsidRPr="00AC6FAF">
        <w:rPr>
          <w:rFonts w:ascii="Palatino Linotype" w:hAnsi="Palatino Linotype"/>
        </w:rPr>
        <w:t xml:space="preserve">Tentou raciocinar logicamente, </w:t>
      </w:r>
      <w:r w:rsidR="00742616" w:rsidRPr="00AC6FAF">
        <w:rPr>
          <w:rFonts w:ascii="Palatino Linotype" w:hAnsi="Palatino Linotype"/>
        </w:rPr>
        <w:t>não havia fo</w:t>
      </w:r>
      <w:r w:rsidR="00C73948" w:rsidRPr="00AC6FAF">
        <w:rPr>
          <w:rFonts w:ascii="Palatino Linotype" w:hAnsi="Palatino Linotype"/>
        </w:rPr>
        <w:t>rma nenhuma dele ir ter parado em Lugar Nenhum de jeito algum</w:t>
      </w:r>
      <w:r w:rsidR="005B6632" w:rsidRPr="00AC6FAF">
        <w:rPr>
          <w:rFonts w:ascii="Palatino Linotype" w:hAnsi="Palatino Linotype"/>
        </w:rPr>
        <w:t>.</w:t>
      </w:r>
      <w:r w:rsidR="0005613D" w:rsidRPr="00AC6FAF">
        <w:rPr>
          <w:rFonts w:ascii="Palatino Linotype" w:hAnsi="Palatino Linotype"/>
        </w:rPr>
        <w:t xml:space="preserve"> Havia algum jeito de ir parar em lug</w:t>
      </w:r>
      <w:r w:rsidR="0069765F" w:rsidRPr="00AC6FAF">
        <w:rPr>
          <w:rFonts w:ascii="Palatino Linotype" w:hAnsi="Palatino Linotype"/>
        </w:rPr>
        <w:t>ar algum de jeito nenhum</w:t>
      </w:r>
      <w:r w:rsidR="00EC212F" w:rsidRPr="00AC6FAF">
        <w:rPr>
          <w:rFonts w:ascii="Palatino Linotype" w:hAnsi="Palatino Linotype"/>
        </w:rPr>
        <w:t>? Talvez não, 0</w:t>
      </w:r>
      <w:r w:rsidR="00626B4E" w:rsidRPr="00AC6FAF">
        <w:rPr>
          <w:rFonts w:ascii="Palatino Linotype" w:hAnsi="Palatino Linotype"/>
        </w:rPr>
        <w:t>+</w:t>
      </w:r>
      <w:r w:rsidR="00EC212F" w:rsidRPr="00AC6FAF">
        <w:rPr>
          <w:rFonts w:ascii="Palatino Linotype" w:hAnsi="Palatino Linotype"/>
        </w:rPr>
        <w:t>0 ainda é igual a zero</w:t>
      </w:r>
      <w:r w:rsidR="009C717A" w:rsidRPr="00AC6FAF">
        <w:rPr>
          <w:rFonts w:ascii="Palatino Linotype" w:hAnsi="Palatino Linotype"/>
        </w:rPr>
        <w:t xml:space="preserve">, então, ele não podia estar em </w:t>
      </w:r>
      <w:r w:rsidR="00F31630" w:rsidRPr="00AC6FAF">
        <w:rPr>
          <w:rFonts w:ascii="Palatino Linotype" w:hAnsi="Palatino Linotype"/>
        </w:rPr>
        <w:t>l</w:t>
      </w:r>
      <w:r w:rsidR="009C717A" w:rsidRPr="00AC6FAF">
        <w:rPr>
          <w:rFonts w:ascii="Palatino Linotype" w:hAnsi="Palatino Linotype"/>
        </w:rPr>
        <w:t xml:space="preserve">ugar </w:t>
      </w:r>
      <w:r w:rsidR="00F31630" w:rsidRPr="00AC6FAF">
        <w:rPr>
          <w:rFonts w:ascii="Palatino Linotype" w:hAnsi="Palatino Linotype"/>
        </w:rPr>
        <w:t>n</w:t>
      </w:r>
      <w:r w:rsidR="009C717A" w:rsidRPr="00AC6FAF">
        <w:rPr>
          <w:rFonts w:ascii="Palatino Linotype" w:hAnsi="Palatino Linotype"/>
        </w:rPr>
        <w:t>enhum. Não, talvez Lugar Nenhum não fique em lugar nenhum, tentou lembrar já esquecendo onde ficava. Ah sim,</w:t>
      </w:r>
      <w:r w:rsidR="00D47669" w:rsidRPr="00AC6FAF">
        <w:rPr>
          <w:rFonts w:ascii="Palatino Linotype" w:hAnsi="Palatino Linotype"/>
        </w:rPr>
        <w:t xml:space="preserve"> Atacama, já havia se esquecido</w:t>
      </w:r>
      <w:r w:rsidR="00A061C9" w:rsidRPr="00AC6FAF">
        <w:rPr>
          <w:rFonts w:ascii="Palatino Linotype" w:hAnsi="Palatino Linotype"/>
        </w:rPr>
        <w:t>.</w:t>
      </w:r>
    </w:p>
    <w:p w14:paraId="2D64B513" w14:textId="4F9F6D6A" w:rsidR="006657FB" w:rsidRPr="00AC6FAF" w:rsidRDefault="00945B96" w:rsidP="001B1090">
      <w:pPr>
        <w:jc w:val="both"/>
        <w:rPr>
          <w:rFonts w:ascii="Palatino Linotype" w:hAnsi="Palatino Linotype"/>
        </w:rPr>
      </w:pPr>
      <w:r w:rsidRPr="00AC6FAF">
        <w:rPr>
          <w:rFonts w:ascii="Palatino Linotype" w:hAnsi="Palatino Linotype"/>
        </w:rPr>
        <w:tab/>
        <w:t>Tentou ir mais fundo em sua memória, lembrava-se de um som</w:t>
      </w:r>
      <w:r w:rsidR="00704370" w:rsidRPr="00AC6FAF">
        <w:rPr>
          <w:rFonts w:ascii="Palatino Linotype" w:hAnsi="Palatino Linotype"/>
        </w:rPr>
        <w:t>, mas não sabia que som era</w:t>
      </w:r>
      <w:r w:rsidR="00E84D9A" w:rsidRPr="00AC6FAF">
        <w:rPr>
          <w:rFonts w:ascii="Palatino Linotype" w:hAnsi="Palatino Linotype"/>
        </w:rPr>
        <w:t>. Pensou em sua casa</w:t>
      </w:r>
      <w:r w:rsidR="00704370" w:rsidRPr="00AC6FAF">
        <w:rPr>
          <w:rFonts w:ascii="Palatino Linotype" w:hAnsi="Palatino Linotype"/>
        </w:rPr>
        <w:t xml:space="preserve">, como havia parado lá? </w:t>
      </w:r>
      <w:r w:rsidR="00473972" w:rsidRPr="00AC6FAF">
        <w:rPr>
          <w:rFonts w:ascii="Palatino Linotype" w:hAnsi="Palatino Linotype"/>
        </w:rPr>
        <w:t>Oque havia fora de sua</w:t>
      </w:r>
      <w:r w:rsidR="00886E75" w:rsidRPr="00AC6FAF">
        <w:rPr>
          <w:rFonts w:ascii="Palatino Linotype" w:hAnsi="Palatino Linotype"/>
        </w:rPr>
        <w:t xml:space="preserve"> casa? Talvez conseguisse se lembrar, sem nem considerar a opção de abrir a porta</w:t>
      </w:r>
      <w:r w:rsidR="00DC58E4" w:rsidRPr="00AC6FAF">
        <w:rPr>
          <w:rFonts w:ascii="Palatino Linotype" w:hAnsi="Palatino Linotype"/>
        </w:rPr>
        <w:t xml:space="preserve">. O tempo passou, ele olhou para a janela novamente, imaginou como seria se </w:t>
      </w:r>
      <w:r w:rsidR="00B73BDA" w:rsidRPr="00AC6FAF">
        <w:rPr>
          <w:rFonts w:ascii="Palatino Linotype" w:hAnsi="Palatino Linotype"/>
        </w:rPr>
        <w:t xml:space="preserve">a guerra voltasse a ele, como seria se </w:t>
      </w:r>
      <w:r w:rsidR="007A3D14" w:rsidRPr="00AC6FAF">
        <w:rPr>
          <w:rFonts w:ascii="Palatino Linotype" w:hAnsi="Palatino Linotype"/>
        </w:rPr>
        <w:t xml:space="preserve">se lembrasse </w:t>
      </w:r>
      <w:r w:rsidR="009D7915" w:rsidRPr="00AC6FAF">
        <w:rPr>
          <w:rFonts w:ascii="Palatino Linotype" w:hAnsi="Palatino Linotype"/>
        </w:rPr>
        <w:t>de como era a vida lá fora,</w:t>
      </w:r>
      <w:r w:rsidR="00B26361" w:rsidRPr="00AC6FAF">
        <w:rPr>
          <w:rFonts w:ascii="Palatino Linotype" w:hAnsi="Palatino Linotype"/>
        </w:rPr>
        <w:t xml:space="preserve"> mesmo que não estivesse sendo </w:t>
      </w:r>
      <w:r w:rsidR="00B26361" w:rsidRPr="00AC6FAF">
        <w:rPr>
          <w:rFonts w:ascii="Palatino Linotype" w:hAnsi="Palatino Linotype"/>
        </w:rPr>
        <w:lastRenderedPageBreak/>
        <w:t>forçado a ficar lá dentro. Mas, talvez estivesse, lembrou-se novamente da equação, talvez isso fosse oque o prendesse</w:t>
      </w:r>
      <w:r w:rsidR="0085007A" w:rsidRPr="00AC6FAF">
        <w:rPr>
          <w:rFonts w:ascii="Palatino Linotype" w:hAnsi="Palatino Linotype"/>
        </w:rPr>
        <w:t xml:space="preserve"> a Lugar </w:t>
      </w:r>
      <w:r w:rsidR="00906A74" w:rsidRPr="00AC6FAF">
        <w:rPr>
          <w:rFonts w:ascii="Palatino Linotype" w:hAnsi="Palatino Linotype"/>
        </w:rPr>
        <w:t>N</w:t>
      </w:r>
      <w:r w:rsidR="0085007A" w:rsidRPr="00AC6FAF">
        <w:rPr>
          <w:rFonts w:ascii="Palatino Linotype" w:hAnsi="Palatino Linotype"/>
        </w:rPr>
        <w:t xml:space="preserve">enhum. </w:t>
      </w:r>
    </w:p>
    <w:p w14:paraId="4019CFEC" w14:textId="762C5C47" w:rsidR="00555053" w:rsidRPr="00AC6FAF" w:rsidRDefault="00555053" w:rsidP="001B1090">
      <w:pPr>
        <w:jc w:val="both"/>
        <w:rPr>
          <w:rFonts w:ascii="Palatino Linotype" w:hAnsi="Palatino Linotype"/>
        </w:rPr>
      </w:pPr>
      <w:r w:rsidRPr="00AC6FAF">
        <w:rPr>
          <w:rFonts w:ascii="Palatino Linotype" w:hAnsi="Palatino Linotype"/>
        </w:rPr>
        <w:tab/>
      </w:r>
      <w:r w:rsidR="0057564D" w:rsidRPr="00AC6FAF">
        <w:rPr>
          <w:rFonts w:ascii="Palatino Linotype" w:hAnsi="Palatino Linotype"/>
        </w:rPr>
        <w:t xml:space="preserve">Sua casa era deveras aconchegante, </w:t>
      </w:r>
      <w:r w:rsidR="00130580" w:rsidRPr="00AC6FAF">
        <w:rPr>
          <w:rFonts w:ascii="Palatino Linotype" w:hAnsi="Palatino Linotype"/>
        </w:rPr>
        <w:t>dois contêiners interligados</w:t>
      </w:r>
      <w:r w:rsidR="00322149" w:rsidRPr="00AC6FAF">
        <w:rPr>
          <w:rFonts w:ascii="Palatino Linotype" w:hAnsi="Palatino Linotype"/>
        </w:rPr>
        <w:t>. Lembrou-se de uma frase que havia dito a muito tempo:</w:t>
      </w:r>
    </w:p>
    <w:p w14:paraId="1EA7DED2" w14:textId="0476569C" w:rsidR="00322149" w:rsidRPr="00AC6FAF" w:rsidRDefault="00FC3EB0" w:rsidP="001B1090">
      <w:pPr>
        <w:jc w:val="both"/>
        <w:rPr>
          <w:rFonts w:ascii="Palatino Linotype" w:hAnsi="Palatino Linotype"/>
        </w:rPr>
      </w:pPr>
      <w:r w:rsidRPr="00AC6FAF">
        <w:rPr>
          <w:rFonts w:ascii="Palatino Linotype" w:hAnsi="Palatino Linotype"/>
        </w:rPr>
        <w:t>-</w:t>
      </w:r>
      <w:r w:rsidR="00B71806" w:rsidRPr="00AC6FAF">
        <w:rPr>
          <w:rFonts w:ascii="Palatino Linotype" w:hAnsi="Palatino Linotype"/>
        </w:rPr>
        <w:t>Dois</w:t>
      </w:r>
      <w:r w:rsidRPr="00AC6FAF">
        <w:rPr>
          <w:rFonts w:ascii="Palatino Linotype" w:hAnsi="Palatino Linotype"/>
        </w:rPr>
        <w:t xml:space="preserve"> é realmente </w:t>
      </w:r>
      <w:r w:rsidR="00EF46B6" w:rsidRPr="00AC6FAF">
        <w:rPr>
          <w:rFonts w:ascii="Palatino Linotype" w:hAnsi="Palatino Linotype"/>
        </w:rPr>
        <w:t>necessário?</w:t>
      </w:r>
      <w:r w:rsidR="009A7204" w:rsidRPr="00AC6FAF">
        <w:rPr>
          <w:rFonts w:ascii="Palatino Linotype" w:hAnsi="Palatino Linotype"/>
        </w:rPr>
        <w:t xml:space="preserve"> – disse Victor de algum tempo</w:t>
      </w:r>
    </w:p>
    <w:p w14:paraId="586FA174" w14:textId="77777777" w:rsidR="00EC661F" w:rsidRPr="00AC6FAF" w:rsidRDefault="00EF46B6" w:rsidP="001B1090">
      <w:pPr>
        <w:jc w:val="both"/>
        <w:rPr>
          <w:rFonts w:ascii="Palatino Linotype" w:hAnsi="Palatino Linotype"/>
        </w:rPr>
      </w:pPr>
      <w:r w:rsidRPr="00AC6FAF">
        <w:rPr>
          <w:rFonts w:ascii="Palatino Linotype" w:hAnsi="Palatino Linotype"/>
        </w:rPr>
        <w:tab/>
        <w:t xml:space="preserve">Ele teve ajuda. </w:t>
      </w:r>
      <w:r w:rsidR="002F3857" w:rsidRPr="00AC6FAF">
        <w:rPr>
          <w:rFonts w:ascii="Palatino Linotype" w:hAnsi="Palatino Linotype"/>
        </w:rPr>
        <w:t xml:space="preserve">Essa revelação gerou um frio em sua espinha. Ajuda de quem? </w:t>
      </w:r>
      <w:r w:rsidR="00AB3F8D" w:rsidRPr="00AC6FAF">
        <w:rPr>
          <w:rFonts w:ascii="Palatino Linotype" w:hAnsi="Palatino Linotype"/>
        </w:rPr>
        <w:t>Por quê</w:t>
      </w:r>
      <w:r w:rsidR="002F3857" w:rsidRPr="00AC6FAF">
        <w:rPr>
          <w:rFonts w:ascii="Palatino Linotype" w:hAnsi="Palatino Linotype"/>
        </w:rPr>
        <w:t xml:space="preserve">? </w:t>
      </w:r>
      <w:r w:rsidR="00AB3F8D" w:rsidRPr="00AC6FAF">
        <w:rPr>
          <w:rFonts w:ascii="Palatino Linotype" w:hAnsi="Palatino Linotype"/>
        </w:rPr>
        <w:t xml:space="preserve">Como? </w:t>
      </w:r>
      <w:r w:rsidR="00D238BC" w:rsidRPr="00AC6FAF">
        <w:rPr>
          <w:rFonts w:ascii="Palatino Linotype" w:hAnsi="Palatino Linotype"/>
        </w:rPr>
        <w:t xml:space="preserve"> Dessa vez as perguntas não eram idênticas</w:t>
      </w:r>
      <w:r w:rsidR="00ED4A28" w:rsidRPr="00AC6FAF">
        <w:rPr>
          <w:rFonts w:ascii="Palatino Linotype" w:hAnsi="Palatino Linotype"/>
        </w:rPr>
        <w:t>. Como responder todas?</w:t>
      </w:r>
      <w:r w:rsidR="008B3FF8" w:rsidRPr="00AC6FAF">
        <w:rPr>
          <w:rFonts w:ascii="Palatino Linotype" w:hAnsi="Palatino Linotype"/>
        </w:rPr>
        <w:t xml:space="preserve"> Começou com </w:t>
      </w:r>
      <w:r w:rsidR="000471CF" w:rsidRPr="00AC6FAF">
        <w:rPr>
          <w:rFonts w:ascii="Palatino Linotype" w:hAnsi="Palatino Linotype"/>
        </w:rPr>
        <w:t>por quê</w:t>
      </w:r>
      <w:r w:rsidR="00F416C4" w:rsidRPr="00AC6FAF">
        <w:rPr>
          <w:rFonts w:ascii="Palatino Linotype" w:hAnsi="Palatino Linotype"/>
        </w:rPr>
        <w:t xml:space="preserve">. </w:t>
      </w:r>
      <w:r w:rsidR="001458D8" w:rsidRPr="00AC6FAF">
        <w:rPr>
          <w:rFonts w:ascii="Palatino Linotype" w:hAnsi="Palatino Linotype"/>
        </w:rPr>
        <w:t>Por que</w:t>
      </w:r>
      <w:r w:rsidR="00E33105" w:rsidRPr="00AC6FAF">
        <w:rPr>
          <w:rFonts w:ascii="Palatino Linotype" w:hAnsi="Palatino Linotype"/>
        </w:rPr>
        <w:t xml:space="preserve"> alguém ajudaria ele? </w:t>
      </w:r>
      <w:r w:rsidR="00B02EC3" w:rsidRPr="00AC6FAF">
        <w:rPr>
          <w:rFonts w:ascii="Palatino Linotype" w:hAnsi="Palatino Linotype"/>
        </w:rPr>
        <w:t>Não tinha como responder isso.</w:t>
      </w:r>
      <w:r w:rsidR="0058152A" w:rsidRPr="00AC6FAF">
        <w:rPr>
          <w:rFonts w:ascii="Palatino Linotype" w:hAnsi="Palatino Linotype"/>
        </w:rPr>
        <w:t xml:space="preserve"> </w:t>
      </w:r>
      <w:r w:rsidR="007E2A05" w:rsidRPr="00AC6FAF">
        <w:rPr>
          <w:rFonts w:ascii="Palatino Linotype" w:hAnsi="Palatino Linotype"/>
        </w:rPr>
        <w:t xml:space="preserve">Tentou </w:t>
      </w:r>
      <w:r w:rsidR="004C1C6D" w:rsidRPr="00AC6FAF">
        <w:rPr>
          <w:rFonts w:ascii="Palatino Linotype" w:hAnsi="Palatino Linotype"/>
        </w:rPr>
        <w:t>responder como</w:t>
      </w:r>
      <w:r w:rsidR="00D143E7" w:rsidRPr="00AC6FAF">
        <w:rPr>
          <w:rFonts w:ascii="Palatino Linotype" w:hAnsi="Palatino Linotype"/>
        </w:rPr>
        <w:t>. Como alguém que</w:t>
      </w:r>
      <w:r w:rsidR="00A250AF" w:rsidRPr="00AC6FAF">
        <w:rPr>
          <w:rFonts w:ascii="Palatino Linotype" w:hAnsi="Palatino Linotype"/>
        </w:rPr>
        <w:t xml:space="preserve"> ajudaria ele</w:t>
      </w:r>
      <w:r w:rsidR="00DC36B2" w:rsidRPr="00AC6FAF">
        <w:rPr>
          <w:rFonts w:ascii="Palatino Linotype" w:hAnsi="Palatino Linotype"/>
        </w:rPr>
        <w:t xml:space="preserve"> por quê</w:t>
      </w:r>
      <w:r w:rsidR="00A250AF" w:rsidRPr="00AC6FAF">
        <w:rPr>
          <w:rFonts w:ascii="Palatino Linotype" w:hAnsi="Palatino Linotype"/>
        </w:rPr>
        <w:t xml:space="preserve">? Já havia misturado as duas. </w:t>
      </w:r>
      <w:r w:rsidR="004C1C6D" w:rsidRPr="00AC6FAF">
        <w:rPr>
          <w:rFonts w:ascii="Palatino Linotype" w:hAnsi="Palatino Linotype"/>
        </w:rPr>
        <w:t>Droga!</w:t>
      </w:r>
      <w:r w:rsidR="003D77C7" w:rsidRPr="00AC6FAF">
        <w:rPr>
          <w:rFonts w:ascii="Palatino Linotype" w:hAnsi="Palatino Linotype"/>
        </w:rPr>
        <w:t xml:space="preserve"> </w:t>
      </w:r>
      <w:r w:rsidR="00DF02E8" w:rsidRPr="00AC6FAF">
        <w:rPr>
          <w:rFonts w:ascii="Palatino Linotype" w:hAnsi="Palatino Linotype"/>
        </w:rPr>
        <w:t>Quem? Tentou resgatar em sua memória, alguém ajudaria ele?</w:t>
      </w:r>
      <w:r w:rsidR="00C76AE6" w:rsidRPr="00AC6FAF">
        <w:rPr>
          <w:rFonts w:ascii="Palatino Linotype" w:hAnsi="Palatino Linotype"/>
        </w:rPr>
        <w:t xml:space="preserve"> </w:t>
      </w:r>
      <w:r w:rsidR="00DF02E8" w:rsidRPr="00AC6FAF">
        <w:rPr>
          <w:rFonts w:ascii="Palatino Linotype" w:hAnsi="Palatino Linotype"/>
        </w:rPr>
        <w:t xml:space="preserve"> </w:t>
      </w:r>
      <w:r w:rsidR="00C42A57" w:rsidRPr="00AC6FAF">
        <w:rPr>
          <w:rFonts w:ascii="Palatino Linotype" w:hAnsi="Palatino Linotype"/>
        </w:rPr>
        <w:t>Os fatos estavam aí, então sim, alguém o ajudaria, porque não havia forma alguma de</w:t>
      </w:r>
      <w:r w:rsidR="009D54E4" w:rsidRPr="00AC6FAF">
        <w:rPr>
          <w:rFonts w:ascii="Palatino Linotype" w:hAnsi="Palatino Linotype"/>
        </w:rPr>
        <w:t xml:space="preserve"> alguém </w:t>
      </w:r>
      <w:r w:rsidR="00FA15A0" w:rsidRPr="00AC6FAF">
        <w:rPr>
          <w:rFonts w:ascii="Palatino Linotype" w:hAnsi="Palatino Linotype"/>
        </w:rPr>
        <w:t xml:space="preserve">não </w:t>
      </w:r>
      <w:r w:rsidR="009D54E4" w:rsidRPr="00AC6FAF">
        <w:rPr>
          <w:rFonts w:ascii="Palatino Linotype" w:hAnsi="Palatino Linotype"/>
        </w:rPr>
        <w:t>ter ajudado ele a chegar a Lugar Nenhum sendo que alguém ajudou ele a chegar a Lugar Nenhum</w:t>
      </w:r>
      <w:r w:rsidR="000E224B" w:rsidRPr="00AC6FAF">
        <w:rPr>
          <w:rFonts w:ascii="Palatino Linotype" w:hAnsi="Palatino Linotype"/>
        </w:rPr>
        <w:t xml:space="preserve"> considerando que não estava em lugar nenhum</w:t>
      </w:r>
      <w:r w:rsidR="00234D72" w:rsidRPr="00AC6FAF">
        <w:rPr>
          <w:rFonts w:ascii="Palatino Linotype" w:hAnsi="Palatino Linotype"/>
        </w:rPr>
        <w:t>, mas havia alguma forma dele ter ido parar em lugar nenhum de jeito algum, então talvez estivesse em lugar nenhum, mas não tinha como estar em lugar algum</w:t>
      </w:r>
      <w:r w:rsidR="00CD61C3" w:rsidRPr="00AC6FAF">
        <w:rPr>
          <w:rFonts w:ascii="Palatino Linotype" w:hAnsi="Palatino Linotype"/>
        </w:rPr>
        <w:t xml:space="preserve"> pois estava em algum lugar. </w:t>
      </w:r>
      <w:r w:rsidR="003600A9" w:rsidRPr="00AC6FAF">
        <w:rPr>
          <w:rFonts w:ascii="Palatino Linotype" w:hAnsi="Palatino Linotype"/>
        </w:rPr>
        <w:t xml:space="preserve">Então estava em algum lugar </w:t>
      </w:r>
      <w:r w:rsidR="00354518" w:rsidRPr="00AC6FAF">
        <w:rPr>
          <w:rFonts w:ascii="Palatino Linotype" w:hAnsi="Palatino Linotype"/>
        </w:rPr>
        <w:t>e teve ajuda de alguém para chegar lá</w:t>
      </w:r>
      <w:r w:rsidR="00934858" w:rsidRPr="00AC6FAF">
        <w:rPr>
          <w:rFonts w:ascii="Palatino Linotype" w:hAnsi="Palatino Linotype"/>
        </w:rPr>
        <w:t xml:space="preserve">. </w:t>
      </w:r>
      <w:r w:rsidR="003F5D4E" w:rsidRPr="00AC6FAF">
        <w:rPr>
          <w:rFonts w:ascii="Palatino Linotype" w:hAnsi="Palatino Linotype"/>
        </w:rPr>
        <w:t xml:space="preserve">Onde estou mesmo? </w:t>
      </w:r>
      <w:r w:rsidR="00B6610A" w:rsidRPr="00AC6FAF">
        <w:rPr>
          <w:rFonts w:ascii="Palatino Linotype" w:hAnsi="Palatino Linotype"/>
        </w:rPr>
        <w:t>Ele já havia se esquecido</w:t>
      </w:r>
      <w:r w:rsidR="0051371C" w:rsidRPr="00AC6FAF">
        <w:rPr>
          <w:rFonts w:ascii="Palatino Linotype" w:hAnsi="Palatino Linotype"/>
        </w:rPr>
        <w:t xml:space="preserve"> novamente</w:t>
      </w:r>
      <w:r w:rsidR="00B6610A" w:rsidRPr="00AC6FAF">
        <w:rPr>
          <w:rFonts w:ascii="Palatino Linotype" w:hAnsi="Palatino Linotype"/>
        </w:rPr>
        <w:t xml:space="preserve">. </w:t>
      </w:r>
      <w:r w:rsidR="002C1EE6" w:rsidRPr="00AC6FAF">
        <w:rPr>
          <w:rFonts w:ascii="Palatino Linotype" w:hAnsi="Palatino Linotype"/>
        </w:rPr>
        <w:t>Ah sim, Atacama, já havia se esquecido novamente.</w:t>
      </w:r>
      <w:r w:rsidR="00EC661F" w:rsidRPr="00AC6FAF">
        <w:rPr>
          <w:rFonts w:ascii="Palatino Linotype" w:hAnsi="Palatino Linotype"/>
        </w:rPr>
        <w:t xml:space="preserve"> </w:t>
      </w:r>
    </w:p>
    <w:p w14:paraId="236204CC" w14:textId="147054A4" w:rsidR="00EF46B6" w:rsidRPr="00AC6FAF" w:rsidRDefault="00EC661F" w:rsidP="001B1090">
      <w:pPr>
        <w:jc w:val="both"/>
        <w:rPr>
          <w:rFonts w:ascii="Palatino Linotype" w:eastAsiaTheme="minorEastAsia" w:hAnsi="Palatino Linotype"/>
          <w:iCs/>
        </w:rPr>
      </w:pPr>
      <w:r w:rsidRPr="00AC6FAF">
        <w:rPr>
          <w:rFonts w:ascii="Palatino Linotype" w:hAnsi="Palatino Linotype"/>
        </w:rPr>
        <w:tab/>
        <w:t xml:space="preserve">Sua mente se voltou a questão inicial: quem ajudou ele? </w:t>
      </w:r>
      <w:r w:rsidR="002E60C7" w:rsidRPr="00AC6FAF">
        <w:rPr>
          <w:rFonts w:ascii="Palatino Linotype" w:hAnsi="Palatino Linotype"/>
        </w:rPr>
        <w:t>Não conseguiria responder</w:t>
      </w:r>
      <w:r w:rsidR="00DB5267" w:rsidRPr="00AC6FAF">
        <w:rPr>
          <w:rFonts w:ascii="Palatino Linotype" w:hAnsi="Palatino Linotype"/>
        </w:rPr>
        <w:t>, tentou responder algo mais simples: Há quanto tempo isso tinha sido?</w:t>
      </w:r>
      <w:r w:rsidR="00CE4CA2" w:rsidRPr="00AC6FAF">
        <w:rPr>
          <w:rFonts w:ascii="Palatino Linotype" w:hAnsi="Palatino Linotype"/>
        </w:rPr>
        <w:t xml:space="preserve"> Olhou pela janela. Onde está o gelo na montanha? Se perguntou. </w:t>
      </w:r>
      <w:r w:rsidR="003A4A89" w:rsidRPr="00AC6FAF">
        <w:rPr>
          <w:rFonts w:ascii="Palatino Linotype" w:hAnsi="Palatino Linotype"/>
        </w:rPr>
        <w:t xml:space="preserve">Há quanto tempo tinha visto ele? Voltou a se lembrar sobre </w:t>
      </w:r>
      <w:r w:rsidR="004E1CAD" w:rsidRPr="00AC6FAF">
        <w:rPr>
          <w:rFonts w:ascii="Palatino Linotype" w:hAnsi="Palatino Linotype"/>
        </w:rPr>
        <w:t>tempo,</w:t>
      </w:r>
      <w:r w:rsidR="00B2651D" w:rsidRPr="00AC6FAF">
        <w:rPr>
          <w:rFonts w:ascii="Palatino Linotype" w:hAnsi="Palatino Linotype"/>
        </w:rPr>
        <w:t xml:space="preserve"> se usava tempo para calcular incontáveis equações, mais não havia equação alguma para calcular tempo, podíamos criar </w:t>
      </w:r>
      <w:r w:rsidR="006F0A07" w:rsidRPr="00AC6FAF">
        <w:rPr>
          <w:rFonts w:ascii="Palatino Linotype" w:hAnsi="Palatino Linotype"/>
        </w:rPr>
        <w:t>formas de medir o tempo</w:t>
      </w:r>
      <w:r w:rsidR="0003483F" w:rsidRPr="00AC6FAF">
        <w:rPr>
          <w:rFonts w:ascii="Palatino Linotype" w:hAnsi="Palatino Linotype"/>
        </w:rPr>
        <w:t xml:space="preserve"> como o</w:t>
      </w:r>
      <w:r w:rsidR="006F0A07" w:rsidRPr="00AC6FAF">
        <w:rPr>
          <w:rFonts w:ascii="Palatino Linotype" w:hAnsi="Palatino Linotype"/>
        </w:rPr>
        <w:t xml:space="preserve"> segundo</w:t>
      </w:r>
      <w:r w:rsidR="00B12EEC" w:rsidRPr="00AC6FAF">
        <w:rPr>
          <w:rFonts w:ascii="Palatino Linotype" w:hAnsi="Palatino Linotype"/>
        </w:rPr>
        <w:t>. Oque é tempo? Se perguntou</w:t>
      </w:r>
      <w:r w:rsidR="00562287" w:rsidRPr="00AC6FAF">
        <w:rPr>
          <w:rFonts w:ascii="Palatino Linotype" w:hAnsi="Palatino Linotype"/>
        </w:rPr>
        <w:t xml:space="preserve">, podíamos medir tempo em uma dimensão extra </w:t>
      </w:r>
      <w:r w:rsidR="00A0415C" w:rsidRPr="00AC6FAF">
        <w:rPr>
          <w:rFonts w:ascii="Palatino Linotype" w:hAnsi="Palatino Linotype"/>
        </w:rPr>
        <w:t xml:space="preserve">das espaciais. Por que tempo? Se perguntou, lembrou-se da relatividade, </w:t>
      </w:r>
      <w:r w:rsidR="001E3923" w:rsidRPr="00AC6FAF">
        <w:rPr>
          <w:rFonts w:ascii="Palatino Linotype" w:hAnsi="Palatino Linotype"/>
        </w:rPr>
        <w:t xml:space="preserve">o tempo era relativo </w:t>
      </w:r>
      <w:r w:rsidR="00CA0668" w:rsidRPr="00AC6FAF">
        <w:rPr>
          <w:rFonts w:ascii="Palatino Linotype" w:hAnsi="Palatino Linotype"/>
        </w:rPr>
        <w:t>à</w:t>
      </w:r>
      <w:r w:rsidR="001E3923" w:rsidRPr="00AC6FAF">
        <w:rPr>
          <w:rFonts w:ascii="Palatino Linotype" w:hAnsi="Palatino Linotype"/>
        </w:rPr>
        <w:t xml:space="preserve"> velocidade e gravidade,</w:t>
      </w:r>
      <w:r w:rsidR="00CA0668" w:rsidRPr="00AC6FAF">
        <w:rPr>
          <w:rFonts w:ascii="Palatino Linotype" w:hAnsi="Palatino Linotype"/>
        </w:rPr>
        <w:t xml:space="preserve"> e era</w:t>
      </w:r>
      <w:r w:rsidR="001E3923" w:rsidRPr="00AC6FAF">
        <w:rPr>
          <w:rFonts w:ascii="Palatino Linotype" w:hAnsi="Palatino Linotype"/>
        </w:rPr>
        <w:t xml:space="preserve"> dada pela equação</w:t>
      </w:r>
      <w:r w:rsidR="00AD1F83" w:rsidRPr="00AC6FAF">
        <w:rPr>
          <w:rFonts w:ascii="Palatino Linotype" w:hAnsi="Palatino Linotype"/>
        </w:rPr>
        <w:t xml:space="preserve"> de Einsten </w:t>
      </w:r>
      <w:r w:rsidR="001E3923" w:rsidRPr="00AC6FAF">
        <w:rPr>
          <w:rFonts w:ascii="Palatino Linotype" w:hAnsi="Palatino Linotype"/>
        </w:rPr>
        <w:t xml:space="preserve"> </w:t>
      </w:r>
      <m:oMath>
        <m:sSup>
          <m:sSupPr>
            <m:ctrlPr>
              <w:rPr>
                <w:rFonts w:ascii="Cambria Math" w:hAnsi="Cambria Math"/>
                <w:i/>
                <w:iCs/>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t</m:t>
            </m:r>
          </m:num>
          <m:den>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p>
                          <m:sSupPr>
                            <m:ctrlPr>
                              <w:rPr>
                                <w:rFonts w:ascii="Cambria Math" w:hAnsi="Cambria Math"/>
                                <w:i/>
                                <w:iCs/>
                              </w:rPr>
                            </m:ctrlPr>
                          </m:sSupPr>
                          <m:e>
                            <m:r>
                              <w:rPr>
                                <w:rFonts w:ascii="Cambria Math" w:hAnsi="Cambria Math"/>
                              </w:rPr>
                              <m:t>v</m:t>
                            </m:r>
                          </m:e>
                          <m:sup>
                            <m:r>
                              <w:rPr>
                                <w:rFonts w:ascii="Cambria Math" w:hAnsi="Cambria Math"/>
                              </w:rPr>
                              <m:t>2</m:t>
                            </m:r>
                          </m:sup>
                        </m:sSup>
                      </m:num>
                      <m:den>
                        <m:sSup>
                          <m:sSupPr>
                            <m:ctrlPr>
                              <w:rPr>
                                <w:rFonts w:ascii="Cambria Math" w:hAnsi="Cambria Math"/>
                                <w:i/>
                                <w:iCs/>
                              </w:rPr>
                            </m:ctrlPr>
                          </m:sSupPr>
                          <m:e>
                            <m:r>
                              <w:rPr>
                                <w:rFonts w:ascii="Cambria Math" w:hAnsi="Cambria Math"/>
                              </w:rPr>
                              <m:t>c</m:t>
                            </m:r>
                          </m:e>
                          <m:sup>
                            <m:r>
                              <w:rPr>
                                <w:rFonts w:ascii="Cambria Math" w:hAnsi="Cambria Math"/>
                              </w:rPr>
                              <m:t>2</m:t>
                            </m:r>
                          </m:sup>
                        </m:sSup>
                      </m:den>
                    </m:f>
                  </m:e>
                </m:d>
              </m:e>
              <m:sup>
                <m:f>
                  <m:fPr>
                    <m:ctrlPr>
                      <w:rPr>
                        <w:rFonts w:ascii="Cambria Math" w:hAnsi="Cambria Math"/>
                        <w:i/>
                        <w:iCs/>
                      </w:rPr>
                    </m:ctrlPr>
                  </m:fPr>
                  <m:num>
                    <m:r>
                      <w:rPr>
                        <w:rFonts w:ascii="Cambria Math" w:hAnsi="Cambria Math"/>
                      </w:rPr>
                      <m:t>1</m:t>
                    </m:r>
                  </m:num>
                  <m:den>
                    <m:r>
                      <w:rPr>
                        <w:rFonts w:ascii="Cambria Math" w:hAnsi="Cambria Math"/>
                      </w:rPr>
                      <m:t>2</m:t>
                    </m:r>
                  </m:den>
                </m:f>
              </m:sup>
            </m:sSup>
          </m:den>
        </m:f>
        <m:r>
          <w:rPr>
            <w:rFonts w:ascii="Cambria Math" w:hAnsi="Cambria Math" w:cs="Arial"/>
          </w:rPr>
          <m:t>​​</m:t>
        </m:r>
      </m:oMath>
      <w:r w:rsidR="00AD1F83" w:rsidRPr="00AC6FAF">
        <w:rPr>
          <w:rFonts w:ascii="Palatino Linotype" w:eastAsiaTheme="minorEastAsia" w:hAnsi="Palatino Linotype"/>
          <w:iCs/>
        </w:rPr>
        <w:t xml:space="preserve"> </w:t>
      </w:r>
      <w:r w:rsidR="00E56F66" w:rsidRPr="00AC6FAF">
        <w:rPr>
          <w:rFonts w:ascii="Palatino Linotype" w:eastAsiaTheme="minorEastAsia" w:hAnsi="Palatino Linotype"/>
          <w:iCs/>
        </w:rPr>
        <w:t xml:space="preserve">, </w:t>
      </w:r>
      <w:r w:rsidR="00144D1A" w:rsidRPr="00AC6FAF">
        <w:rPr>
          <w:rFonts w:ascii="Palatino Linotype" w:eastAsiaTheme="minorEastAsia" w:hAnsi="Palatino Linotype"/>
          <w:iCs/>
        </w:rPr>
        <w:t xml:space="preserve">então </w:t>
      </w:r>
      <w:r w:rsidR="00E56F66" w:rsidRPr="00AC6FAF">
        <w:rPr>
          <w:rFonts w:ascii="Palatino Linotype" w:eastAsiaTheme="minorEastAsia" w:hAnsi="Palatino Linotype"/>
          <w:iCs/>
        </w:rPr>
        <w:t>talvez existisse uma equação para tempo. Tempo então era só uma distorção no tecido do espaço tempo</w:t>
      </w:r>
      <w:r w:rsidR="00015BE8" w:rsidRPr="00AC6FAF">
        <w:rPr>
          <w:rFonts w:ascii="Palatino Linotype" w:eastAsiaTheme="minorEastAsia" w:hAnsi="Palatino Linotype"/>
          <w:iCs/>
        </w:rPr>
        <w:t xml:space="preserve">? Talvez, oque aconteceria a velocidade zero? Qual a passagem do tempo? </w:t>
      </w:r>
      <w:r w:rsidR="0052024E" w:rsidRPr="00AC6FAF">
        <w:rPr>
          <w:rFonts w:ascii="Palatino Linotype" w:eastAsiaTheme="minorEastAsia" w:hAnsi="Palatino Linotype"/>
          <w:iCs/>
        </w:rPr>
        <w:t>Simplificou</w:t>
      </w:r>
      <w:r w:rsidR="003907C5" w:rsidRPr="00AC6FAF">
        <w:rPr>
          <w:rFonts w:ascii="Palatino Linotype" w:eastAsiaTheme="minorEastAsia" w:hAnsi="Palatino Linotype"/>
          <w:iCs/>
        </w:rPr>
        <w:t xml:space="preserve">. Á velocidade zero o tempo passa normalmente. qual a passagem do tempo? 1 segundo/s? 1 hora/h? </w:t>
      </w:r>
      <w:r w:rsidR="009A721F" w:rsidRPr="00AC6FAF">
        <w:rPr>
          <w:rFonts w:ascii="Palatino Linotype" w:eastAsiaTheme="minorEastAsia" w:hAnsi="Palatino Linotype"/>
          <w:iCs/>
        </w:rPr>
        <w:t xml:space="preserve">Talvez sim, para os dois. </w:t>
      </w:r>
      <w:r w:rsidR="00C2767C" w:rsidRPr="00AC6FAF">
        <w:rPr>
          <w:rFonts w:ascii="Palatino Linotype" w:eastAsiaTheme="minorEastAsia" w:hAnsi="Palatino Linotype"/>
          <w:iCs/>
        </w:rPr>
        <w:t>Se o tempo passa normalmente a velocidade zero, então aquela equação não nos conta a passagem do tempo</w:t>
      </w:r>
      <w:r w:rsidR="00EA36E9" w:rsidRPr="00AC6FAF">
        <w:rPr>
          <w:rFonts w:ascii="Palatino Linotype" w:eastAsiaTheme="minorEastAsia" w:hAnsi="Palatino Linotype"/>
          <w:iCs/>
        </w:rPr>
        <w:t xml:space="preserve">. Precisava recomeçar, </w:t>
      </w:r>
      <w:r w:rsidR="002C6656" w:rsidRPr="00AC6FAF">
        <w:rPr>
          <w:rFonts w:ascii="Palatino Linotype" w:eastAsiaTheme="minorEastAsia" w:hAnsi="Palatino Linotype"/>
          <w:iCs/>
        </w:rPr>
        <w:t xml:space="preserve">as outras equações sobre tempo só contavam </w:t>
      </w:r>
      <w:r w:rsidR="00176C74" w:rsidRPr="00AC6FAF">
        <w:rPr>
          <w:rFonts w:ascii="Palatino Linotype" w:eastAsiaTheme="minorEastAsia" w:hAnsi="Palatino Linotype"/>
          <w:iCs/>
        </w:rPr>
        <w:t xml:space="preserve">uma passagem entre evento A e B. Estava conseguindo raciocinar melhor. </w:t>
      </w:r>
      <w:r w:rsidR="00BD4678" w:rsidRPr="00AC6FAF">
        <w:rPr>
          <w:rFonts w:ascii="Palatino Linotype" w:eastAsiaTheme="minorEastAsia" w:hAnsi="Palatino Linotype"/>
          <w:iCs/>
        </w:rPr>
        <w:t xml:space="preserve">Então talvez tempo total do universo fosse uma medida entre </w:t>
      </w:r>
      <w:r w:rsidR="00722B8A" w:rsidRPr="00AC6FAF">
        <w:rPr>
          <w:rFonts w:ascii="Palatino Linotype" w:eastAsiaTheme="minorEastAsia" w:hAnsi="Palatino Linotype"/>
          <w:iCs/>
        </w:rPr>
        <w:t>o evento A e B, e B se estende</w:t>
      </w:r>
      <w:r w:rsidR="00947974" w:rsidRPr="00AC6FAF">
        <w:rPr>
          <w:rFonts w:ascii="Palatino Linotype" w:eastAsiaTheme="minorEastAsia" w:hAnsi="Palatino Linotype"/>
          <w:iCs/>
        </w:rPr>
        <w:t xml:space="preserve"> e tende</w:t>
      </w:r>
      <w:r w:rsidR="00722B8A" w:rsidRPr="00AC6FAF">
        <w:rPr>
          <w:rFonts w:ascii="Palatino Linotype" w:eastAsiaTheme="minorEastAsia" w:hAnsi="Palatino Linotype"/>
          <w:iCs/>
        </w:rPr>
        <w:t xml:space="preserve"> ao infinito, </w:t>
      </w:r>
      <m:oMath>
        <m:r>
          <w:rPr>
            <w:rFonts w:ascii="Cambria Math" w:eastAsiaTheme="minorEastAsia" w:hAnsi="Cambria Math"/>
          </w:rPr>
          <m:t>T=0+∞</m:t>
        </m:r>
      </m:oMath>
      <w:r w:rsidR="001B74E3" w:rsidRPr="00AC6FAF">
        <w:rPr>
          <w:rFonts w:ascii="Palatino Linotype" w:eastAsiaTheme="minorEastAsia" w:hAnsi="Palatino Linotype"/>
          <w:iCs/>
        </w:rPr>
        <w:t xml:space="preserve">. Isso não faz sentido. </w:t>
      </w:r>
      <w:r w:rsidR="00211CA8" w:rsidRPr="00AC6FAF">
        <w:rPr>
          <w:rFonts w:ascii="Palatino Linotype" w:eastAsiaTheme="minorEastAsia" w:hAnsi="Palatino Linotype"/>
          <w:iCs/>
        </w:rPr>
        <w:t>Talvez</w:t>
      </w:r>
      <w:r w:rsidR="0015472B" w:rsidRPr="00AC6FAF">
        <w:rPr>
          <w:rFonts w:ascii="Palatino Linotype" w:eastAsiaTheme="minorEastAsia" w:hAnsi="Palatino Linotype"/>
          <w:iCs/>
        </w:rPr>
        <w:t xml:space="preserve"> </w:t>
      </w:r>
      <w:r w:rsidR="00211CA8" w:rsidRPr="00AC6FAF">
        <w:rPr>
          <w:rFonts w:ascii="Palatino Linotype" w:eastAsiaTheme="minorEastAsia" w:hAnsi="Palatino Linotype"/>
          <w:iCs/>
        </w:rPr>
        <w:t xml:space="preserve"> </w:t>
      </w:r>
      <m:oMath>
        <m:r>
          <w:rPr>
            <w:rFonts w:ascii="Cambria Math" w:eastAsiaTheme="minorEastAsia" w:hAnsi="Cambria Math"/>
          </w:rPr>
          <m:t>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m:rPr>
                <m:sty m:val="p"/>
              </m:rPr>
              <w:rPr>
                <w:rFonts w:ascii="Cambria Math" w:eastAsiaTheme="minorEastAsia" w:hAnsi="Cambria Math"/>
              </w:rPr>
              <m:t>∞</m:t>
            </m:r>
          </m:sup>
          <m:e>
            <m:r>
              <w:rPr>
                <w:rFonts w:ascii="Cambria Math" w:eastAsiaTheme="minorEastAsia" w:hAnsi="Cambria Math"/>
              </w:rPr>
              <m:t>i</m:t>
            </m:r>
          </m:e>
        </m:nary>
      </m:oMath>
      <w:r w:rsidR="0039449B" w:rsidRPr="00AC6FAF">
        <w:rPr>
          <w:rFonts w:ascii="Palatino Linotype" w:eastAsiaTheme="minorEastAsia" w:hAnsi="Palatino Linotype"/>
          <w:iCs/>
        </w:rPr>
        <w:t>. Não, também não faz sentido.</w:t>
      </w:r>
      <w:r w:rsidR="00875C40" w:rsidRPr="00AC6FAF">
        <w:rPr>
          <w:rFonts w:ascii="Palatino Linotype" w:eastAsiaTheme="minorEastAsia" w:hAnsi="Palatino Linotype"/>
          <w:iCs/>
        </w:rPr>
        <w:t xml:space="preserve"> Ou faz Victor não podia ter certeza, talvez todas </w:t>
      </w:r>
      <w:r w:rsidR="001B42E1" w:rsidRPr="00AC6FAF">
        <w:rPr>
          <w:rFonts w:ascii="Palatino Linotype" w:eastAsiaTheme="minorEastAsia" w:hAnsi="Palatino Linotype"/>
          <w:iCs/>
        </w:rPr>
        <w:t>estivessem certas. Talvez todas estivessem erradas.</w:t>
      </w:r>
    </w:p>
    <w:p w14:paraId="5EA826EE" w14:textId="4C099ADD" w:rsidR="00B817EB" w:rsidRPr="00AC6FAF" w:rsidRDefault="00F01AC7" w:rsidP="001B1090">
      <w:pPr>
        <w:jc w:val="both"/>
        <w:rPr>
          <w:rFonts w:ascii="Palatino Linotype" w:eastAsiaTheme="minorEastAsia" w:hAnsi="Palatino Linotype"/>
          <w:iCs/>
        </w:rPr>
      </w:pPr>
      <w:r w:rsidRPr="00AC6FAF">
        <w:rPr>
          <w:rFonts w:ascii="Palatino Linotype" w:eastAsiaTheme="minorEastAsia" w:hAnsi="Palatino Linotype"/>
          <w:iCs/>
        </w:rPr>
        <w:t xml:space="preserve">           </w:t>
      </w:r>
      <w:r w:rsidR="00DF285D" w:rsidRPr="00AC6FAF">
        <w:rPr>
          <w:rFonts w:ascii="Palatino Linotype" w:eastAsiaTheme="minorEastAsia" w:hAnsi="Palatino Linotype"/>
          <w:iCs/>
        </w:rPr>
        <w:t>Victor voltou a se lembrar sobre a montanha que era nevada</w:t>
      </w:r>
      <w:r w:rsidR="007B7E50" w:rsidRPr="00AC6FAF">
        <w:rPr>
          <w:rFonts w:ascii="Palatino Linotype" w:eastAsiaTheme="minorEastAsia" w:hAnsi="Palatino Linotype"/>
          <w:iCs/>
        </w:rPr>
        <w:t xml:space="preserve">. </w:t>
      </w:r>
      <w:r w:rsidR="0052145F" w:rsidRPr="00AC6FAF">
        <w:rPr>
          <w:rFonts w:ascii="Palatino Linotype" w:eastAsiaTheme="minorEastAsia" w:hAnsi="Palatino Linotype"/>
          <w:iCs/>
        </w:rPr>
        <w:t xml:space="preserve">Voltou-se a questão de quanto tempo havia se passado </w:t>
      </w:r>
      <w:r w:rsidR="00770436" w:rsidRPr="00AC6FAF">
        <w:rPr>
          <w:rFonts w:ascii="Palatino Linotype" w:eastAsiaTheme="minorEastAsia" w:hAnsi="Palatino Linotype"/>
          <w:iCs/>
        </w:rPr>
        <w:t>desde que ela era nevada. Recordou</w:t>
      </w:r>
      <w:r w:rsidR="009077A7" w:rsidRPr="00AC6FAF">
        <w:rPr>
          <w:rFonts w:ascii="Palatino Linotype" w:eastAsiaTheme="minorEastAsia" w:hAnsi="Palatino Linotype"/>
          <w:iCs/>
        </w:rPr>
        <w:t xml:space="preserve">-se das 4 estações do ano como base, Inverno, Verão, Outono e... qual era mesmo? </w:t>
      </w:r>
      <w:r w:rsidR="002F51AC" w:rsidRPr="00AC6FAF">
        <w:rPr>
          <w:rFonts w:ascii="Palatino Linotype" w:eastAsiaTheme="minorEastAsia" w:hAnsi="Palatino Linotype"/>
          <w:iCs/>
        </w:rPr>
        <w:t xml:space="preserve">Ah sim, Primavera. </w:t>
      </w:r>
      <w:r w:rsidR="000549DD" w:rsidRPr="00AC6FAF">
        <w:rPr>
          <w:rFonts w:ascii="Palatino Linotype" w:eastAsiaTheme="minorEastAsia" w:hAnsi="Palatino Linotype"/>
          <w:iCs/>
        </w:rPr>
        <w:t xml:space="preserve">Em </w:t>
      </w:r>
      <w:r w:rsidR="000549DD" w:rsidRPr="00AC6FAF">
        <w:rPr>
          <w:rFonts w:ascii="Palatino Linotype" w:eastAsiaTheme="minorEastAsia" w:hAnsi="Palatino Linotype"/>
          <w:iCs/>
        </w:rPr>
        <w:lastRenderedPageBreak/>
        <w:t xml:space="preserve">que estação do ano ele estava? </w:t>
      </w:r>
      <w:r w:rsidR="000F4C28" w:rsidRPr="00AC6FAF">
        <w:rPr>
          <w:rFonts w:ascii="Palatino Linotype" w:eastAsiaTheme="minorEastAsia" w:hAnsi="Palatino Linotype"/>
          <w:iCs/>
        </w:rPr>
        <w:t xml:space="preserve">Não conseguia responder, primeiro tinha que responder uma questão ainda mais importante. Que dia era hoje? </w:t>
      </w:r>
      <w:r w:rsidR="00D7343B" w:rsidRPr="00AC6FAF">
        <w:rPr>
          <w:rFonts w:ascii="Palatino Linotype" w:eastAsiaTheme="minorEastAsia" w:hAnsi="Palatino Linotype"/>
          <w:iCs/>
        </w:rPr>
        <w:t xml:space="preserve">Essa era uma missão impossível para ele. </w:t>
      </w:r>
      <w:r w:rsidR="00EE50FE" w:rsidRPr="00AC6FAF">
        <w:rPr>
          <w:rFonts w:ascii="Palatino Linotype" w:eastAsiaTheme="minorEastAsia" w:hAnsi="Palatino Linotype"/>
          <w:iCs/>
        </w:rPr>
        <w:t xml:space="preserve">Mal sabia quando tinha sido a última vez que tinha olhado o </w:t>
      </w:r>
      <w:r w:rsidR="009F3E34" w:rsidRPr="00AC6FAF">
        <w:rPr>
          <w:rFonts w:ascii="Palatino Linotype" w:eastAsiaTheme="minorEastAsia" w:hAnsi="Palatino Linotype"/>
          <w:iCs/>
        </w:rPr>
        <w:t xml:space="preserve">relógio. </w:t>
      </w:r>
      <w:r w:rsidR="008D49BE" w:rsidRPr="00AC6FAF">
        <w:rPr>
          <w:rFonts w:ascii="Palatino Linotype" w:eastAsiaTheme="minorEastAsia" w:hAnsi="Palatino Linotype"/>
          <w:iCs/>
        </w:rPr>
        <w:t>Ele só conseguia saber se estava dia, ou noite</w:t>
      </w:r>
      <w:r w:rsidR="009E6E7C" w:rsidRPr="00AC6FAF">
        <w:rPr>
          <w:rFonts w:ascii="Palatino Linotype" w:eastAsiaTheme="minorEastAsia" w:hAnsi="Palatino Linotype"/>
          <w:iCs/>
        </w:rPr>
        <w:t xml:space="preserve">. </w:t>
      </w:r>
      <w:r w:rsidR="00592F2E" w:rsidRPr="00AC6FAF">
        <w:rPr>
          <w:rFonts w:ascii="Palatino Linotype" w:eastAsiaTheme="minorEastAsia" w:hAnsi="Palatino Linotype"/>
          <w:iCs/>
        </w:rPr>
        <w:t>Dia. Se lembrava que a definição de dia na c</w:t>
      </w:r>
      <w:r w:rsidR="00471BB0" w:rsidRPr="00AC6FAF">
        <w:rPr>
          <w:rFonts w:ascii="Palatino Linotype" w:eastAsiaTheme="minorEastAsia" w:hAnsi="Palatino Linotype"/>
          <w:iCs/>
        </w:rPr>
        <w:t>a</w:t>
      </w:r>
      <w:r w:rsidR="00592F2E" w:rsidRPr="00AC6FAF">
        <w:rPr>
          <w:rFonts w:ascii="Palatino Linotype" w:eastAsiaTheme="minorEastAsia" w:hAnsi="Palatino Linotype"/>
          <w:iCs/>
        </w:rPr>
        <w:t>be</w:t>
      </w:r>
      <w:r w:rsidR="00471BB0" w:rsidRPr="00AC6FAF">
        <w:rPr>
          <w:rFonts w:ascii="Palatino Linotype" w:eastAsiaTheme="minorEastAsia" w:hAnsi="Palatino Linotype"/>
          <w:iCs/>
        </w:rPr>
        <w:t>ç</w:t>
      </w:r>
      <w:r w:rsidR="00592F2E" w:rsidRPr="00AC6FAF">
        <w:rPr>
          <w:rFonts w:ascii="Palatino Linotype" w:eastAsiaTheme="minorEastAsia" w:hAnsi="Palatino Linotype"/>
          <w:iCs/>
        </w:rPr>
        <w:t>a dele era se o sol estava iluminando a paisagem</w:t>
      </w:r>
      <w:r w:rsidR="00471BB0" w:rsidRPr="00AC6FAF">
        <w:rPr>
          <w:rFonts w:ascii="Palatino Linotype" w:eastAsiaTheme="minorEastAsia" w:hAnsi="Palatino Linotype"/>
          <w:iCs/>
        </w:rPr>
        <w:t xml:space="preserve">. Olhou para fora, sim, definitivamente era </w:t>
      </w:r>
      <w:r w:rsidR="006C0767" w:rsidRPr="00AC6FAF">
        <w:rPr>
          <w:rFonts w:ascii="Palatino Linotype" w:eastAsiaTheme="minorEastAsia" w:hAnsi="Palatino Linotype"/>
          <w:iCs/>
        </w:rPr>
        <w:t xml:space="preserve">dia. </w:t>
      </w:r>
      <w:r w:rsidR="00702222" w:rsidRPr="00AC6FAF">
        <w:rPr>
          <w:rFonts w:ascii="Palatino Linotype" w:eastAsiaTheme="minorEastAsia" w:hAnsi="Palatino Linotype"/>
          <w:iCs/>
        </w:rPr>
        <w:t xml:space="preserve">Mas, sua definição estava falha, se uma nuvem passasse sob o sol, seria noite? </w:t>
      </w:r>
      <w:r w:rsidR="00E609EC" w:rsidRPr="00AC6FAF">
        <w:rPr>
          <w:rFonts w:ascii="Palatino Linotype" w:eastAsiaTheme="minorEastAsia" w:hAnsi="Palatino Linotype"/>
          <w:iCs/>
        </w:rPr>
        <w:t>Não, então teria que repensar a definição de dia. As 12 horas</w:t>
      </w:r>
      <w:r w:rsidR="000802B7" w:rsidRPr="00AC6FAF">
        <w:rPr>
          <w:rFonts w:ascii="Palatino Linotype" w:eastAsiaTheme="minorEastAsia" w:hAnsi="Palatino Linotype"/>
          <w:iCs/>
        </w:rPr>
        <w:t xml:space="preserve"> do dia que</w:t>
      </w:r>
      <w:r w:rsidR="00E609EC" w:rsidRPr="00AC6FAF">
        <w:rPr>
          <w:rFonts w:ascii="Palatino Linotype" w:eastAsiaTheme="minorEastAsia" w:hAnsi="Palatino Linotype"/>
          <w:iCs/>
        </w:rPr>
        <w:t xml:space="preserve">... não, </w:t>
      </w:r>
      <w:r w:rsidR="00263B0C" w:rsidRPr="00AC6FAF">
        <w:rPr>
          <w:rFonts w:ascii="Palatino Linotype" w:eastAsiaTheme="minorEastAsia" w:hAnsi="Palatino Linotype"/>
          <w:iCs/>
        </w:rPr>
        <w:t>dependendo do dia o dia tinha diferentes durações</w:t>
      </w:r>
      <w:r w:rsidR="000802B7" w:rsidRPr="00AC6FAF">
        <w:rPr>
          <w:rFonts w:ascii="Palatino Linotype" w:eastAsiaTheme="minorEastAsia" w:hAnsi="Palatino Linotype"/>
          <w:iCs/>
        </w:rPr>
        <w:t>. Qual a definição de dia?</w:t>
      </w:r>
      <w:r w:rsidR="00263B0C" w:rsidRPr="00AC6FAF">
        <w:rPr>
          <w:rFonts w:ascii="Palatino Linotype" w:eastAsiaTheme="minorEastAsia" w:hAnsi="Palatino Linotype"/>
          <w:iCs/>
        </w:rPr>
        <w:t xml:space="preserve"> </w:t>
      </w:r>
      <w:r w:rsidR="00592F2E" w:rsidRPr="00AC6FAF">
        <w:rPr>
          <w:rFonts w:ascii="Palatino Linotype" w:eastAsiaTheme="minorEastAsia" w:hAnsi="Palatino Linotype"/>
          <w:iCs/>
        </w:rPr>
        <w:t xml:space="preserve"> </w:t>
      </w:r>
      <w:r w:rsidR="00536C30" w:rsidRPr="00AC6FAF">
        <w:rPr>
          <w:rFonts w:ascii="Palatino Linotype" w:eastAsiaTheme="minorEastAsia" w:hAnsi="Palatino Linotype"/>
          <w:iCs/>
        </w:rPr>
        <w:t xml:space="preserve">Será que não conseguiria responder essa simples pergunta? </w:t>
      </w:r>
      <w:r w:rsidR="00806200" w:rsidRPr="00AC6FAF">
        <w:rPr>
          <w:rFonts w:ascii="Palatino Linotype" w:eastAsiaTheme="minorEastAsia" w:hAnsi="Palatino Linotype"/>
          <w:iCs/>
        </w:rPr>
        <w:t xml:space="preserve">Qual a definição de dia? </w:t>
      </w:r>
      <w:r w:rsidR="000A2EFC" w:rsidRPr="00AC6FAF">
        <w:rPr>
          <w:rFonts w:ascii="Palatino Linotype" w:eastAsiaTheme="minorEastAsia" w:hAnsi="Palatino Linotype"/>
          <w:iCs/>
        </w:rPr>
        <w:t>Se</w:t>
      </w:r>
      <w:r w:rsidR="00806200" w:rsidRPr="00AC6FAF">
        <w:rPr>
          <w:rFonts w:ascii="Palatino Linotype" w:eastAsiaTheme="minorEastAsia" w:hAnsi="Palatino Linotype"/>
          <w:iCs/>
        </w:rPr>
        <w:t xml:space="preserve"> perguntou novamente. </w:t>
      </w:r>
      <w:r w:rsidR="008E52ED" w:rsidRPr="00AC6FAF">
        <w:rPr>
          <w:rFonts w:ascii="Palatino Linotype" w:eastAsiaTheme="minorEastAsia" w:hAnsi="Palatino Linotype"/>
          <w:iCs/>
        </w:rPr>
        <w:t xml:space="preserve">Talvez o único jeito de saber quando era dia, seria por </w:t>
      </w:r>
      <w:r w:rsidR="00A10EAF" w:rsidRPr="00AC6FAF">
        <w:rPr>
          <w:rFonts w:ascii="Palatino Linotype" w:eastAsiaTheme="minorEastAsia" w:hAnsi="Palatino Linotype"/>
          <w:iCs/>
        </w:rPr>
        <w:t>extinto e intuição. Não. Tudo deve ser especificado pela ciência</w:t>
      </w:r>
      <w:r w:rsidR="00BF0564" w:rsidRPr="00AC6FAF">
        <w:rPr>
          <w:rFonts w:ascii="Palatino Linotype" w:eastAsiaTheme="minorEastAsia" w:hAnsi="Palatino Linotype"/>
          <w:iCs/>
        </w:rPr>
        <w:t>.</w:t>
      </w:r>
      <w:r w:rsidR="000A2EFC" w:rsidRPr="00AC6FAF">
        <w:rPr>
          <w:rFonts w:ascii="Palatino Linotype" w:eastAsiaTheme="minorEastAsia" w:hAnsi="Palatino Linotype"/>
          <w:iCs/>
        </w:rPr>
        <w:t xml:space="preserve"> </w:t>
      </w:r>
      <w:r w:rsidR="006E521D" w:rsidRPr="00AC6FAF">
        <w:rPr>
          <w:rFonts w:ascii="Palatino Linotype" w:eastAsiaTheme="minorEastAsia" w:hAnsi="Palatino Linotype"/>
          <w:iCs/>
        </w:rPr>
        <w:t>Talvez, não no caso da definição do dia. Mas se tudo pode ser definido pela ciência, dia também deve ser</w:t>
      </w:r>
      <w:r w:rsidR="002B0468" w:rsidRPr="00AC6FAF">
        <w:rPr>
          <w:rFonts w:ascii="Palatino Linotype" w:eastAsiaTheme="minorEastAsia" w:hAnsi="Palatino Linotype"/>
          <w:iCs/>
        </w:rPr>
        <w:t xml:space="preserve">. Mais uma contradição, o mundo estava cheio delas, assim como não pode </w:t>
      </w:r>
      <w:r w:rsidR="00BE0A3C" w:rsidRPr="00AC6FAF">
        <w:rPr>
          <w:rFonts w:ascii="Palatino Linotype" w:eastAsiaTheme="minorEastAsia" w:hAnsi="Palatino Linotype"/>
          <w:iCs/>
        </w:rPr>
        <w:t>ter ido parar de algum jeito</w:t>
      </w:r>
      <w:r w:rsidR="002B0468" w:rsidRPr="00AC6FAF">
        <w:rPr>
          <w:rFonts w:ascii="Palatino Linotype" w:eastAsiaTheme="minorEastAsia" w:hAnsi="Palatino Linotype"/>
          <w:iCs/>
        </w:rPr>
        <w:t xml:space="preserve"> em lugar nenhum de jeito algum</w:t>
      </w:r>
      <w:r w:rsidR="001A0E56" w:rsidRPr="00AC6FAF">
        <w:rPr>
          <w:rFonts w:ascii="Palatino Linotype" w:eastAsiaTheme="minorEastAsia" w:hAnsi="Palatino Linotype"/>
          <w:iCs/>
        </w:rPr>
        <w:t>.</w:t>
      </w:r>
    </w:p>
    <w:p w14:paraId="210DB86E" w14:textId="040B4B0F" w:rsidR="00446C6E" w:rsidRPr="00AC6FAF" w:rsidRDefault="00446C6E" w:rsidP="001B1090">
      <w:pPr>
        <w:jc w:val="both"/>
        <w:rPr>
          <w:rFonts w:ascii="Palatino Linotype" w:eastAsiaTheme="minorEastAsia" w:hAnsi="Palatino Linotype"/>
          <w:iCs/>
        </w:rPr>
      </w:pPr>
      <w:r w:rsidRPr="00AC6FAF">
        <w:rPr>
          <w:rFonts w:ascii="Palatino Linotype" w:eastAsiaTheme="minorEastAsia" w:hAnsi="Palatino Linotype"/>
          <w:iCs/>
        </w:rPr>
        <w:t xml:space="preserve">          </w:t>
      </w:r>
      <w:r w:rsidR="00B847E8" w:rsidRPr="00AC6FAF">
        <w:rPr>
          <w:rFonts w:ascii="Palatino Linotype" w:eastAsiaTheme="minorEastAsia" w:hAnsi="Palatino Linotype"/>
          <w:iCs/>
        </w:rPr>
        <w:t xml:space="preserve">E a definição de noite? Qual era? Quando a luz do sol não iluminava a paisagem? Não. </w:t>
      </w:r>
      <w:r w:rsidR="001F4C8C" w:rsidRPr="00AC6FAF">
        <w:rPr>
          <w:rFonts w:ascii="Palatino Linotype" w:eastAsiaTheme="minorEastAsia" w:hAnsi="Palatino Linotype"/>
          <w:iCs/>
        </w:rPr>
        <w:t xml:space="preserve">Durante uma tempestade durante o dia não seria noite seria? </w:t>
      </w:r>
      <w:r w:rsidR="00713019" w:rsidRPr="00AC6FAF">
        <w:rPr>
          <w:rFonts w:ascii="Palatino Linotype" w:eastAsiaTheme="minorEastAsia" w:hAnsi="Palatino Linotype"/>
          <w:iCs/>
        </w:rPr>
        <w:t xml:space="preserve">Não. Elas estavam aí novamente, contradições, em todo lugar, não ia começar novamente. </w:t>
      </w:r>
      <w:r w:rsidR="008251A5" w:rsidRPr="00AC6FAF">
        <w:rPr>
          <w:rFonts w:ascii="Palatino Linotype" w:eastAsiaTheme="minorEastAsia" w:hAnsi="Palatino Linotype"/>
          <w:iCs/>
        </w:rPr>
        <w:t xml:space="preserve">Não, deveria haver uma forma de definir noite e dia, assim como existe um jeito de definir Lugar nenhum e não lugar nenhum. </w:t>
      </w:r>
      <w:r w:rsidR="00524B02" w:rsidRPr="00AC6FAF">
        <w:rPr>
          <w:rFonts w:ascii="Palatino Linotype" w:eastAsiaTheme="minorEastAsia" w:hAnsi="Palatino Linotype"/>
          <w:iCs/>
        </w:rPr>
        <w:t>Olhou para fora novamente, conseguia saber que estava de dia. Como conseguia saber?</w:t>
      </w:r>
      <w:r w:rsidR="00677149" w:rsidRPr="00AC6FAF">
        <w:rPr>
          <w:rFonts w:ascii="Palatino Linotype" w:eastAsiaTheme="minorEastAsia" w:hAnsi="Palatino Linotype"/>
          <w:iCs/>
        </w:rPr>
        <w:t xml:space="preserve"> Talvez... sempre talvez, </w:t>
      </w:r>
      <w:r w:rsidR="001A0AB7" w:rsidRPr="00AC6FAF">
        <w:rPr>
          <w:rFonts w:ascii="Palatino Linotype" w:eastAsiaTheme="minorEastAsia" w:hAnsi="Palatino Linotype"/>
          <w:iCs/>
        </w:rPr>
        <w:t>talvez nunca consiga parar de usar talvez. Assim como não consegue parar de usar Lugar Nenhum, e assim como não consegue definir dia e noite.</w:t>
      </w:r>
    </w:p>
    <w:p w14:paraId="769432AB" w14:textId="1F6A582B" w:rsidR="00FB72CF" w:rsidRPr="00AC6FAF" w:rsidRDefault="000A7D05" w:rsidP="001B1090">
      <w:pPr>
        <w:jc w:val="both"/>
        <w:rPr>
          <w:rFonts w:ascii="Palatino Linotype" w:eastAsiaTheme="minorEastAsia" w:hAnsi="Palatino Linotype"/>
          <w:iCs/>
        </w:rPr>
      </w:pPr>
      <w:r w:rsidRPr="00AC6FAF">
        <w:rPr>
          <w:rFonts w:ascii="Palatino Linotype" w:eastAsiaTheme="minorEastAsia" w:hAnsi="Palatino Linotype"/>
          <w:iCs/>
        </w:rPr>
        <w:t xml:space="preserve">          </w:t>
      </w:r>
      <w:r w:rsidR="00267D95" w:rsidRPr="00AC6FAF">
        <w:rPr>
          <w:rFonts w:ascii="Palatino Linotype" w:eastAsiaTheme="minorEastAsia" w:hAnsi="Palatino Linotype"/>
          <w:iCs/>
        </w:rPr>
        <w:t xml:space="preserve">Mais uma pergunta veio a sua </w:t>
      </w:r>
      <w:r w:rsidR="00DB69DE" w:rsidRPr="00AC6FAF">
        <w:rPr>
          <w:rFonts w:ascii="Palatino Linotype" w:eastAsiaTheme="minorEastAsia" w:hAnsi="Palatino Linotype"/>
          <w:iCs/>
        </w:rPr>
        <w:t xml:space="preserve">cabeça. </w:t>
      </w:r>
      <w:r w:rsidR="00D1702D" w:rsidRPr="00AC6FAF">
        <w:rPr>
          <w:rFonts w:ascii="Palatino Linotype" w:eastAsiaTheme="minorEastAsia" w:hAnsi="Palatino Linotype"/>
          <w:iCs/>
        </w:rPr>
        <w:t>“Quem sou eu?”. Victor, o cientista renegado, o engenheiro que pode destruir o mundo,</w:t>
      </w:r>
      <w:r w:rsidR="009B0316" w:rsidRPr="00AC6FAF">
        <w:rPr>
          <w:rFonts w:ascii="Palatino Linotype" w:eastAsiaTheme="minorEastAsia" w:hAnsi="Palatino Linotype"/>
          <w:iCs/>
        </w:rPr>
        <w:t xml:space="preserve"> o </w:t>
      </w:r>
      <w:r w:rsidR="005126B0" w:rsidRPr="00AC6FAF">
        <w:rPr>
          <w:rFonts w:ascii="Palatino Linotype" w:eastAsiaTheme="minorEastAsia" w:hAnsi="Palatino Linotype"/>
          <w:iCs/>
        </w:rPr>
        <w:t>homem</w:t>
      </w:r>
      <w:r w:rsidR="009B0316" w:rsidRPr="00AC6FAF">
        <w:rPr>
          <w:rFonts w:ascii="Palatino Linotype" w:eastAsiaTheme="minorEastAsia" w:hAnsi="Palatino Linotype"/>
          <w:iCs/>
        </w:rPr>
        <w:t xml:space="preserve"> que não consegue definir oque é dia</w:t>
      </w:r>
      <w:r w:rsidR="008F2E26" w:rsidRPr="00AC6FAF">
        <w:rPr>
          <w:rFonts w:ascii="Palatino Linotype" w:eastAsiaTheme="minorEastAsia" w:hAnsi="Palatino Linotype"/>
          <w:iCs/>
        </w:rPr>
        <w:t xml:space="preserve"> e</w:t>
      </w:r>
      <w:r w:rsidR="00D1702D" w:rsidRPr="00AC6FAF">
        <w:rPr>
          <w:rFonts w:ascii="Palatino Linotype" w:eastAsiaTheme="minorEastAsia" w:hAnsi="Palatino Linotype"/>
          <w:iCs/>
        </w:rPr>
        <w:t xml:space="preserve"> </w:t>
      </w:r>
      <w:r w:rsidR="00966521" w:rsidRPr="00AC6FAF">
        <w:rPr>
          <w:rFonts w:ascii="Palatino Linotype" w:eastAsiaTheme="minorEastAsia" w:hAnsi="Palatino Linotype"/>
          <w:iCs/>
        </w:rPr>
        <w:t xml:space="preserve">o morador de lugar nenhum. Mas como ele podia morar em lugar nenhum sendo que não havia jeito algum dele ter chegado lá? Droga. Já havia confundido lugar nenhum com Lugar </w:t>
      </w:r>
      <w:r w:rsidR="009B0316" w:rsidRPr="00AC6FAF">
        <w:rPr>
          <w:rFonts w:ascii="Palatino Linotype" w:eastAsiaTheme="minorEastAsia" w:hAnsi="Palatino Linotype"/>
          <w:iCs/>
        </w:rPr>
        <w:t>Nenhum.</w:t>
      </w:r>
      <w:r w:rsidR="00163644" w:rsidRPr="00AC6FAF">
        <w:rPr>
          <w:rFonts w:ascii="Palatino Linotype" w:eastAsiaTheme="minorEastAsia" w:hAnsi="Palatino Linotype"/>
          <w:iCs/>
        </w:rPr>
        <w:t xml:space="preserve"> </w:t>
      </w:r>
    </w:p>
    <w:p w14:paraId="559B2477" w14:textId="6DED13C3" w:rsidR="006C766B" w:rsidRPr="00AC6FAF" w:rsidRDefault="00FB72CF" w:rsidP="001B1090">
      <w:pPr>
        <w:jc w:val="both"/>
        <w:rPr>
          <w:rFonts w:ascii="Palatino Linotype" w:eastAsiaTheme="minorEastAsia" w:hAnsi="Palatino Linotype"/>
        </w:rPr>
      </w:pPr>
      <w:r w:rsidRPr="00AC6FAF">
        <w:rPr>
          <w:rFonts w:ascii="Palatino Linotype" w:eastAsiaTheme="minorEastAsia" w:hAnsi="Palatino Linotype"/>
          <w:iCs/>
        </w:rPr>
        <w:t xml:space="preserve">Prestou atenção em sua respiração, pelo menos ele ainda entendia isso. </w:t>
      </w:r>
      <w:r w:rsidR="00080FA1" w:rsidRPr="00AC6FAF">
        <w:rPr>
          <w:rFonts w:ascii="Palatino Linotype" w:eastAsiaTheme="minorEastAsia" w:hAnsi="Palatino Linotype"/>
          <w:iCs/>
        </w:rPr>
        <w:t xml:space="preserve">Entrava oxigênio e saia dióxido de carbono. </w:t>
      </w:r>
      <w:r w:rsidR="00626EFB" w:rsidRPr="00AC6FAF">
        <w:rPr>
          <w:rFonts w:ascii="Palatino Linotype" w:eastAsiaTheme="minorEastAsia" w:hAnsi="Palatino Linotype"/>
          <w:iCs/>
        </w:rPr>
        <w:t>Simples, tão quanto sua equação</w:t>
      </w:r>
      <w:r w:rsidR="009733E6" w:rsidRPr="00AC6FAF">
        <w:rPr>
          <w:rFonts w:ascii="Palatino Linotype" w:eastAsiaTheme="minorEastAsia" w:hAnsi="Palatino Linotype"/>
          <w:iCs/>
        </w:rPr>
        <w:t xml:space="preserve">. </w:t>
      </w:r>
      <m:oMath>
        <m:r>
          <w:rPr>
            <w:rFonts w:ascii="Cambria Math" w:eastAsiaTheme="minorEastAsia" w:hAnsi="Cambria Math"/>
          </w:rPr>
          <m:t>E=</m:t>
        </m:r>
        <m:sSup>
          <m:sSupPr>
            <m:ctrlPr>
              <w:rPr>
                <w:rFonts w:ascii="Cambria Math" w:eastAsiaTheme="minorEastAsia" w:hAnsi="Cambria Math"/>
                <w:i/>
                <w:iCs/>
              </w:rPr>
            </m:ctrlPr>
          </m:sSupPr>
          <m:e>
            <m:d>
              <m:dPr>
                <m:ctrlPr>
                  <w:rPr>
                    <w:rFonts w:ascii="Cambria Math" w:eastAsiaTheme="minorEastAsia" w:hAnsi="Cambria Math"/>
                    <w:i/>
                    <w:iCs/>
                  </w:rPr>
                </m:ctrlPr>
              </m:dPr>
              <m:e>
                <m:r>
                  <w:rPr>
                    <w:rFonts w:ascii="Cambria Math" w:eastAsiaTheme="minorEastAsia" w:hAnsi="Cambria Math"/>
                  </w:rPr>
                  <m:t>P+T</m:t>
                </m:r>
              </m:e>
            </m:d>
          </m:e>
          <m:sup>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cs="Cambria Math"/>
          </w:rPr>
          <m:t>⋅</m:t>
        </m:r>
        <m:d>
          <m:dPr>
            <m:ctrlPr>
              <w:rPr>
                <w:rFonts w:ascii="Cambria Math" w:eastAsiaTheme="minorEastAsia" w:hAnsi="Cambria Math"/>
                <w:i/>
                <w:iCs/>
              </w:rPr>
            </m:ctrlPr>
          </m:dPr>
          <m:e>
            <m:r>
              <w:rPr>
                <w:rFonts w:ascii="Cambria Math" w:eastAsiaTheme="minorEastAsia" w:hAnsi="Cambria Math"/>
              </w:rPr>
              <m:t>Δm</m:t>
            </m:r>
            <m:r>
              <w:rPr>
                <w:rFonts w:ascii="Cambria Math" w:eastAsiaTheme="minorEastAsia" w:hAnsi="Cambria Math" w:cs="Cambria Math"/>
              </w:rPr>
              <m:t>⋅</m:t>
            </m:r>
            <m:sSup>
              <m:sSupPr>
                <m:ctrlPr>
                  <w:rPr>
                    <w:rFonts w:ascii="Cambria Math" w:eastAsiaTheme="minorEastAsia" w:hAnsi="Cambria Math"/>
                    <w:i/>
                    <w:iCs/>
                  </w:rPr>
                </m:ctrlPr>
              </m:sSupPr>
              <m:e>
                <m:r>
                  <w:rPr>
                    <w:rFonts w:ascii="Cambria Math" w:eastAsiaTheme="minorEastAsia" w:hAnsi="Cambria Math"/>
                  </w:rPr>
                  <m:t>c</m:t>
                </m:r>
                <m:ctrlPr>
                  <w:rPr>
                    <w:rFonts w:ascii="Cambria Math" w:eastAsiaTheme="minorEastAsia" w:hAnsi="Cambria Math" w:cs="Cambria Math"/>
                    <w:i/>
                    <w:iCs/>
                  </w:rPr>
                </m:ctrlPr>
              </m:e>
              <m:sup>
                <m:r>
                  <w:rPr>
                    <w:rFonts w:ascii="Cambria Math" w:eastAsiaTheme="minorEastAsia" w:hAnsi="Cambria Math"/>
                  </w:rPr>
                  <m:t>2</m:t>
                </m:r>
              </m:sup>
            </m:sSup>
          </m:e>
        </m:d>
      </m:oMath>
      <w:r w:rsidR="007E516A" w:rsidRPr="00AC6FAF">
        <w:rPr>
          <w:rFonts w:ascii="Palatino Linotype" w:eastAsiaTheme="minorEastAsia" w:hAnsi="Palatino Linotype"/>
          <w:iCs/>
          <w:u w:val="single"/>
        </w:rPr>
        <w:t xml:space="preserve">. </w:t>
      </w:r>
      <w:r w:rsidR="007E516A" w:rsidRPr="00AC6FAF">
        <w:rPr>
          <w:rFonts w:ascii="Palatino Linotype" w:eastAsiaTheme="minorEastAsia" w:hAnsi="Palatino Linotype"/>
          <w:iCs/>
        </w:rPr>
        <w:t>Não podia mais se lembrar dela</w:t>
      </w:r>
      <w:r w:rsidR="00E7777E" w:rsidRPr="00AC6FAF">
        <w:rPr>
          <w:rFonts w:ascii="Palatino Linotype" w:eastAsiaTheme="minorEastAsia" w:hAnsi="Palatino Linotype"/>
          <w:iCs/>
        </w:rPr>
        <w:t>,</w:t>
      </w:r>
      <w:r w:rsidR="007E516A" w:rsidRPr="00AC6FAF">
        <w:rPr>
          <w:rFonts w:ascii="Palatino Linotype" w:eastAsiaTheme="minorEastAsia" w:hAnsi="Palatino Linotype"/>
          <w:iCs/>
        </w:rPr>
        <w:t xml:space="preserve"> </w:t>
      </w:r>
      <w:r w:rsidR="00E7777E" w:rsidRPr="00AC6FAF">
        <w:rPr>
          <w:rFonts w:ascii="Palatino Linotype" w:eastAsiaTheme="minorEastAsia" w:hAnsi="Palatino Linotype"/>
          <w:iCs/>
        </w:rPr>
        <w:t>o</w:t>
      </w:r>
      <w:r w:rsidR="007E516A" w:rsidRPr="00AC6FAF">
        <w:rPr>
          <w:rFonts w:ascii="Palatino Linotype" w:eastAsiaTheme="minorEastAsia" w:hAnsi="Palatino Linotype"/>
          <w:iCs/>
        </w:rPr>
        <w:t xml:space="preserve">u aquele círculo começaria novamente. Prestou atenção na última coisa que pensou. Estava consciente </w:t>
      </w:r>
      <w:r w:rsidR="000D18C3" w:rsidRPr="00AC6FAF">
        <w:rPr>
          <w:rFonts w:ascii="Palatino Linotype" w:eastAsiaTheme="minorEastAsia" w:hAnsi="Palatino Linotype"/>
          <w:iCs/>
        </w:rPr>
        <w:t>do círculo de pensamentos. Pelo menos ainda havia alguma chance de mudar isso.</w:t>
      </w:r>
      <w:r w:rsidR="008F2E26" w:rsidRPr="00AC6FAF">
        <w:rPr>
          <w:rFonts w:ascii="Palatino Linotype" w:eastAsiaTheme="minorEastAsia" w:hAnsi="Palatino Linotype"/>
          <w:iCs/>
        </w:rPr>
        <w:t xml:space="preserve"> </w:t>
      </w:r>
    </w:p>
    <w:p w14:paraId="1B292E65" w14:textId="0CDDE7AF" w:rsidR="00A16885" w:rsidRPr="00443DEB" w:rsidRDefault="155EF08D" w:rsidP="155EF08D">
      <w:pPr>
        <w:pStyle w:val="Ttulo2"/>
        <w:jc w:val="center"/>
        <w:rPr>
          <w:b/>
          <w:sz w:val="96"/>
          <w:szCs w:val="96"/>
        </w:rPr>
      </w:pPr>
      <w:bookmarkStart w:id="26" w:name="_Toc1141788559"/>
      <w:r w:rsidRPr="155EF08D">
        <w:rPr>
          <w:b/>
          <w:bCs/>
          <w:sz w:val="96"/>
          <w:szCs w:val="96"/>
        </w:rPr>
        <w:t>10 Álvares (</w:t>
      </w:r>
      <w:r w:rsidRPr="155EF08D">
        <w:rPr>
          <w:rFonts w:ascii="Electra LT Std Display" w:hAnsi="Electra LT Std Display"/>
          <w:b/>
          <w:bCs/>
          <w:sz w:val="96"/>
          <w:szCs w:val="96"/>
        </w:rPr>
        <w:t>III</w:t>
      </w:r>
      <w:r w:rsidRPr="155EF08D">
        <w:rPr>
          <w:b/>
          <w:bCs/>
          <w:sz w:val="96"/>
          <w:szCs w:val="96"/>
        </w:rPr>
        <w:t>)</w:t>
      </w:r>
      <w:bookmarkEnd w:id="26"/>
    </w:p>
    <w:p w14:paraId="0458218C" w14:textId="77777777" w:rsidR="00443DEB" w:rsidRDefault="00443DEB" w:rsidP="001B1090">
      <w:pPr>
        <w:jc w:val="both"/>
        <w:rPr>
          <w:b/>
          <w:bCs/>
          <w:sz w:val="28"/>
          <w:szCs w:val="28"/>
        </w:rPr>
      </w:pPr>
    </w:p>
    <w:p w14:paraId="48B139DE" w14:textId="1D73F3AE" w:rsidR="71FA34D5" w:rsidRDefault="00C619B2" w:rsidP="001B1090">
      <w:pPr>
        <w:jc w:val="both"/>
        <w:rPr>
          <w:sz w:val="28"/>
          <w:szCs w:val="28"/>
        </w:rPr>
      </w:pPr>
      <w:r w:rsidRPr="00D87D3D">
        <w:rPr>
          <w:b/>
          <w:bCs/>
          <w:sz w:val="28"/>
          <w:szCs w:val="28"/>
        </w:rPr>
        <w:t>"</w:t>
      </w:r>
      <w:r>
        <w:rPr>
          <w:b/>
          <w:bCs/>
          <w:sz w:val="28"/>
          <w:szCs w:val="28"/>
        </w:rPr>
        <w:t xml:space="preserve">Naquele dia, quando parti </w:t>
      </w:r>
      <w:r w:rsidR="00351BEA">
        <w:rPr>
          <w:b/>
          <w:bCs/>
          <w:sz w:val="28"/>
          <w:szCs w:val="28"/>
        </w:rPr>
        <w:t xml:space="preserve">em direção a Victor, </w:t>
      </w:r>
      <w:r w:rsidR="005D1A17">
        <w:rPr>
          <w:b/>
          <w:bCs/>
          <w:sz w:val="28"/>
          <w:szCs w:val="28"/>
        </w:rPr>
        <w:t>me senti estranho</w:t>
      </w:r>
      <w:r w:rsidR="00351BEA">
        <w:rPr>
          <w:b/>
          <w:bCs/>
          <w:sz w:val="28"/>
          <w:szCs w:val="28"/>
        </w:rPr>
        <w:t>, em um</w:t>
      </w:r>
      <w:r w:rsidR="003B01AC">
        <w:rPr>
          <w:b/>
          <w:bCs/>
          <w:sz w:val="28"/>
          <w:szCs w:val="28"/>
        </w:rPr>
        <w:t>a base estranha, em uma Casa estranha, com pessoas estranhas</w:t>
      </w:r>
      <w:r w:rsidRPr="00D87D3D">
        <w:rPr>
          <w:b/>
          <w:bCs/>
          <w:sz w:val="28"/>
          <w:szCs w:val="28"/>
        </w:rPr>
        <w:t>."</w:t>
      </w:r>
      <w:r w:rsidRPr="00D87D3D">
        <w:rPr>
          <w:sz w:val="28"/>
          <w:szCs w:val="28"/>
        </w:rPr>
        <w:br/>
      </w:r>
      <w:r>
        <w:rPr>
          <w:sz w:val="28"/>
          <w:szCs w:val="28"/>
        </w:rPr>
        <w:t>-</w:t>
      </w:r>
      <w:r w:rsidRPr="00D87D3D">
        <w:rPr>
          <w:sz w:val="28"/>
          <w:szCs w:val="28"/>
        </w:rPr>
        <w:t xml:space="preserve"> </w:t>
      </w:r>
      <w:r w:rsidR="00495AC9">
        <w:rPr>
          <w:sz w:val="28"/>
          <w:szCs w:val="28"/>
        </w:rPr>
        <w:t>Diário</w:t>
      </w:r>
      <w:r w:rsidR="003B01AC">
        <w:rPr>
          <w:sz w:val="28"/>
          <w:szCs w:val="28"/>
        </w:rPr>
        <w:t xml:space="preserve"> </w:t>
      </w:r>
      <w:r w:rsidR="00495AC9">
        <w:rPr>
          <w:sz w:val="28"/>
          <w:szCs w:val="28"/>
        </w:rPr>
        <w:t>pessoal de Álvares</w:t>
      </w:r>
      <w:r w:rsidR="004B172F">
        <w:rPr>
          <w:sz w:val="28"/>
          <w:szCs w:val="28"/>
        </w:rPr>
        <w:t>.</w:t>
      </w:r>
    </w:p>
    <w:p w14:paraId="10F94E67" w14:textId="77777777" w:rsidR="009E7B1A" w:rsidRPr="00C619B2" w:rsidRDefault="009E7B1A" w:rsidP="001B1090">
      <w:pPr>
        <w:jc w:val="both"/>
        <w:rPr>
          <w:sz w:val="28"/>
          <w:szCs w:val="28"/>
        </w:rPr>
      </w:pPr>
    </w:p>
    <w:p w14:paraId="5AFB7D8A" w14:textId="077914B0" w:rsidR="792295C5" w:rsidRPr="00AC6FAF" w:rsidRDefault="01361245" w:rsidP="001B1090">
      <w:pPr>
        <w:ind w:firstLine="708"/>
        <w:jc w:val="both"/>
        <w:rPr>
          <w:rFonts w:ascii="Palatino Linotype" w:hAnsi="Palatino Linotype"/>
        </w:rPr>
      </w:pPr>
      <w:r w:rsidRPr="00AC6FAF">
        <w:rPr>
          <w:rFonts w:ascii="Palatino Linotype" w:hAnsi="Palatino Linotype"/>
        </w:rPr>
        <w:t>Alvares estava prestes a entrar no avião, olhou para traz e viu toda sua companhia. “Sou capitão agora” ele pensou, mas logo parou de pensar pois tinha que entrar no pequeno avião. Logo após se sentar estavam os 10 primeiros tenentes que comandavam suas brigadas sentaram-se espalhadamente em todas as cadeiras do avião.</w:t>
      </w:r>
    </w:p>
    <w:p w14:paraId="4571A96B" w14:textId="43DDCB1F" w:rsidR="6D14754D" w:rsidRPr="00AC6FAF" w:rsidRDefault="6D14754D" w:rsidP="00B73A5E">
      <w:pPr>
        <w:ind w:firstLine="708"/>
        <w:jc w:val="both"/>
        <w:rPr>
          <w:rFonts w:ascii="Palatino Linotype" w:hAnsi="Palatino Linotype"/>
        </w:rPr>
      </w:pPr>
      <w:r w:rsidRPr="00AC6FAF">
        <w:rPr>
          <w:rFonts w:ascii="Palatino Linotype" w:hAnsi="Palatino Linotype"/>
        </w:rPr>
        <w:t>-Decolaremos em instantes-disse o piloto</w:t>
      </w:r>
      <w:r w:rsidR="2800575E" w:rsidRPr="00AC6FAF">
        <w:rPr>
          <w:rFonts w:ascii="Palatino Linotype" w:hAnsi="Palatino Linotype"/>
        </w:rPr>
        <w:t xml:space="preserve"> </w:t>
      </w:r>
      <w:r w:rsidR="1A0274B2" w:rsidRPr="00AC6FAF">
        <w:rPr>
          <w:rFonts w:ascii="Palatino Linotype" w:hAnsi="Palatino Linotype"/>
        </w:rPr>
        <w:t>e entrou na cabine.</w:t>
      </w:r>
    </w:p>
    <w:p w14:paraId="2DF85BDF" w14:textId="48F85E2B" w:rsidR="38AFD159" w:rsidRPr="00AC6FAF" w:rsidRDefault="08334435" w:rsidP="001B1090">
      <w:pPr>
        <w:ind w:firstLine="708"/>
        <w:jc w:val="both"/>
        <w:rPr>
          <w:rFonts w:ascii="Palatino Linotype" w:hAnsi="Palatino Linotype"/>
        </w:rPr>
      </w:pPr>
      <w:r w:rsidRPr="00AC6FAF">
        <w:rPr>
          <w:rFonts w:ascii="Palatino Linotype" w:hAnsi="Palatino Linotype"/>
        </w:rPr>
        <w:t xml:space="preserve">Alvares relembrou de seu velho medo de voar num avião, que a muito tempo ficou esquecido em suas meras </w:t>
      </w:r>
      <w:r w:rsidR="730583F4" w:rsidRPr="00AC6FAF">
        <w:rPr>
          <w:rFonts w:ascii="Palatino Linotype" w:hAnsi="Palatino Linotype"/>
        </w:rPr>
        <w:t xml:space="preserve">lembranças e por algum </w:t>
      </w:r>
      <w:r w:rsidR="5E592D51" w:rsidRPr="00AC6FAF">
        <w:rPr>
          <w:rFonts w:ascii="Palatino Linotype" w:hAnsi="Palatino Linotype"/>
        </w:rPr>
        <w:t>motivo a lembrara</w:t>
      </w:r>
      <w:r w:rsidR="24F0DC56" w:rsidRPr="00AC6FAF">
        <w:rPr>
          <w:rFonts w:ascii="Palatino Linotype" w:hAnsi="Palatino Linotype"/>
        </w:rPr>
        <w:t>,</w:t>
      </w:r>
      <w:r w:rsidR="74D0345D" w:rsidRPr="00AC6FAF">
        <w:rPr>
          <w:rFonts w:ascii="Palatino Linotype" w:hAnsi="Palatino Linotype"/>
        </w:rPr>
        <w:t xml:space="preserve"> mas a </w:t>
      </w:r>
      <w:r w:rsidR="73A8FE3E" w:rsidRPr="00AC6FAF">
        <w:rPr>
          <w:rFonts w:ascii="Palatino Linotype" w:hAnsi="Palatino Linotype"/>
        </w:rPr>
        <w:t xml:space="preserve">esqueceu de </w:t>
      </w:r>
      <w:r w:rsidR="3EFAC228" w:rsidRPr="00AC6FAF">
        <w:rPr>
          <w:rFonts w:ascii="Palatino Linotype" w:hAnsi="Palatino Linotype"/>
        </w:rPr>
        <w:t xml:space="preserve">novo quando o </w:t>
      </w:r>
      <w:r w:rsidR="3B046421" w:rsidRPr="00AC6FAF">
        <w:rPr>
          <w:rFonts w:ascii="Palatino Linotype" w:hAnsi="Palatino Linotype"/>
        </w:rPr>
        <w:t>avião</w:t>
      </w:r>
      <w:r w:rsidR="1C5CF517" w:rsidRPr="00AC6FAF">
        <w:rPr>
          <w:rFonts w:ascii="Palatino Linotype" w:hAnsi="Palatino Linotype"/>
        </w:rPr>
        <w:t xml:space="preserve"> </w:t>
      </w:r>
      <w:r w:rsidR="2CCE4D97" w:rsidRPr="00AC6FAF">
        <w:rPr>
          <w:rFonts w:ascii="Palatino Linotype" w:hAnsi="Palatino Linotype"/>
        </w:rPr>
        <w:t xml:space="preserve">começou </w:t>
      </w:r>
      <w:r w:rsidR="6915A702" w:rsidRPr="00AC6FAF">
        <w:rPr>
          <w:rFonts w:ascii="Palatino Linotype" w:hAnsi="Palatino Linotype"/>
        </w:rPr>
        <w:t>a pegar velocidade para</w:t>
      </w:r>
      <w:r w:rsidR="53ACFACB" w:rsidRPr="00AC6FAF">
        <w:rPr>
          <w:rFonts w:ascii="Palatino Linotype" w:hAnsi="Palatino Linotype"/>
        </w:rPr>
        <w:t xml:space="preserve"> </w:t>
      </w:r>
      <w:r w:rsidR="4B3D50BC" w:rsidRPr="00AC6FAF">
        <w:rPr>
          <w:rFonts w:ascii="Palatino Linotype" w:hAnsi="Palatino Linotype"/>
        </w:rPr>
        <w:t xml:space="preserve">levantar </w:t>
      </w:r>
      <w:r w:rsidR="3B046421" w:rsidRPr="00AC6FAF">
        <w:rPr>
          <w:rFonts w:ascii="Palatino Linotype" w:hAnsi="Palatino Linotype"/>
        </w:rPr>
        <w:t>voo</w:t>
      </w:r>
      <w:r w:rsidR="2255948E" w:rsidRPr="00AC6FAF">
        <w:rPr>
          <w:rFonts w:ascii="Palatino Linotype" w:hAnsi="Palatino Linotype"/>
        </w:rPr>
        <w:t>.</w:t>
      </w:r>
      <w:r w:rsidR="74262257" w:rsidRPr="00AC6FAF">
        <w:rPr>
          <w:rFonts w:ascii="Palatino Linotype" w:hAnsi="Palatino Linotype"/>
        </w:rPr>
        <w:t xml:space="preserve"> </w:t>
      </w:r>
      <w:r w:rsidR="6379D171" w:rsidRPr="00AC6FAF">
        <w:rPr>
          <w:rFonts w:ascii="Palatino Linotype" w:hAnsi="Palatino Linotype"/>
        </w:rPr>
        <w:t xml:space="preserve">Depois que o </w:t>
      </w:r>
      <w:r w:rsidR="7EE7A4AD" w:rsidRPr="00AC6FAF">
        <w:rPr>
          <w:rFonts w:ascii="Palatino Linotype" w:hAnsi="Palatino Linotype"/>
        </w:rPr>
        <w:t>avião</w:t>
      </w:r>
      <w:r w:rsidR="6379D171" w:rsidRPr="00AC6FAF">
        <w:rPr>
          <w:rFonts w:ascii="Palatino Linotype" w:hAnsi="Palatino Linotype"/>
        </w:rPr>
        <w:t xml:space="preserve"> </w:t>
      </w:r>
      <w:r w:rsidR="74262257" w:rsidRPr="00AC6FAF">
        <w:rPr>
          <w:rFonts w:ascii="Palatino Linotype" w:hAnsi="Palatino Linotype"/>
        </w:rPr>
        <w:t>já</w:t>
      </w:r>
      <w:r w:rsidR="6379D171" w:rsidRPr="00AC6FAF">
        <w:rPr>
          <w:rFonts w:ascii="Palatino Linotype" w:hAnsi="Palatino Linotype"/>
        </w:rPr>
        <w:t xml:space="preserve"> estava em uma </w:t>
      </w:r>
      <w:r w:rsidR="07F0AA39" w:rsidRPr="00AC6FAF">
        <w:rPr>
          <w:rFonts w:ascii="Palatino Linotype" w:hAnsi="Palatino Linotype"/>
        </w:rPr>
        <w:t xml:space="preserve">altura </w:t>
      </w:r>
      <w:r w:rsidR="6037AD07" w:rsidRPr="00AC6FAF">
        <w:rPr>
          <w:rFonts w:ascii="Palatino Linotype" w:hAnsi="Palatino Linotype"/>
        </w:rPr>
        <w:t>considerável</w:t>
      </w:r>
      <w:r w:rsidR="07F0AA39" w:rsidRPr="00AC6FAF">
        <w:rPr>
          <w:rFonts w:ascii="Palatino Linotype" w:hAnsi="Palatino Linotype"/>
        </w:rPr>
        <w:t xml:space="preserve"> e </w:t>
      </w:r>
      <w:r w:rsidR="6037AD07" w:rsidRPr="00AC6FAF">
        <w:rPr>
          <w:rFonts w:ascii="Palatino Linotype" w:hAnsi="Palatino Linotype"/>
        </w:rPr>
        <w:t>estável</w:t>
      </w:r>
      <w:r w:rsidR="07F0AA39" w:rsidRPr="00AC6FAF">
        <w:rPr>
          <w:rFonts w:ascii="Palatino Linotype" w:hAnsi="Palatino Linotype"/>
        </w:rPr>
        <w:t xml:space="preserve"> para começar </w:t>
      </w:r>
      <w:r w:rsidR="6037AD07" w:rsidRPr="00AC6FAF">
        <w:rPr>
          <w:rFonts w:ascii="Palatino Linotype" w:hAnsi="Palatino Linotype"/>
        </w:rPr>
        <w:t xml:space="preserve">a viagem Alvares começou a </w:t>
      </w:r>
      <w:r w:rsidR="64854410" w:rsidRPr="00AC6FAF">
        <w:rPr>
          <w:rFonts w:ascii="Palatino Linotype" w:hAnsi="Palatino Linotype"/>
        </w:rPr>
        <w:t>pensar profundamente.</w:t>
      </w:r>
      <w:r w:rsidR="6037AD07" w:rsidRPr="00AC6FAF">
        <w:rPr>
          <w:rFonts w:ascii="Palatino Linotype" w:hAnsi="Palatino Linotype"/>
        </w:rPr>
        <w:t xml:space="preserve"> </w:t>
      </w:r>
      <w:r w:rsidR="57B4F879" w:rsidRPr="00AC6FAF">
        <w:rPr>
          <w:rFonts w:ascii="Palatino Linotype" w:hAnsi="Palatino Linotype"/>
        </w:rPr>
        <w:t>“faz muito tempo que a guerra começou</w:t>
      </w:r>
      <w:r w:rsidR="2850729F" w:rsidRPr="00AC6FAF">
        <w:rPr>
          <w:rFonts w:ascii="Palatino Linotype" w:hAnsi="Palatino Linotype"/>
        </w:rPr>
        <w:t>...,</w:t>
      </w:r>
      <w:r w:rsidR="57B4F879" w:rsidRPr="00AC6FAF">
        <w:rPr>
          <w:rFonts w:ascii="Palatino Linotype" w:hAnsi="Palatino Linotype"/>
        </w:rPr>
        <w:t xml:space="preserve"> </w:t>
      </w:r>
      <w:r w:rsidR="240244A2" w:rsidRPr="00AC6FAF">
        <w:rPr>
          <w:rFonts w:ascii="Palatino Linotype" w:hAnsi="Palatino Linotype"/>
        </w:rPr>
        <w:t xml:space="preserve">mas como foi mesmo que ela </w:t>
      </w:r>
      <w:r w:rsidR="2850729F" w:rsidRPr="00AC6FAF">
        <w:rPr>
          <w:rFonts w:ascii="Palatino Linotype" w:hAnsi="Palatino Linotype"/>
        </w:rPr>
        <w:t>começou</w:t>
      </w:r>
      <w:r w:rsidR="6820F273" w:rsidRPr="00AC6FAF">
        <w:rPr>
          <w:rFonts w:ascii="Palatino Linotype" w:hAnsi="Palatino Linotype"/>
        </w:rPr>
        <w:t>?”</w:t>
      </w:r>
      <w:r w:rsidR="6522A6BB" w:rsidRPr="00AC6FAF">
        <w:rPr>
          <w:rFonts w:ascii="Palatino Linotype" w:hAnsi="Palatino Linotype"/>
        </w:rPr>
        <w:t xml:space="preserve"> Poucos sabiam como tinha começado </w:t>
      </w:r>
      <w:r w:rsidR="78761FDD" w:rsidRPr="00AC6FAF">
        <w:rPr>
          <w:rFonts w:ascii="Palatino Linotype" w:hAnsi="Palatino Linotype"/>
        </w:rPr>
        <w:t xml:space="preserve">pois </w:t>
      </w:r>
      <w:r w:rsidR="78C47205" w:rsidRPr="00AC6FAF">
        <w:rPr>
          <w:rFonts w:ascii="Palatino Linotype" w:hAnsi="Palatino Linotype"/>
        </w:rPr>
        <w:t>não</w:t>
      </w:r>
      <w:r w:rsidR="78761FDD" w:rsidRPr="00AC6FAF">
        <w:rPr>
          <w:rFonts w:ascii="Palatino Linotype" w:hAnsi="Palatino Linotype"/>
        </w:rPr>
        <w:t xml:space="preserve"> era qualquer um que </w:t>
      </w:r>
      <w:r w:rsidR="401470DC" w:rsidRPr="00AC6FAF">
        <w:rPr>
          <w:rFonts w:ascii="Palatino Linotype" w:hAnsi="Palatino Linotype"/>
        </w:rPr>
        <w:t xml:space="preserve">conseguiria </w:t>
      </w:r>
      <w:r w:rsidR="113AD4CD" w:rsidRPr="00AC6FAF">
        <w:rPr>
          <w:rFonts w:ascii="Palatino Linotype" w:hAnsi="Palatino Linotype"/>
        </w:rPr>
        <w:t xml:space="preserve">absorver </w:t>
      </w:r>
      <w:r w:rsidR="78C47205" w:rsidRPr="00AC6FAF">
        <w:rPr>
          <w:rFonts w:ascii="Palatino Linotype" w:hAnsi="Palatino Linotype"/>
        </w:rPr>
        <w:t>toda aquela história</w:t>
      </w:r>
      <w:r w:rsidR="68671FDD" w:rsidRPr="00AC6FAF">
        <w:rPr>
          <w:rFonts w:ascii="Palatino Linotype" w:hAnsi="Palatino Linotype"/>
        </w:rPr>
        <w:t>.</w:t>
      </w:r>
      <w:r w:rsidR="1DEF95FD" w:rsidRPr="00AC6FAF">
        <w:rPr>
          <w:rFonts w:ascii="Palatino Linotype" w:hAnsi="Palatino Linotype"/>
        </w:rPr>
        <w:t xml:space="preserve"> </w:t>
      </w:r>
      <w:r w:rsidR="4572A987" w:rsidRPr="00AC6FAF">
        <w:rPr>
          <w:rFonts w:ascii="Palatino Linotype" w:hAnsi="Palatino Linotype"/>
        </w:rPr>
        <w:t xml:space="preserve">“lembro que </w:t>
      </w:r>
      <w:r w:rsidR="29AB4E59" w:rsidRPr="00AC6FAF">
        <w:rPr>
          <w:rFonts w:ascii="Palatino Linotype" w:hAnsi="Palatino Linotype"/>
        </w:rPr>
        <w:t xml:space="preserve">em meus </w:t>
      </w:r>
      <w:r w:rsidR="2B3BC033" w:rsidRPr="00AC6FAF">
        <w:rPr>
          <w:rFonts w:ascii="Palatino Linotype" w:hAnsi="Palatino Linotype"/>
        </w:rPr>
        <w:t>treinamentos</w:t>
      </w:r>
      <w:r w:rsidR="604BAE19" w:rsidRPr="00AC6FAF">
        <w:rPr>
          <w:rFonts w:ascii="Palatino Linotype" w:hAnsi="Palatino Linotype"/>
        </w:rPr>
        <w:t xml:space="preserve"> meus </w:t>
      </w:r>
      <w:r w:rsidR="00D98CA0" w:rsidRPr="00AC6FAF">
        <w:rPr>
          <w:rFonts w:ascii="Palatino Linotype" w:hAnsi="Palatino Linotype"/>
        </w:rPr>
        <w:t>capitães</w:t>
      </w:r>
      <w:r w:rsidR="358967A8" w:rsidRPr="00AC6FAF">
        <w:rPr>
          <w:rFonts w:ascii="Palatino Linotype" w:hAnsi="Palatino Linotype"/>
        </w:rPr>
        <w:t xml:space="preserve"> </w:t>
      </w:r>
      <w:r w:rsidR="57060796" w:rsidRPr="00AC6FAF">
        <w:rPr>
          <w:rFonts w:ascii="Palatino Linotype" w:hAnsi="Palatino Linotype"/>
        </w:rPr>
        <w:t xml:space="preserve">contavam </w:t>
      </w:r>
      <w:r w:rsidR="0C52DC74" w:rsidRPr="00AC6FAF">
        <w:rPr>
          <w:rFonts w:ascii="Palatino Linotype" w:hAnsi="Palatino Linotype"/>
        </w:rPr>
        <w:t xml:space="preserve">pouca parte de </w:t>
      </w:r>
      <w:r w:rsidR="0ECFC3D0" w:rsidRPr="00AC6FAF">
        <w:rPr>
          <w:rFonts w:ascii="Palatino Linotype" w:hAnsi="Palatino Linotype"/>
        </w:rPr>
        <w:t xml:space="preserve">como </w:t>
      </w:r>
      <w:r w:rsidR="53F3FBD1" w:rsidRPr="00AC6FAF">
        <w:rPr>
          <w:rFonts w:ascii="Palatino Linotype" w:hAnsi="Palatino Linotype"/>
        </w:rPr>
        <w:t xml:space="preserve">realmente tinha </w:t>
      </w:r>
      <w:r w:rsidR="6A514213" w:rsidRPr="00AC6FAF">
        <w:rPr>
          <w:rFonts w:ascii="Palatino Linotype" w:hAnsi="Palatino Linotype"/>
        </w:rPr>
        <w:t>começado</w:t>
      </w:r>
      <w:r w:rsidR="00D98CA0" w:rsidRPr="00AC6FAF">
        <w:rPr>
          <w:rFonts w:ascii="Palatino Linotype" w:hAnsi="Palatino Linotype"/>
        </w:rPr>
        <w:t>,</w:t>
      </w:r>
      <w:r w:rsidR="6A514213" w:rsidRPr="00AC6FAF">
        <w:rPr>
          <w:rFonts w:ascii="Palatino Linotype" w:hAnsi="Palatino Linotype"/>
        </w:rPr>
        <w:t xml:space="preserve"> </w:t>
      </w:r>
      <w:r w:rsidR="48D32532" w:rsidRPr="00AC6FAF">
        <w:rPr>
          <w:rFonts w:ascii="Palatino Linotype" w:hAnsi="Palatino Linotype"/>
        </w:rPr>
        <w:t xml:space="preserve">mas </w:t>
      </w:r>
      <w:r w:rsidR="00D98CA0" w:rsidRPr="00AC6FAF">
        <w:rPr>
          <w:rFonts w:ascii="Palatino Linotype" w:hAnsi="Palatino Linotype"/>
        </w:rPr>
        <w:t>ninguém</w:t>
      </w:r>
      <w:r w:rsidR="48D32532" w:rsidRPr="00AC6FAF">
        <w:rPr>
          <w:rFonts w:ascii="Palatino Linotype" w:hAnsi="Palatino Linotype"/>
        </w:rPr>
        <w:t xml:space="preserve"> </w:t>
      </w:r>
      <w:r w:rsidR="21799854" w:rsidRPr="00AC6FAF">
        <w:rPr>
          <w:rFonts w:ascii="Palatino Linotype" w:hAnsi="Palatino Linotype"/>
        </w:rPr>
        <w:t xml:space="preserve">que eu </w:t>
      </w:r>
      <w:r w:rsidR="720E5925" w:rsidRPr="00AC6FAF">
        <w:rPr>
          <w:rFonts w:ascii="Palatino Linotype" w:hAnsi="Palatino Linotype"/>
        </w:rPr>
        <w:t xml:space="preserve">conhecera sabia </w:t>
      </w:r>
      <w:r w:rsidR="0214BA67" w:rsidRPr="00AC6FAF">
        <w:rPr>
          <w:rFonts w:ascii="Palatino Linotype" w:hAnsi="Palatino Linotype"/>
        </w:rPr>
        <w:t xml:space="preserve">a </w:t>
      </w:r>
      <w:r w:rsidR="00D98CA0" w:rsidRPr="00AC6FAF">
        <w:rPr>
          <w:rFonts w:ascii="Palatino Linotype" w:hAnsi="Palatino Linotype"/>
        </w:rPr>
        <w:t>continuação</w:t>
      </w:r>
      <w:r w:rsidR="063ED313" w:rsidRPr="00AC6FAF">
        <w:rPr>
          <w:rFonts w:ascii="Palatino Linotype" w:hAnsi="Palatino Linotype"/>
        </w:rPr>
        <w:t xml:space="preserve"> da </w:t>
      </w:r>
      <w:r w:rsidR="03C7F4DB" w:rsidRPr="00AC6FAF">
        <w:rPr>
          <w:rFonts w:ascii="Palatino Linotype" w:hAnsi="Palatino Linotype"/>
        </w:rPr>
        <w:t xml:space="preserve">quela </w:t>
      </w:r>
      <w:r w:rsidR="00D98CA0" w:rsidRPr="00AC6FAF">
        <w:rPr>
          <w:rFonts w:ascii="Palatino Linotype" w:hAnsi="Palatino Linotype"/>
        </w:rPr>
        <w:t xml:space="preserve">história </w:t>
      </w:r>
      <w:r w:rsidR="26085AFF" w:rsidRPr="00AC6FAF">
        <w:rPr>
          <w:rFonts w:ascii="Palatino Linotype" w:hAnsi="Palatino Linotype"/>
        </w:rPr>
        <w:t xml:space="preserve">ou o </w:t>
      </w:r>
      <w:r w:rsidR="64CB0683" w:rsidRPr="00AC6FAF">
        <w:rPr>
          <w:rFonts w:ascii="Palatino Linotype" w:hAnsi="Palatino Linotype"/>
        </w:rPr>
        <w:t xml:space="preserve">porquê de ninguém os </w:t>
      </w:r>
      <w:r w:rsidR="3EC6E921" w:rsidRPr="00AC6FAF">
        <w:rPr>
          <w:rFonts w:ascii="Palatino Linotype" w:hAnsi="Palatino Linotype"/>
        </w:rPr>
        <w:t>contasse</w:t>
      </w:r>
      <w:r w:rsidR="696A5A1F" w:rsidRPr="00AC6FAF">
        <w:rPr>
          <w:rFonts w:ascii="Palatino Linotype" w:hAnsi="Palatino Linotype"/>
        </w:rPr>
        <w:t>.</w:t>
      </w:r>
    </w:p>
    <w:p w14:paraId="73A9BEB0" w14:textId="365067BD" w:rsidR="563A6340" w:rsidRPr="00AC6FAF" w:rsidRDefault="6FF56457" w:rsidP="001B1090">
      <w:pPr>
        <w:ind w:firstLine="708"/>
        <w:jc w:val="both"/>
        <w:rPr>
          <w:rFonts w:ascii="Palatino Linotype" w:hAnsi="Palatino Linotype"/>
        </w:rPr>
      </w:pPr>
      <w:r w:rsidRPr="00AC6FAF">
        <w:rPr>
          <w:rFonts w:ascii="Palatino Linotype" w:hAnsi="Palatino Linotype"/>
        </w:rPr>
        <w:t>Um tempo se passou sem que alvares pensasse em algo, ele só ficou olhando para fora do avião que, nesse momento passava pela fronteira da casa menor andes. Parou de não pensar e lembrou-se de Victor. “provavelmente Victor já deve ter escutado a notícia sobre hoje de manhã, deve estar preocupado, pois a guerra algum dia chegaria a ele e ele saberia que não conseguiria escapar”. Depois de 30 minutos o piloto começou a falar:</w:t>
      </w:r>
    </w:p>
    <w:p w14:paraId="50968522" w14:textId="6588FCC4" w:rsidR="71FA34D5" w:rsidRPr="00AC6FAF" w:rsidRDefault="3DDF5895" w:rsidP="00B73A5E">
      <w:pPr>
        <w:ind w:firstLine="708"/>
        <w:jc w:val="both"/>
        <w:rPr>
          <w:rFonts w:ascii="Palatino Linotype" w:hAnsi="Palatino Linotype"/>
        </w:rPr>
      </w:pPr>
      <w:r w:rsidRPr="00AC6FAF">
        <w:rPr>
          <w:rFonts w:ascii="Palatino Linotype" w:hAnsi="Palatino Linotype"/>
        </w:rPr>
        <w:t>-</w:t>
      </w:r>
      <w:r w:rsidR="527C7190" w:rsidRPr="00AC6FAF">
        <w:rPr>
          <w:rFonts w:ascii="Palatino Linotype" w:hAnsi="Palatino Linotype"/>
        </w:rPr>
        <w:t>Passageiros</w:t>
      </w:r>
      <w:r w:rsidRPr="00AC6FAF">
        <w:rPr>
          <w:rFonts w:ascii="Palatino Linotype" w:hAnsi="Palatino Linotype"/>
        </w:rPr>
        <w:t xml:space="preserve"> </w:t>
      </w:r>
      <w:r w:rsidR="708C408B" w:rsidRPr="00AC6FAF">
        <w:rPr>
          <w:rFonts w:ascii="Palatino Linotype" w:hAnsi="Palatino Linotype"/>
        </w:rPr>
        <w:t xml:space="preserve">em </w:t>
      </w:r>
      <w:r w:rsidR="0115F303" w:rsidRPr="00AC6FAF">
        <w:rPr>
          <w:rFonts w:ascii="Palatino Linotype" w:hAnsi="Palatino Linotype"/>
        </w:rPr>
        <w:t xml:space="preserve">instantes </w:t>
      </w:r>
      <w:r w:rsidR="43463C22" w:rsidRPr="00AC6FAF">
        <w:rPr>
          <w:rFonts w:ascii="Palatino Linotype" w:hAnsi="Palatino Linotype"/>
        </w:rPr>
        <w:t>pousaremos</w:t>
      </w:r>
      <w:r w:rsidR="2A7EF42B" w:rsidRPr="00AC6FAF">
        <w:rPr>
          <w:rFonts w:ascii="Palatino Linotype" w:hAnsi="Palatino Linotype"/>
        </w:rPr>
        <w:t>,</w:t>
      </w:r>
      <w:r w:rsidR="43463C22" w:rsidRPr="00AC6FAF">
        <w:rPr>
          <w:rFonts w:ascii="Palatino Linotype" w:hAnsi="Palatino Linotype"/>
        </w:rPr>
        <w:t xml:space="preserve"> </w:t>
      </w:r>
      <w:r w:rsidR="527C7190" w:rsidRPr="00AC6FAF">
        <w:rPr>
          <w:rFonts w:ascii="Palatino Linotype" w:hAnsi="Palatino Linotype"/>
        </w:rPr>
        <w:t>então</w:t>
      </w:r>
      <w:r w:rsidR="35DCF506" w:rsidRPr="00AC6FAF">
        <w:rPr>
          <w:rFonts w:ascii="Palatino Linotype" w:hAnsi="Palatino Linotype"/>
        </w:rPr>
        <w:t xml:space="preserve"> </w:t>
      </w:r>
      <w:r w:rsidR="3B7A2493" w:rsidRPr="00AC6FAF">
        <w:rPr>
          <w:rFonts w:ascii="Palatino Linotype" w:hAnsi="Palatino Linotype"/>
        </w:rPr>
        <w:t xml:space="preserve">peço que por </w:t>
      </w:r>
      <w:r w:rsidR="0273F076" w:rsidRPr="00AC6FAF">
        <w:rPr>
          <w:rFonts w:ascii="Palatino Linotype" w:hAnsi="Palatino Linotype"/>
        </w:rPr>
        <w:t xml:space="preserve">favor apertem </w:t>
      </w:r>
      <w:r w:rsidR="521FA5E0" w:rsidRPr="00AC6FAF">
        <w:rPr>
          <w:rFonts w:ascii="Palatino Linotype" w:hAnsi="Palatino Linotype"/>
        </w:rPr>
        <w:t>os cintos</w:t>
      </w:r>
      <w:r w:rsidR="2A7EF42B" w:rsidRPr="00AC6FAF">
        <w:rPr>
          <w:rFonts w:ascii="Palatino Linotype" w:hAnsi="Palatino Linotype"/>
        </w:rPr>
        <w:t>.</w:t>
      </w:r>
    </w:p>
    <w:p w14:paraId="0EE7C17B" w14:textId="5AA7CF89" w:rsidR="00B347E7" w:rsidRPr="00AC6FAF" w:rsidRDefault="0F6EDF73" w:rsidP="001B1090">
      <w:pPr>
        <w:ind w:firstLine="708"/>
        <w:jc w:val="both"/>
        <w:rPr>
          <w:rFonts w:ascii="Palatino Linotype" w:hAnsi="Palatino Linotype"/>
        </w:rPr>
      </w:pPr>
      <w:r w:rsidRPr="00AC6FAF">
        <w:rPr>
          <w:rFonts w:ascii="Palatino Linotype" w:hAnsi="Palatino Linotype"/>
        </w:rPr>
        <w:t xml:space="preserve">Quando </w:t>
      </w:r>
      <w:r w:rsidR="3602086D" w:rsidRPr="00AC6FAF">
        <w:rPr>
          <w:rFonts w:ascii="Palatino Linotype" w:hAnsi="Palatino Linotype"/>
        </w:rPr>
        <w:t xml:space="preserve">o </w:t>
      </w:r>
      <w:r w:rsidR="20011793" w:rsidRPr="00AC6FAF">
        <w:rPr>
          <w:rFonts w:ascii="Palatino Linotype" w:hAnsi="Palatino Linotype"/>
        </w:rPr>
        <w:t>avião já</w:t>
      </w:r>
      <w:r w:rsidR="089079B8" w:rsidRPr="00AC6FAF">
        <w:rPr>
          <w:rFonts w:ascii="Palatino Linotype" w:hAnsi="Palatino Linotype"/>
        </w:rPr>
        <w:t xml:space="preserve"> </w:t>
      </w:r>
      <w:r w:rsidR="7CDFC01B" w:rsidRPr="00AC6FAF">
        <w:rPr>
          <w:rFonts w:ascii="Palatino Linotype" w:hAnsi="Palatino Linotype"/>
        </w:rPr>
        <w:t xml:space="preserve">tinha </w:t>
      </w:r>
      <w:r w:rsidR="20011793" w:rsidRPr="00AC6FAF">
        <w:rPr>
          <w:rFonts w:ascii="Palatino Linotype" w:hAnsi="Palatino Linotype"/>
        </w:rPr>
        <w:t xml:space="preserve">pousado </w:t>
      </w:r>
      <w:r w:rsidR="4E9D15A6" w:rsidRPr="00AC6FAF">
        <w:rPr>
          <w:rFonts w:ascii="Palatino Linotype" w:hAnsi="Palatino Linotype"/>
        </w:rPr>
        <w:t>alvares</w:t>
      </w:r>
      <w:r w:rsidR="2FF28723" w:rsidRPr="00AC6FAF">
        <w:rPr>
          <w:rFonts w:ascii="Palatino Linotype" w:hAnsi="Palatino Linotype"/>
        </w:rPr>
        <w:t xml:space="preserve"> passou um tempo esperando os </w:t>
      </w:r>
      <w:r w:rsidR="4E9D15A6" w:rsidRPr="00AC6FAF">
        <w:rPr>
          <w:rFonts w:ascii="Palatino Linotype" w:hAnsi="Palatino Linotype"/>
        </w:rPr>
        <w:t xml:space="preserve">aviões de transporte de tropas </w:t>
      </w:r>
      <w:r w:rsidR="31C8A92A" w:rsidRPr="00AC6FAF">
        <w:rPr>
          <w:rFonts w:ascii="Palatino Linotype" w:hAnsi="Palatino Linotype"/>
        </w:rPr>
        <w:t xml:space="preserve">chegarem para organizar e traçar os </w:t>
      </w:r>
      <w:r w:rsidR="181E7987" w:rsidRPr="00AC6FAF">
        <w:rPr>
          <w:rFonts w:ascii="Palatino Linotype" w:hAnsi="Palatino Linotype"/>
        </w:rPr>
        <w:t>últimos</w:t>
      </w:r>
      <w:r w:rsidR="31C8A92A" w:rsidRPr="00AC6FAF">
        <w:rPr>
          <w:rFonts w:ascii="Palatino Linotype" w:hAnsi="Palatino Linotype"/>
        </w:rPr>
        <w:t xml:space="preserve"> </w:t>
      </w:r>
      <w:r w:rsidR="57F1FD34" w:rsidRPr="00AC6FAF">
        <w:rPr>
          <w:rFonts w:ascii="Palatino Linotype" w:hAnsi="Palatino Linotype"/>
        </w:rPr>
        <w:t xml:space="preserve">planos antes de partirem e passarem pela cordilheira </w:t>
      </w:r>
      <w:r w:rsidR="536B2215" w:rsidRPr="00AC6FAF">
        <w:rPr>
          <w:rFonts w:ascii="Palatino Linotype" w:hAnsi="Palatino Linotype"/>
        </w:rPr>
        <w:t xml:space="preserve">dos </w:t>
      </w:r>
      <w:r w:rsidR="156209AC" w:rsidRPr="00AC6FAF">
        <w:rPr>
          <w:rFonts w:ascii="Palatino Linotype" w:hAnsi="Palatino Linotype"/>
        </w:rPr>
        <w:t>Andes.</w:t>
      </w:r>
      <w:r w:rsidR="00E07CD8" w:rsidRPr="00AC6FAF">
        <w:rPr>
          <w:rFonts w:ascii="Palatino Linotype" w:hAnsi="Palatino Linotype"/>
        </w:rPr>
        <w:t xml:space="preserve"> </w:t>
      </w:r>
    </w:p>
    <w:p w14:paraId="3B896700" w14:textId="77777777" w:rsidR="00601BD0" w:rsidRPr="00AC6FAF" w:rsidRDefault="001D4180" w:rsidP="001B1090">
      <w:pPr>
        <w:ind w:firstLine="708"/>
        <w:jc w:val="both"/>
        <w:rPr>
          <w:rFonts w:ascii="Palatino Linotype" w:hAnsi="Palatino Linotype"/>
        </w:rPr>
      </w:pPr>
      <w:r w:rsidRPr="00AC6FAF">
        <w:rPr>
          <w:rFonts w:ascii="Palatino Linotype" w:hAnsi="Palatino Linotype"/>
        </w:rPr>
        <w:t>Álvares foi chamado a sala</w:t>
      </w:r>
      <w:r w:rsidR="00307468" w:rsidRPr="00AC6FAF">
        <w:rPr>
          <w:rFonts w:ascii="Palatino Linotype" w:hAnsi="Palatino Linotype"/>
        </w:rPr>
        <w:t xml:space="preserve"> d</w:t>
      </w:r>
      <w:r w:rsidR="00D741F7" w:rsidRPr="00AC6FAF">
        <w:rPr>
          <w:rFonts w:ascii="Palatino Linotype" w:hAnsi="Palatino Linotype"/>
        </w:rPr>
        <w:t xml:space="preserve">o marechal </w:t>
      </w:r>
      <w:r w:rsidR="00097AA7" w:rsidRPr="00AC6FAF">
        <w:rPr>
          <w:rFonts w:ascii="Palatino Linotype" w:hAnsi="Palatino Linotype"/>
        </w:rPr>
        <w:t>para uma reunião estratégica.</w:t>
      </w:r>
      <w:r w:rsidR="00CA62FC" w:rsidRPr="00AC6FAF">
        <w:rPr>
          <w:rFonts w:ascii="Palatino Linotype" w:hAnsi="Palatino Linotype"/>
        </w:rPr>
        <w:t xml:space="preserve"> </w:t>
      </w:r>
    </w:p>
    <w:p w14:paraId="6FD138BA" w14:textId="4ABD00C3" w:rsidR="0043106B" w:rsidRPr="00AC6FAF" w:rsidRDefault="00601BD0" w:rsidP="00B73A5E">
      <w:pPr>
        <w:ind w:firstLine="708"/>
        <w:jc w:val="both"/>
        <w:rPr>
          <w:rFonts w:ascii="Palatino Linotype" w:hAnsi="Palatino Linotype"/>
        </w:rPr>
      </w:pPr>
      <w:r w:rsidRPr="00AC6FAF">
        <w:rPr>
          <w:rFonts w:ascii="Palatino Linotype" w:hAnsi="Palatino Linotype"/>
        </w:rPr>
        <w:t>–</w:t>
      </w:r>
      <w:r w:rsidR="00CA62FC" w:rsidRPr="00AC6FAF">
        <w:rPr>
          <w:rFonts w:ascii="Palatino Linotype" w:hAnsi="Palatino Linotype"/>
        </w:rPr>
        <w:t>Capitão Álvares de Guerreiro</w:t>
      </w:r>
      <w:r w:rsidR="00E60722" w:rsidRPr="00AC6FAF">
        <w:rPr>
          <w:rFonts w:ascii="Palatino Linotype" w:hAnsi="Palatino Linotype"/>
        </w:rPr>
        <w:t xml:space="preserve">. </w:t>
      </w:r>
      <w:r w:rsidR="00313190" w:rsidRPr="00AC6FAF">
        <w:rPr>
          <w:rFonts w:ascii="Palatino Linotype" w:hAnsi="Palatino Linotype"/>
        </w:rPr>
        <w:t>– Disse o marechal da casa dos Andes. -</w:t>
      </w:r>
      <w:r w:rsidR="00801BB8" w:rsidRPr="00AC6FAF">
        <w:rPr>
          <w:rFonts w:ascii="Palatino Linotype" w:hAnsi="Palatino Linotype"/>
        </w:rPr>
        <w:t xml:space="preserve">Primeiramente seja </w:t>
      </w:r>
      <w:r w:rsidR="004E74C8" w:rsidRPr="00AC6FAF">
        <w:rPr>
          <w:rFonts w:ascii="Palatino Linotype" w:hAnsi="Palatino Linotype"/>
        </w:rPr>
        <w:t>bem-vindo</w:t>
      </w:r>
      <w:r w:rsidR="00801BB8" w:rsidRPr="00AC6FAF">
        <w:rPr>
          <w:rFonts w:ascii="Palatino Linotype" w:hAnsi="Palatino Linotype"/>
        </w:rPr>
        <w:t xml:space="preserve"> ao nosso acon</w:t>
      </w:r>
      <w:r w:rsidR="004E74C8" w:rsidRPr="00AC6FAF">
        <w:rPr>
          <w:rFonts w:ascii="Palatino Linotype" w:hAnsi="Palatino Linotype"/>
        </w:rPr>
        <w:t>chegante quartel general.</w:t>
      </w:r>
    </w:p>
    <w:p w14:paraId="04FC80EC" w14:textId="1C169610" w:rsidR="001A7912" w:rsidRPr="00AC6FAF" w:rsidRDefault="004E74C8" w:rsidP="00B73A5E">
      <w:pPr>
        <w:ind w:firstLine="708"/>
        <w:jc w:val="both"/>
        <w:rPr>
          <w:rFonts w:ascii="Palatino Linotype" w:hAnsi="Palatino Linotype"/>
        </w:rPr>
      </w:pPr>
      <w:r w:rsidRPr="00AC6FAF">
        <w:rPr>
          <w:rFonts w:ascii="Palatino Linotype" w:hAnsi="Palatino Linotype"/>
        </w:rPr>
        <w:t xml:space="preserve">-É bem aconchegante mesmo – Disse Álvares, enquanto olhava em volta. Era uma pequena sala estilo </w:t>
      </w:r>
      <w:r w:rsidR="006B4E0F" w:rsidRPr="00AC6FAF">
        <w:rPr>
          <w:rFonts w:ascii="Palatino Linotype" w:hAnsi="Palatino Linotype"/>
        </w:rPr>
        <w:t>rústico</w:t>
      </w:r>
      <w:r w:rsidRPr="00AC6FAF">
        <w:rPr>
          <w:rFonts w:ascii="Palatino Linotype" w:hAnsi="Palatino Linotype"/>
        </w:rPr>
        <w:t>, assim como todo o resto do quartel</w:t>
      </w:r>
      <w:r w:rsidR="006B4E0F" w:rsidRPr="00AC6FAF">
        <w:rPr>
          <w:rFonts w:ascii="Palatino Linotype" w:hAnsi="Palatino Linotype"/>
        </w:rPr>
        <w:t>. O marechal o olhava da ponta oposta da mesa</w:t>
      </w:r>
      <w:r w:rsidR="001A7912" w:rsidRPr="00AC6FAF">
        <w:rPr>
          <w:rFonts w:ascii="Palatino Linotype" w:hAnsi="Palatino Linotype"/>
        </w:rPr>
        <w:t xml:space="preserve">. – </w:t>
      </w:r>
      <w:r w:rsidR="006D7EE5" w:rsidRPr="00AC6FAF">
        <w:rPr>
          <w:rFonts w:ascii="Palatino Linotype" w:hAnsi="Palatino Linotype"/>
        </w:rPr>
        <w:t>Há</w:t>
      </w:r>
      <w:r w:rsidR="001A7912" w:rsidRPr="00AC6FAF">
        <w:rPr>
          <w:rFonts w:ascii="Palatino Linotype" w:hAnsi="Palatino Linotype"/>
        </w:rPr>
        <w:t xml:space="preserve"> quanto tempo vocês o têm?</w:t>
      </w:r>
      <w:r w:rsidR="00F1088A" w:rsidRPr="00AC6FAF">
        <w:rPr>
          <w:rFonts w:ascii="Palatino Linotype" w:hAnsi="Palatino Linotype"/>
        </w:rPr>
        <w:t xml:space="preserve"> – Perguntou Álvares.</w:t>
      </w:r>
    </w:p>
    <w:p w14:paraId="0209ED10" w14:textId="58E3F05C" w:rsidR="001A7912" w:rsidRPr="00AC6FAF" w:rsidRDefault="001A7912" w:rsidP="00B73A5E">
      <w:pPr>
        <w:ind w:firstLine="708"/>
        <w:jc w:val="both"/>
        <w:rPr>
          <w:rFonts w:ascii="Palatino Linotype" w:hAnsi="Palatino Linotype"/>
        </w:rPr>
      </w:pPr>
      <w:r w:rsidRPr="00AC6FAF">
        <w:rPr>
          <w:rFonts w:ascii="Palatino Linotype" w:hAnsi="Palatino Linotype"/>
        </w:rPr>
        <w:t>-Cerca de 5 anos</w:t>
      </w:r>
      <w:r w:rsidR="00F52542" w:rsidRPr="00AC6FAF">
        <w:rPr>
          <w:rFonts w:ascii="Palatino Linotype" w:hAnsi="Palatino Linotype"/>
        </w:rPr>
        <w:t xml:space="preserve"> – Disse o marechal rapidamente, sem dar muitos detalhes</w:t>
      </w:r>
      <w:r w:rsidR="000376B5" w:rsidRPr="00AC6FAF">
        <w:rPr>
          <w:rFonts w:ascii="Palatino Linotype" w:hAnsi="Palatino Linotype"/>
        </w:rPr>
        <w:t>.</w:t>
      </w:r>
      <w:r w:rsidR="0052443F" w:rsidRPr="00AC6FAF">
        <w:rPr>
          <w:rFonts w:ascii="Palatino Linotype" w:hAnsi="Palatino Linotype"/>
        </w:rPr>
        <w:t xml:space="preserve"> –</w:t>
      </w:r>
      <w:r w:rsidR="006D7EE5" w:rsidRPr="00AC6FAF">
        <w:rPr>
          <w:rFonts w:ascii="Palatino Linotype" w:hAnsi="Palatino Linotype"/>
        </w:rPr>
        <w:t>Vamos direto ao assunto, Capitão</w:t>
      </w:r>
      <w:r w:rsidR="0072197F" w:rsidRPr="00AC6FAF">
        <w:rPr>
          <w:rFonts w:ascii="Palatino Linotype" w:hAnsi="Palatino Linotype"/>
        </w:rPr>
        <w:t>- Deu uma pausa e continuou -</w:t>
      </w:r>
      <w:r w:rsidR="00156CCC" w:rsidRPr="00AC6FAF">
        <w:rPr>
          <w:rFonts w:ascii="Palatino Linotype" w:hAnsi="Palatino Linotype"/>
        </w:rPr>
        <w:t xml:space="preserve"> </w:t>
      </w:r>
      <w:r w:rsidR="000A6FBC" w:rsidRPr="00AC6FAF">
        <w:rPr>
          <w:rFonts w:ascii="Palatino Linotype" w:hAnsi="Palatino Linotype"/>
        </w:rPr>
        <w:t xml:space="preserve">Descobrimos a </w:t>
      </w:r>
      <w:r w:rsidR="006D7EE5" w:rsidRPr="00AC6FAF">
        <w:rPr>
          <w:rFonts w:ascii="Palatino Linotype" w:hAnsi="Palatino Linotype"/>
        </w:rPr>
        <w:t>localização</w:t>
      </w:r>
      <w:r w:rsidR="000A6FBC" w:rsidRPr="00AC6FAF">
        <w:rPr>
          <w:rFonts w:ascii="Palatino Linotype" w:hAnsi="Palatino Linotype"/>
        </w:rPr>
        <w:t xml:space="preserve"> de </w:t>
      </w:r>
      <w:r w:rsidR="0072197F" w:rsidRPr="00AC6FAF">
        <w:rPr>
          <w:rFonts w:ascii="Palatino Linotype" w:hAnsi="Palatino Linotype"/>
        </w:rPr>
        <w:t xml:space="preserve">seu amigo </w:t>
      </w:r>
      <w:r w:rsidR="000A6FBC" w:rsidRPr="00AC6FAF">
        <w:rPr>
          <w:rFonts w:ascii="Palatino Linotype" w:hAnsi="Palatino Linotype"/>
        </w:rPr>
        <w:t>Victor</w:t>
      </w:r>
      <w:r w:rsidR="0072197F" w:rsidRPr="00AC6FAF">
        <w:rPr>
          <w:rFonts w:ascii="Palatino Linotype" w:hAnsi="Palatino Linotype"/>
        </w:rPr>
        <w:t>.</w:t>
      </w:r>
    </w:p>
    <w:p w14:paraId="1AA8C314" w14:textId="6D2485C6" w:rsidR="0072197F" w:rsidRPr="00AC6FAF" w:rsidRDefault="0072197F" w:rsidP="00B73A5E">
      <w:pPr>
        <w:ind w:firstLine="708"/>
        <w:jc w:val="both"/>
        <w:rPr>
          <w:rFonts w:ascii="Palatino Linotype" w:hAnsi="Palatino Linotype"/>
        </w:rPr>
      </w:pPr>
      <w:r w:rsidRPr="00AC6FAF">
        <w:rPr>
          <w:rFonts w:ascii="Palatino Linotype" w:hAnsi="Palatino Linotype"/>
        </w:rPr>
        <w:t xml:space="preserve">-Qual o raio? </w:t>
      </w:r>
    </w:p>
    <w:p w14:paraId="466821E1" w14:textId="0ACB3111" w:rsidR="008D62B0" w:rsidRPr="00AC6FAF" w:rsidRDefault="0072197F" w:rsidP="00B73A5E">
      <w:pPr>
        <w:ind w:firstLine="708"/>
        <w:jc w:val="both"/>
        <w:rPr>
          <w:rFonts w:ascii="Palatino Linotype" w:hAnsi="Palatino Linotype"/>
        </w:rPr>
      </w:pPr>
      <w:r w:rsidRPr="00AC6FAF">
        <w:rPr>
          <w:rFonts w:ascii="Palatino Linotype" w:hAnsi="Palatino Linotype"/>
        </w:rPr>
        <w:lastRenderedPageBreak/>
        <w:t>-</w:t>
      </w:r>
      <w:r w:rsidR="00D7381D" w:rsidRPr="00AC6FAF">
        <w:rPr>
          <w:rFonts w:ascii="Palatino Linotype" w:hAnsi="Palatino Linotype"/>
        </w:rPr>
        <w:t>20</w:t>
      </w:r>
      <w:r w:rsidRPr="00AC6FAF">
        <w:rPr>
          <w:rFonts w:ascii="Palatino Linotype" w:hAnsi="Palatino Linotype"/>
        </w:rPr>
        <w:t xml:space="preserve"> quilômetros – Disse o marechal</w:t>
      </w:r>
      <w:r w:rsidR="00712E30" w:rsidRPr="00AC6FAF">
        <w:rPr>
          <w:rFonts w:ascii="Palatino Linotype" w:hAnsi="Palatino Linotype"/>
        </w:rPr>
        <w:t>.</w:t>
      </w:r>
      <w:r w:rsidR="00145F5E" w:rsidRPr="00AC6FAF">
        <w:rPr>
          <w:rFonts w:ascii="Palatino Linotype" w:hAnsi="Palatino Linotype"/>
        </w:rPr>
        <w:t xml:space="preserve"> – Mas nada</w:t>
      </w:r>
      <w:r w:rsidR="00EF0A42" w:rsidRPr="00AC6FAF">
        <w:rPr>
          <w:rFonts w:ascii="Palatino Linotype" w:hAnsi="Palatino Linotype"/>
        </w:rPr>
        <w:t xml:space="preserve"> que s</w:t>
      </w:r>
      <w:r w:rsidR="005D2938" w:rsidRPr="00AC6FAF">
        <w:rPr>
          <w:rFonts w:ascii="Palatino Linotype" w:hAnsi="Palatino Linotype"/>
        </w:rPr>
        <w:t>eus soldados não possam lidar</w:t>
      </w:r>
      <w:r w:rsidR="00572122" w:rsidRPr="00AC6FAF">
        <w:rPr>
          <w:rFonts w:ascii="Palatino Linotype" w:hAnsi="Palatino Linotype"/>
        </w:rPr>
        <w:t xml:space="preserve">, </w:t>
      </w:r>
      <w:r w:rsidR="002E09D4" w:rsidRPr="00AC6FAF">
        <w:rPr>
          <w:rFonts w:ascii="Palatino Linotype" w:hAnsi="Palatino Linotype"/>
        </w:rPr>
        <w:t>concorda?</w:t>
      </w:r>
    </w:p>
    <w:p w14:paraId="017133B2" w14:textId="374EF7CD" w:rsidR="00D7381D" w:rsidRPr="00AC6FAF" w:rsidRDefault="00D7381D" w:rsidP="00B73A5E">
      <w:pPr>
        <w:ind w:firstLine="708"/>
        <w:jc w:val="both"/>
        <w:rPr>
          <w:rFonts w:ascii="Palatino Linotype" w:hAnsi="Palatino Linotype"/>
        </w:rPr>
      </w:pPr>
      <w:r w:rsidRPr="00AC6FAF">
        <w:rPr>
          <w:rFonts w:ascii="Palatino Linotype" w:hAnsi="Palatino Linotype"/>
        </w:rPr>
        <w:t xml:space="preserve">-Bom, até onde meu conhecimento se estende, ainda teremos que buscar por </w:t>
      </w:r>
      <w:r w:rsidR="00981B65" w:rsidRPr="00AC6FAF">
        <w:rPr>
          <w:rFonts w:ascii="Palatino Linotype" w:hAnsi="Palatino Linotype"/>
        </w:rPr>
        <w:t xml:space="preserve">cerca de 1200 quilômetros </w:t>
      </w:r>
      <w:r w:rsidR="000D485B" w:rsidRPr="00AC6FAF">
        <w:rPr>
          <w:rFonts w:ascii="Palatino Linotype" w:hAnsi="Palatino Linotype"/>
        </w:rPr>
        <w:t>quadrados</w:t>
      </w:r>
      <w:r w:rsidR="005715EC" w:rsidRPr="00AC6FAF">
        <w:rPr>
          <w:rFonts w:ascii="Palatino Linotype" w:hAnsi="Palatino Linotype"/>
        </w:rPr>
        <w:t>.</w:t>
      </w:r>
      <w:r w:rsidR="0057204A" w:rsidRPr="00AC6FAF">
        <w:rPr>
          <w:rFonts w:ascii="Palatino Linotype" w:hAnsi="Palatino Linotype"/>
        </w:rPr>
        <w:t xml:space="preserve"> </w:t>
      </w:r>
      <w:r w:rsidR="00D73B6C" w:rsidRPr="00AC6FAF">
        <w:rPr>
          <w:rFonts w:ascii="Palatino Linotype" w:hAnsi="Palatino Linotype"/>
        </w:rPr>
        <w:t xml:space="preserve">E sei que se dividir isso pelos meus soldados ainda teremos que cobrir </w:t>
      </w:r>
      <w:r w:rsidR="0077451F" w:rsidRPr="00AC6FAF">
        <w:rPr>
          <w:rFonts w:ascii="Palatino Linotype" w:hAnsi="Palatino Linotype"/>
        </w:rPr>
        <w:t>2 quilômetros quadrados por soldado</w:t>
      </w:r>
      <w:r w:rsidR="00FE6BAB" w:rsidRPr="00AC6FAF">
        <w:rPr>
          <w:rFonts w:ascii="Palatino Linotype" w:hAnsi="Palatino Linotype"/>
        </w:rPr>
        <w:t xml:space="preserve">. </w:t>
      </w:r>
      <w:r w:rsidR="0046538B" w:rsidRPr="00AC6FAF">
        <w:rPr>
          <w:rFonts w:ascii="Palatino Linotype" w:hAnsi="Palatino Linotype"/>
        </w:rPr>
        <w:t>-Disse Álvares, usando seu conhecimento adquirido no ensino médio</w:t>
      </w:r>
    </w:p>
    <w:p w14:paraId="742A6546" w14:textId="6FEC53EB" w:rsidR="0046538B" w:rsidRPr="00AC6FAF" w:rsidRDefault="0046538B" w:rsidP="00154178">
      <w:pPr>
        <w:ind w:firstLine="708"/>
        <w:jc w:val="both"/>
        <w:rPr>
          <w:rFonts w:ascii="Palatino Linotype" w:hAnsi="Palatino Linotype"/>
        </w:rPr>
      </w:pPr>
      <w:r w:rsidRPr="00AC6FAF">
        <w:rPr>
          <w:rFonts w:ascii="Palatino Linotype" w:hAnsi="Palatino Linotype"/>
        </w:rPr>
        <w:t xml:space="preserve">-Estou vendo que leva jeito para cálculos, Capitão – Disse o marechal – </w:t>
      </w:r>
      <w:r w:rsidR="00BB59C7" w:rsidRPr="00AC6FAF">
        <w:rPr>
          <w:rFonts w:ascii="Palatino Linotype" w:hAnsi="Palatino Linotype"/>
        </w:rPr>
        <w:t>Por que</w:t>
      </w:r>
      <w:r w:rsidRPr="00AC6FAF">
        <w:rPr>
          <w:rFonts w:ascii="Palatino Linotype" w:hAnsi="Palatino Linotype"/>
        </w:rPr>
        <w:t xml:space="preserve"> não se tornou professor?</w:t>
      </w:r>
    </w:p>
    <w:p w14:paraId="3A6D3688" w14:textId="736036CF" w:rsidR="00135BEA" w:rsidRPr="00AC6FAF" w:rsidRDefault="0046538B" w:rsidP="00154178">
      <w:pPr>
        <w:ind w:firstLine="708"/>
        <w:jc w:val="both"/>
        <w:rPr>
          <w:rFonts w:ascii="Palatino Linotype" w:hAnsi="Palatino Linotype"/>
        </w:rPr>
      </w:pPr>
      <w:r w:rsidRPr="00AC6FAF">
        <w:rPr>
          <w:rFonts w:ascii="Palatino Linotype" w:hAnsi="Palatino Linotype"/>
        </w:rPr>
        <w:t xml:space="preserve">-Bom, temos a questão salarial, mas </w:t>
      </w:r>
      <w:r w:rsidR="00A91E35" w:rsidRPr="00AC6FAF">
        <w:rPr>
          <w:rFonts w:ascii="Palatino Linotype" w:hAnsi="Palatino Linotype"/>
        </w:rPr>
        <w:t xml:space="preserve">combinaremos que ser o capitão da maior tropa de elite do ocidente sul </w:t>
      </w:r>
      <w:r w:rsidR="007778FD" w:rsidRPr="00AC6FAF">
        <w:rPr>
          <w:rFonts w:ascii="Palatino Linotype" w:hAnsi="Palatino Linotype"/>
        </w:rPr>
        <w:t xml:space="preserve">é </w:t>
      </w:r>
      <w:r w:rsidR="002A5FC2" w:rsidRPr="00AC6FAF">
        <w:rPr>
          <w:rFonts w:ascii="Palatino Linotype" w:hAnsi="Palatino Linotype"/>
        </w:rPr>
        <w:t>mais legal</w:t>
      </w:r>
      <w:r w:rsidR="00543D62" w:rsidRPr="00AC6FAF">
        <w:rPr>
          <w:rFonts w:ascii="Palatino Linotype" w:hAnsi="Palatino Linotype"/>
        </w:rPr>
        <w:t xml:space="preserve">. </w:t>
      </w:r>
      <w:r w:rsidR="00135BEA" w:rsidRPr="00AC6FAF">
        <w:rPr>
          <w:rFonts w:ascii="Palatino Linotype" w:hAnsi="Palatino Linotype"/>
        </w:rPr>
        <w:t>– Respondeu Álvares – Mas bom, vamos ao que importa</w:t>
      </w:r>
      <w:r w:rsidR="00BB59C7" w:rsidRPr="00AC6FAF">
        <w:rPr>
          <w:rFonts w:ascii="Palatino Linotype" w:hAnsi="Palatino Linotype"/>
        </w:rPr>
        <w:t>, coordenadas</w:t>
      </w:r>
      <w:r w:rsidR="00DD3E5E" w:rsidRPr="00AC6FAF">
        <w:rPr>
          <w:rFonts w:ascii="Palatino Linotype" w:hAnsi="Palatino Linotype"/>
        </w:rPr>
        <w:t>.</w:t>
      </w:r>
    </w:p>
    <w:p w14:paraId="1344486A" w14:textId="36539F09" w:rsidR="000454A8" w:rsidRPr="00AC6FAF" w:rsidRDefault="000454A8" w:rsidP="00154178">
      <w:pPr>
        <w:ind w:firstLine="708"/>
        <w:jc w:val="both"/>
        <w:rPr>
          <w:rFonts w:ascii="Palatino Linotype" w:hAnsi="Palatino Linotype"/>
        </w:rPr>
      </w:pPr>
      <w:r w:rsidRPr="00AC6FAF">
        <w:rPr>
          <w:rFonts w:ascii="Palatino Linotype" w:hAnsi="Palatino Linotype"/>
        </w:rPr>
        <w:t>-</w:t>
      </w:r>
      <w:r w:rsidR="00891CAD" w:rsidRPr="00AC6FAF">
        <w:rPr>
          <w:rFonts w:ascii="Palatino Linotype" w:hAnsi="Palatino Linotype"/>
          <w:i/>
          <w:iCs/>
        </w:rPr>
        <w:t>Resto del guerrero</w:t>
      </w:r>
      <w:r w:rsidR="00891CAD" w:rsidRPr="00AC6FAF">
        <w:rPr>
          <w:rFonts w:ascii="Palatino Linotype" w:hAnsi="Palatino Linotype"/>
        </w:rPr>
        <w:t xml:space="preserve">, </w:t>
      </w:r>
      <w:r w:rsidR="005C25C1" w:rsidRPr="00AC6FAF">
        <w:rPr>
          <w:rFonts w:ascii="Palatino Linotype" w:hAnsi="Palatino Linotype"/>
        </w:rPr>
        <w:t xml:space="preserve">uma pequena vila a </w:t>
      </w:r>
      <w:r w:rsidR="00166074" w:rsidRPr="00AC6FAF">
        <w:rPr>
          <w:rFonts w:ascii="Palatino Linotype" w:hAnsi="Palatino Linotype"/>
        </w:rPr>
        <w:t xml:space="preserve">300 quilômetros daqui. </w:t>
      </w:r>
      <w:r w:rsidR="002B3F24" w:rsidRPr="00AC6FAF">
        <w:rPr>
          <w:rFonts w:ascii="Palatino Linotype" w:hAnsi="Palatino Linotype"/>
        </w:rPr>
        <w:t>– Respondeu o marechal</w:t>
      </w:r>
      <w:r w:rsidR="00FC4CD3" w:rsidRPr="00AC6FAF">
        <w:rPr>
          <w:rFonts w:ascii="Palatino Linotype" w:hAnsi="Palatino Linotype"/>
        </w:rPr>
        <w:t>.</w:t>
      </w:r>
    </w:p>
    <w:p w14:paraId="1101887A" w14:textId="2D5499B9" w:rsidR="00A25025" w:rsidRPr="00AC6FAF" w:rsidRDefault="005D339A" w:rsidP="00154178">
      <w:pPr>
        <w:ind w:firstLine="708"/>
        <w:jc w:val="both"/>
        <w:rPr>
          <w:rFonts w:ascii="Palatino Linotype" w:hAnsi="Palatino Linotype"/>
        </w:rPr>
      </w:pPr>
      <w:r w:rsidRPr="00AC6FAF">
        <w:rPr>
          <w:rFonts w:ascii="Palatino Linotype" w:hAnsi="Palatino Linotype"/>
        </w:rPr>
        <w:t>-</w:t>
      </w:r>
      <w:r w:rsidR="00FD5B94" w:rsidRPr="00AC6FAF">
        <w:rPr>
          <w:rFonts w:ascii="Palatino Linotype" w:hAnsi="Palatino Linotype"/>
        </w:rPr>
        <w:t>Uma longa viagem</w:t>
      </w:r>
      <w:r w:rsidR="00231C07" w:rsidRPr="00AC6FAF">
        <w:rPr>
          <w:rFonts w:ascii="Palatino Linotype" w:hAnsi="Palatino Linotype"/>
        </w:rPr>
        <w:t xml:space="preserve"> para fazer com 600 soldados</w:t>
      </w:r>
      <w:r w:rsidR="00A25025" w:rsidRPr="00AC6FAF">
        <w:rPr>
          <w:rFonts w:ascii="Palatino Linotype" w:hAnsi="Palatino Linotype"/>
        </w:rPr>
        <w:t xml:space="preserve">, marechal. </w:t>
      </w:r>
    </w:p>
    <w:p w14:paraId="13C5F2F1" w14:textId="38A07A3F" w:rsidR="006F2BFB" w:rsidRPr="00AC6FAF" w:rsidRDefault="006F2BFB" w:rsidP="00154178">
      <w:pPr>
        <w:ind w:firstLine="708"/>
        <w:jc w:val="both"/>
        <w:rPr>
          <w:rFonts w:ascii="Palatino Linotype" w:hAnsi="Palatino Linotype"/>
        </w:rPr>
      </w:pPr>
      <w:r w:rsidRPr="00AC6FAF">
        <w:rPr>
          <w:rFonts w:ascii="Palatino Linotype" w:hAnsi="Palatino Linotype"/>
        </w:rPr>
        <w:t xml:space="preserve">-Haverá </w:t>
      </w:r>
      <w:r w:rsidR="00105A00" w:rsidRPr="00AC6FAF">
        <w:rPr>
          <w:rFonts w:ascii="Palatino Linotype" w:hAnsi="Palatino Linotype"/>
        </w:rPr>
        <w:t>2</w:t>
      </w:r>
      <w:r w:rsidRPr="00AC6FAF">
        <w:rPr>
          <w:rFonts w:ascii="Palatino Linotype" w:hAnsi="Palatino Linotype"/>
        </w:rPr>
        <w:t xml:space="preserve"> paradas</w:t>
      </w:r>
      <w:r w:rsidR="00381A97" w:rsidRPr="00AC6FAF">
        <w:rPr>
          <w:rFonts w:ascii="Palatino Linotype" w:hAnsi="Palatino Linotype"/>
        </w:rPr>
        <w:t xml:space="preserve">: </w:t>
      </w:r>
      <w:r w:rsidR="001A1E55" w:rsidRPr="00AC6FAF">
        <w:rPr>
          <w:rFonts w:ascii="Palatino Linotype" w:hAnsi="Palatino Linotype"/>
        </w:rPr>
        <w:t xml:space="preserve">Puerto del lua, </w:t>
      </w:r>
      <w:r w:rsidR="0020687C" w:rsidRPr="00AC6FAF">
        <w:rPr>
          <w:rFonts w:ascii="Palatino Linotype" w:hAnsi="Palatino Linotype"/>
        </w:rPr>
        <w:t>F</w:t>
      </w:r>
      <w:r w:rsidR="00775DEA" w:rsidRPr="00AC6FAF">
        <w:rPr>
          <w:rFonts w:ascii="Palatino Linotype" w:hAnsi="Palatino Linotype"/>
        </w:rPr>
        <w:t>orte del Andes</w:t>
      </w:r>
      <w:r w:rsidR="009036E1" w:rsidRPr="00AC6FAF">
        <w:rPr>
          <w:rFonts w:ascii="Palatino Linotype" w:hAnsi="Palatino Linotype"/>
        </w:rPr>
        <w:t xml:space="preserve"> e depois chegará a</w:t>
      </w:r>
      <w:r w:rsidR="0091583D" w:rsidRPr="00AC6FAF">
        <w:rPr>
          <w:rFonts w:ascii="Palatino Linotype" w:hAnsi="Palatino Linotype"/>
        </w:rPr>
        <w:t xml:space="preserve"> Resto</w:t>
      </w:r>
      <w:r w:rsidR="00105A00" w:rsidRPr="00AC6FAF">
        <w:rPr>
          <w:rFonts w:ascii="Palatino Linotype" w:hAnsi="Palatino Linotype"/>
        </w:rPr>
        <w:t xml:space="preserve"> del Guerreiro.</w:t>
      </w:r>
    </w:p>
    <w:p w14:paraId="37D5E9DA" w14:textId="3837E8E0" w:rsidR="00C749E7" w:rsidRPr="00AC6FAF" w:rsidRDefault="00C749E7" w:rsidP="00154178">
      <w:pPr>
        <w:ind w:firstLine="708"/>
        <w:jc w:val="both"/>
        <w:rPr>
          <w:rFonts w:ascii="Palatino Linotype" w:hAnsi="Palatino Linotype"/>
        </w:rPr>
      </w:pPr>
      <w:r w:rsidRPr="00AC6FAF">
        <w:rPr>
          <w:rFonts w:ascii="Palatino Linotype" w:hAnsi="Palatino Linotype"/>
        </w:rPr>
        <w:t>-</w:t>
      </w:r>
      <w:r w:rsidR="00106AEE" w:rsidRPr="00AC6FAF">
        <w:rPr>
          <w:rFonts w:ascii="Palatino Linotype" w:hAnsi="Palatino Linotype"/>
        </w:rPr>
        <w:t>Estou familiarizado com Puerto del lua</w:t>
      </w:r>
      <w:r w:rsidR="00DC3D1C" w:rsidRPr="00AC6FAF">
        <w:rPr>
          <w:rFonts w:ascii="Palatino Linotype" w:hAnsi="Palatino Linotype"/>
        </w:rPr>
        <w:t xml:space="preserve">. – Disse. – </w:t>
      </w:r>
      <w:r w:rsidR="001A0334" w:rsidRPr="00AC6FAF">
        <w:rPr>
          <w:rFonts w:ascii="Palatino Linotype" w:hAnsi="Palatino Linotype"/>
        </w:rPr>
        <w:t>A cidade com a maior taxa de criminalidade</w:t>
      </w:r>
      <w:r w:rsidR="004A4F63" w:rsidRPr="00AC6FAF">
        <w:rPr>
          <w:rFonts w:ascii="Palatino Linotype" w:hAnsi="Palatino Linotype"/>
        </w:rPr>
        <w:t xml:space="preserve"> nos últimos anos</w:t>
      </w:r>
      <w:r w:rsidR="00961A32" w:rsidRPr="00AC6FAF">
        <w:rPr>
          <w:rFonts w:ascii="Palatino Linotype" w:hAnsi="Palatino Linotype"/>
        </w:rPr>
        <w:t xml:space="preserve">. </w:t>
      </w:r>
    </w:p>
    <w:p w14:paraId="49EF9214" w14:textId="7A3FDEC1" w:rsidR="00961A32" w:rsidRPr="00AC6FAF" w:rsidRDefault="00961A32" w:rsidP="00154178">
      <w:pPr>
        <w:ind w:firstLine="708"/>
        <w:jc w:val="both"/>
        <w:rPr>
          <w:rFonts w:ascii="Palatino Linotype" w:hAnsi="Palatino Linotype"/>
        </w:rPr>
      </w:pPr>
      <w:r w:rsidRPr="00AC6FAF">
        <w:rPr>
          <w:rFonts w:ascii="Palatino Linotype" w:hAnsi="Palatino Linotype"/>
        </w:rPr>
        <w:t>-Parece que fez sua lição de casa, Capitão</w:t>
      </w:r>
      <w:r w:rsidR="001946E4" w:rsidRPr="00AC6FAF">
        <w:rPr>
          <w:rFonts w:ascii="Palatino Linotype" w:hAnsi="Palatino Linotype"/>
        </w:rPr>
        <w:t xml:space="preserve"> – Disse o marechal</w:t>
      </w:r>
    </w:p>
    <w:p w14:paraId="4D22F2BD" w14:textId="21BE60BB" w:rsidR="001946E4" w:rsidRPr="00AC6FAF" w:rsidRDefault="001946E4" w:rsidP="00154178">
      <w:pPr>
        <w:ind w:firstLine="708"/>
        <w:jc w:val="both"/>
        <w:rPr>
          <w:rFonts w:ascii="Palatino Linotype" w:hAnsi="Palatino Linotype"/>
        </w:rPr>
      </w:pPr>
      <w:r w:rsidRPr="00AC6FAF">
        <w:rPr>
          <w:rFonts w:ascii="Palatino Linotype" w:hAnsi="Palatino Linotype"/>
        </w:rPr>
        <w:t>-</w:t>
      </w:r>
      <w:r w:rsidR="00DF1D74" w:rsidRPr="00AC6FAF">
        <w:rPr>
          <w:rFonts w:ascii="Palatino Linotype" w:hAnsi="Palatino Linotype"/>
        </w:rPr>
        <w:t xml:space="preserve">Sempre me preparo antes de uma missão, meu caro marechal. </w:t>
      </w:r>
    </w:p>
    <w:p w14:paraId="0BF3266D" w14:textId="2EEB4BA3" w:rsidR="00DF1D74" w:rsidRPr="00AC6FAF" w:rsidRDefault="001D49A5" w:rsidP="00154178">
      <w:pPr>
        <w:ind w:firstLine="708"/>
        <w:jc w:val="both"/>
        <w:rPr>
          <w:rFonts w:ascii="Palatino Linotype" w:hAnsi="Palatino Linotype"/>
        </w:rPr>
      </w:pPr>
      <w:r w:rsidRPr="00AC6FAF">
        <w:rPr>
          <w:rFonts w:ascii="Palatino Linotype" w:hAnsi="Palatino Linotype"/>
        </w:rPr>
        <w:t>-Bom, essa conversa já está se estendendo demais. Os outros já te esperam lá fora.</w:t>
      </w:r>
      <w:r w:rsidR="008C2DFA" w:rsidRPr="00AC6FAF">
        <w:rPr>
          <w:rFonts w:ascii="Palatino Linotype" w:hAnsi="Palatino Linotype"/>
        </w:rPr>
        <w:t xml:space="preserve"> Vasques</w:t>
      </w:r>
      <w:r w:rsidR="001232AF" w:rsidRPr="00AC6FAF">
        <w:rPr>
          <w:rFonts w:ascii="Palatino Linotype" w:hAnsi="Palatino Linotype"/>
        </w:rPr>
        <w:t xml:space="preserve"> seu tenente saberá te guiar. Boa sorte, capitão. – Terminou o marechal.</w:t>
      </w:r>
    </w:p>
    <w:p w14:paraId="21F48F1C" w14:textId="1EB5BD76" w:rsidR="63B0FE42" w:rsidRPr="00AC6FAF" w:rsidRDefault="001232AF" w:rsidP="001B1090">
      <w:pPr>
        <w:ind w:firstLine="708"/>
        <w:jc w:val="both"/>
        <w:rPr>
          <w:rFonts w:ascii="Palatino Linotype" w:hAnsi="Palatino Linotype"/>
        </w:rPr>
      </w:pPr>
      <w:r w:rsidRPr="00AC6FAF">
        <w:rPr>
          <w:rFonts w:ascii="Palatino Linotype" w:hAnsi="Palatino Linotype"/>
        </w:rPr>
        <w:t xml:space="preserve">Com </w:t>
      </w:r>
      <w:r w:rsidR="224B2822" w:rsidRPr="00AC6FAF">
        <w:rPr>
          <w:rFonts w:ascii="Palatino Linotype" w:hAnsi="Palatino Linotype"/>
        </w:rPr>
        <w:t xml:space="preserve">todas as equipes </w:t>
      </w:r>
      <w:r w:rsidR="1AE81F2C" w:rsidRPr="00AC6FAF">
        <w:rPr>
          <w:rFonts w:ascii="Palatino Linotype" w:hAnsi="Palatino Linotype"/>
        </w:rPr>
        <w:t>preparadas e armadas para começarem o percurso</w:t>
      </w:r>
      <w:r w:rsidR="1EE0B0E7" w:rsidRPr="00AC6FAF">
        <w:rPr>
          <w:rFonts w:ascii="Palatino Linotype" w:hAnsi="Palatino Linotype"/>
        </w:rPr>
        <w:t>,</w:t>
      </w:r>
      <w:r w:rsidR="1AE81F2C" w:rsidRPr="00AC6FAF">
        <w:rPr>
          <w:rFonts w:ascii="Palatino Linotype" w:hAnsi="Palatino Linotype"/>
        </w:rPr>
        <w:t xml:space="preserve"> </w:t>
      </w:r>
      <w:r w:rsidR="4AA71132" w:rsidRPr="00AC6FAF">
        <w:rPr>
          <w:rFonts w:ascii="Palatino Linotype" w:hAnsi="Palatino Linotype"/>
        </w:rPr>
        <w:t>antes de partirem</w:t>
      </w:r>
      <w:r w:rsidR="656CBA2E" w:rsidRPr="00AC6FAF">
        <w:rPr>
          <w:rFonts w:ascii="Palatino Linotype" w:hAnsi="Palatino Linotype"/>
        </w:rPr>
        <w:t xml:space="preserve"> alvares </w:t>
      </w:r>
      <w:r w:rsidR="4418DF7D" w:rsidRPr="00AC6FAF">
        <w:rPr>
          <w:rFonts w:ascii="Palatino Linotype" w:hAnsi="Palatino Linotype"/>
        </w:rPr>
        <w:t xml:space="preserve">falou os </w:t>
      </w:r>
      <w:r w:rsidR="55E44032" w:rsidRPr="00AC6FAF">
        <w:rPr>
          <w:rFonts w:ascii="Palatino Linotype" w:hAnsi="Palatino Linotype"/>
        </w:rPr>
        <w:t>últimos</w:t>
      </w:r>
      <w:r w:rsidR="312D9285" w:rsidRPr="00AC6FAF">
        <w:rPr>
          <w:rFonts w:ascii="Palatino Linotype" w:hAnsi="Palatino Linotype"/>
        </w:rPr>
        <w:t xml:space="preserve"> </w:t>
      </w:r>
      <w:r w:rsidR="3880FB71" w:rsidRPr="00AC6FAF">
        <w:rPr>
          <w:rFonts w:ascii="Palatino Linotype" w:hAnsi="Palatino Linotype"/>
        </w:rPr>
        <w:t>detalhes</w:t>
      </w:r>
      <w:r w:rsidR="1D8BDCF1" w:rsidRPr="00AC6FAF">
        <w:rPr>
          <w:rFonts w:ascii="Palatino Linotype" w:hAnsi="Palatino Linotype"/>
        </w:rPr>
        <w:t xml:space="preserve"> sobre a </w:t>
      </w:r>
      <w:r w:rsidR="55E44032" w:rsidRPr="00AC6FAF">
        <w:rPr>
          <w:rFonts w:ascii="Palatino Linotype" w:hAnsi="Palatino Linotype"/>
        </w:rPr>
        <w:t>travessia</w:t>
      </w:r>
      <w:r w:rsidR="366BE59D" w:rsidRPr="00AC6FAF">
        <w:rPr>
          <w:rFonts w:ascii="Palatino Linotype" w:hAnsi="Palatino Linotype"/>
        </w:rPr>
        <w:t xml:space="preserve"> e </w:t>
      </w:r>
      <w:r w:rsidR="03971D5F" w:rsidRPr="00AC6FAF">
        <w:rPr>
          <w:rFonts w:ascii="Palatino Linotype" w:hAnsi="Palatino Linotype"/>
        </w:rPr>
        <w:t>partiu</w:t>
      </w:r>
      <w:r w:rsidR="55E44032" w:rsidRPr="00AC6FAF">
        <w:rPr>
          <w:rFonts w:ascii="Palatino Linotype" w:hAnsi="Palatino Linotype"/>
        </w:rPr>
        <w:t>.</w:t>
      </w:r>
      <w:r w:rsidR="7D7DD78B" w:rsidRPr="00AC6FAF">
        <w:rPr>
          <w:rFonts w:ascii="Palatino Linotype" w:hAnsi="Palatino Linotype"/>
        </w:rPr>
        <w:t xml:space="preserve"> </w:t>
      </w:r>
      <w:r w:rsidR="3582BB3C" w:rsidRPr="00AC6FAF">
        <w:rPr>
          <w:rFonts w:ascii="Palatino Linotype" w:hAnsi="Palatino Linotype"/>
        </w:rPr>
        <w:t xml:space="preserve">A primeira </w:t>
      </w:r>
      <w:r w:rsidR="1A67D1F3" w:rsidRPr="00AC6FAF">
        <w:rPr>
          <w:rFonts w:ascii="Palatino Linotype" w:hAnsi="Palatino Linotype"/>
        </w:rPr>
        <w:t xml:space="preserve">parada era </w:t>
      </w:r>
      <w:r w:rsidR="00D919AE" w:rsidRPr="00AC6FAF">
        <w:rPr>
          <w:rFonts w:ascii="Palatino Linotype" w:hAnsi="Palatino Linotype"/>
        </w:rPr>
        <w:t>a</w:t>
      </w:r>
      <w:r w:rsidR="1A67D1F3" w:rsidRPr="00AC6FAF">
        <w:rPr>
          <w:rFonts w:ascii="Palatino Linotype" w:hAnsi="Palatino Linotype"/>
        </w:rPr>
        <w:t xml:space="preserve"> </w:t>
      </w:r>
      <w:r w:rsidR="041DBB86" w:rsidRPr="00AC6FAF">
        <w:rPr>
          <w:rFonts w:ascii="Palatino Linotype" w:hAnsi="Palatino Linotype"/>
        </w:rPr>
        <w:t xml:space="preserve">100 </w:t>
      </w:r>
      <w:r w:rsidR="247DC3F7" w:rsidRPr="00AC6FAF">
        <w:rPr>
          <w:rFonts w:ascii="Palatino Linotype" w:hAnsi="Palatino Linotype"/>
        </w:rPr>
        <w:t>km do aeroporto</w:t>
      </w:r>
      <w:r w:rsidR="30C68D98" w:rsidRPr="00AC6FAF">
        <w:rPr>
          <w:rFonts w:ascii="Palatino Linotype" w:hAnsi="Palatino Linotype"/>
        </w:rPr>
        <w:t xml:space="preserve">. </w:t>
      </w:r>
      <w:r w:rsidR="05ECBBC8" w:rsidRPr="00AC6FAF">
        <w:rPr>
          <w:rFonts w:ascii="Palatino Linotype" w:hAnsi="Palatino Linotype"/>
        </w:rPr>
        <w:t>Alvares entrou no carro</w:t>
      </w:r>
      <w:r w:rsidR="5F1B8C72" w:rsidRPr="00AC6FAF">
        <w:rPr>
          <w:rFonts w:ascii="Palatino Linotype" w:hAnsi="Palatino Linotype"/>
        </w:rPr>
        <w:t>,</w:t>
      </w:r>
      <w:r w:rsidR="05ECBBC8" w:rsidRPr="00AC6FAF">
        <w:rPr>
          <w:rFonts w:ascii="Palatino Linotype" w:hAnsi="Palatino Linotype"/>
        </w:rPr>
        <w:t xml:space="preserve"> girou a chave e com mais </w:t>
      </w:r>
      <w:r w:rsidR="3057F3FE" w:rsidRPr="00AC6FAF">
        <w:rPr>
          <w:rFonts w:ascii="Palatino Linotype" w:hAnsi="Palatino Linotype"/>
        </w:rPr>
        <w:t>três</w:t>
      </w:r>
      <w:r w:rsidR="534EC547" w:rsidRPr="00AC6FAF">
        <w:rPr>
          <w:rFonts w:ascii="Palatino Linotype" w:hAnsi="Palatino Linotype"/>
        </w:rPr>
        <w:t xml:space="preserve"> soldados no carro e </w:t>
      </w:r>
      <w:r w:rsidR="41BF2A55" w:rsidRPr="00AC6FAF">
        <w:rPr>
          <w:rFonts w:ascii="Palatino Linotype" w:hAnsi="Palatino Linotype"/>
        </w:rPr>
        <w:t>vários caminhões</w:t>
      </w:r>
      <w:r w:rsidR="534EC547" w:rsidRPr="00AC6FAF">
        <w:rPr>
          <w:rFonts w:ascii="Palatino Linotype" w:hAnsi="Palatino Linotype"/>
        </w:rPr>
        <w:t xml:space="preserve"> levando </w:t>
      </w:r>
      <w:r w:rsidR="76DFBC3A" w:rsidRPr="00AC6FAF">
        <w:rPr>
          <w:rFonts w:ascii="Palatino Linotype" w:hAnsi="Palatino Linotype"/>
        </w:rPr>
        <w:t>o resto da</w:t>
      </w:r>
      <w:r w:rsidR="714F2174" w:rsidRPr="00AC6FAF">
        <w:rPr>
          <w:rFonts w:ascii="Palatino Linotype" w:hAnsi="Palatino Linotype"/>
        </w:rPr>
        <w:t xml:space="preserve"> companhia</w:t>
      </w:r>
      <w:r w:rsidR="206A3D28" w:rsidRPr="00AC6FAF">
        <w:rPr>
          <w:rFonts w:ascii="Palatino Linotype" w:hAnsi="Palatino Linotype"/>
        </w:rPr>
        <w:t xml:space="preserve"> começaram a busca.</w:t>
      </w:r>
      <w:r w:rsidR="1BC1F5EC" w:rsidRPr="00AC6FAF">
        <w:rPr>
          <w:rFonts w:ascii="Palatino Linotype" w:hAnsi="Palatino Linotype"/>
        </w:rPr>
        <w:t xml:space="preserve"> </w:t>
      </w:r>
      <w:r w:rsidR="5DFB41B1" w:rsidRPr="00AC6FAF">
        <w:rPr>
          <w:rFonts w:ascii="Palatino Linotype" w:hAnsi="Palatino Linotype"/>
        </w:rPr>
        <w:tab/>
      </w:r>
      <w:r w:rsidR="5DFB41B1" w:rsidRPr="00AC6FAF">
        <w:rPr>
          <w:rFonts w:ascii="Palatino Linotype" w:hAnsi="Palatino Linotype"/>
        </w:rPr>
        <w:tab/>
      </w:r>
      <w:r w:rsidR="5DFB41B1" w:rsidRPr="00AC6FAF">
        <w:rPr>
          <w:rFonts w:ascii="Palatino Linotype" w:hAnsi="Palatino Linotype"/>
        </w:rPr>
        <w:tab/>
      </w:r>
    </w:p>
    <w:p w14:paraId="6F9966AA" w14:textId="7DC0D832" w:rsidR="195196C1" w:rsidRPr="00AC6FAF" w:rsidRDefault="0A003468" w:rsidP="00154178">
      <w:pPr>
        <w:ind w:firstLine="708"/>
        <w:jc w:val="both"/>
        <w:rPr>
          <w:rFonts w:ascii="Palatino Linotype" w:hAnsi="Palatino Linotype"/>
        </w:rPr>
      </w:pPr>
      <w:r w:rsidRPr="00AC6FAF">
        <w:rPr>
          <w:rFonts w:ascii="Palatino Linotype" w:hAnsi="Palatino Linotype"/>
        </w:rPr>
        <w:t>-</w:t>
      </w:r>
      <w:r w:rsidR="001232AF" w:rsidRPr="00AC6FAF">
        <w:rPr>
          <w:rFonts w:ascii="Palatino Linotype" w:hAnsi="Palatino Linotype"/>
        </w:rPr>
        <w:t>Tenente</w:t>
      </w:r>
      <w:r w:rsidRPr="00AC6FAF">
        <w:rPr>
          <w:rFonts w:ascii="Palatino Linotype" w:hAnsi="Palatino Linotype"/>
        </w:rPr>
        <w:t xml:space="preserve"> </w:t>
      </w:r>
      <w:r w:rsidR="001232AF" w:rsidRPr="00AC6FAF">
        <w:rPr>
          <w:rFonts w:ascii="Palatino Linotype" w:hAnsi="Palatino Linotype"/>
        </w:rPr>
        <w:t>Vasques</w:t>
      </w:r>
      <w:r w:rsidRPr="00AC6FAF">
        <w:rPr>
          <w:rFonts w:ascii="Palatino Linotype" w:hAnsi="Palatino Linotype"/>
        </w:rPr>
        <w:t xml:space="preserve"> avise para os caminhões que passaremos ao longo da nossa viagem em zona de guerra </w:t>
      </w:r>
      <w:r w:rsidR="03DC8022" w:rsidRPr="00AC6FAF">
        <w:rPr>
          <w:rFonts w:ascii="Palatino Linotype" w:hAnsi="Palatino Linotype"/>
        </w:rPr>
        <w:t xml:space="preserve">e peço que nenhum de </w:t>
      </w:r>
      <w:r w:rsidR="2E32E9E4" w:rsidRPr="00AC6FAF">
        <w:rPr>
          <w:rFonts w:ascii="Palatino Linotype" w:hAnsi="Palatino Linotype"/>
        </w:rPr>
        <w:t>vocês atirem</w:t>
      </w:r>
      <w:r w:rsidR="03DC8022" w:rsidRPr="00AC6FAF">
        <w:rPr>
          <w:rFonts w:ascii="Palatino Linotype" w:hAnsi="Palatino Linotype"/>
        </w:rPr>
        <w:t xml:space="preserve"> pois ainda somos </w:t>
      </w:r>
      <w:r w:rsidR="68BB5EF2" w:rsidRPr="00AC6FAF">
        <w:rPr>
          <w:rFonts w:ascii="Palatino Linotype" w:hAnsi="Palatino Linotype"/>
        </w:rPr>
        <w:t xml:space="preserve">leais </w:t>
      </w:r>
      <w:r w:rsidR="3BABCB19" w:rsidRPr="00AC6FAF">
        <w:rPr>
          <w:rFonts w:ascii="Palatino Linotype" w:hAnsi="Palatino Linotype"/>
        </w:rPr>
        <w:t>a</w:t>
      </w:r>
      <w:r w:rsidR="4AB2D6FE" w:rsidRPr="00AC6FAF">
        <w:rPr>
          <w:rFonts w:ascii="Palatino Linotype" w:hAnsi="Palatino Linotype"/>
        </w:rPr>
        <w:t xml:space="preserve"> casa </w:t>
      </w:r>
      <w:r w:rsidR="2E32E9E4" w:rsidRPr="00AC6FAF">
        <w:rPr>
          <w:rFonts w:ascii="Palatino Linotype" w:hAnsi="Palatino Linotype"/>
        </w:rPr>
        <w:t>amazônica</w:t>
      </w:r>
      <w:r w:rsidR="62AE7D1D" w:rsidRPr="00AC6FAF">
        <w:rPr>
          <w:rFonts w:ascii="Palatino Linotype" w:hAnsi="Palatino Linotype"/>
        </w:rPr>
        <w:t xml:space="preserve">- falou </w:t>
      </w:r>
      <w:r w:rsidR="28FCEC2E" w:rsidRPr="00AC6FAF">
        <w:rPr>
          <w:rFonts w:ascii="Palatino Linotype" w:hAnsi="Palatino Linotype"/>
        </w:rPr>
        <w:t>Álvares</w:t>
      </w:r>
      <w:r w:rsidR="1B3D3D73" w:rsidRPr="00AC6FAF">
        <w:rPr>
          <w:rFonts w:ascii="Palatino Linotype" w:hAnsi="Palatino Linotype"/>
        </w:rPr>
        <w:t xml:space="preserve"> </w:t>
      </w:r>
      <w:r w:rsidR="3A3C3EEA" w:rsidRPr="00AC6FAF">
        <w:rPr>
          <w:rFonts w:ascii="Palatino Linotype" w:hAnsi="Palatino Linotype"/>
        </w:rPr>
        <w:t>enquanto</w:t>
      </w:r>
      <w:r w:rsidR="75976A60" w:rsidRPr="00AC6FAF">
        <w:rPr>
          <w:rFonts w:ascii="Palatino Linotype" w:hAnsi="Palatino Linotype"/>
        </w:rPr>
        <w:t xml:space="preserve"> </w:t>
      </w:r>
      <w:r w:rsidR="51302481" w:rsidRPr="00AC6FAF">
        <w:rPr>
          <w:rFonts w:ascii="Palatino Linotype" w:hAnsi="Palatino Linotype"/>
        </w:rPr>
        <w:t>dirigia</w:t>
      </w:r>
      <w:r w:rsidR="065B610D" w:rsidRPr="00AC6FAF">
        <w:rPr>
          <w:rFonts w:ascii="Palatino Linotype" w:hAnsi="Palatino Linotype"/>
        </w:rPr>
        <w:t>.</w:t>
      </w:r>
    </w:p>
    <w:p w14:paraId="4ADDBB59" w14:textId="1D2BFFC3" w:rsidR="065B610D" w:rsidRPr="00AC6FAF" w:rsidRDefault="0CA22AFA" w:rsidP="001B1090">
      <w:pPr>
        <w:jc w:val="both"/>
        <w:rPr>
          <w:rFonts w:ascii="Palatino Linotype" w:hAnsi="Palatino Linotype"/>
        </w:rPr>
      </w:pPr>
      <w:r w:rsidRPr="00AC6FAF">
        <w:rPr>
          <w:rFonts w:ascii="Palatino Linotype" w:hAnsi="Palatino Linotype"/>
        </w:rPr>
        <w:t>-</w:t>
      </w:r>
      <w:r w:rsidR="5DFC9171" w:rsidRPr="00AC6FAF">
        <w:rPr>
          <w:rFonts w:ascii="Palatino Linotype" w:hAnsi="Palatino Linotype"/>
        </w:rPr>
        <w:t>Farei</w:t>
      </w:r>
      <w:r w:rsidRPr="00AC6FAF">
        <w:rPr>
          <w:rFonts w:ascii="Palatino Linotype" w:hAnsi="Palatino Linotype"/>
        </w:rPr>
        <w:t xml:space="preserve"> </w:t>
      </w:r>
      <w:r w:rsidR="5CF7B1D0" w:rsidRPr="00AC6FAF">
        <w:rPr>
          <w:rFonts w:ascii="Palatino Linotype" w:hAnsi="Palatino Linotype"/>
        </w:rPr>
        <w:t>isso senhor</w:t>
      </w:r>
      <w:r w:rsidR="5DFC9171" w:rsidRPr="00AC6FAF">
        <w:rPr>
          <w:rFonts w:ascii="Palatino Linotype" w:hAnsi="Palatino Linotype"/>
        </w:rPr>
        <w:t xml:space="preserve">. </w:t>
      </w:r>
      <w:r w:rsidR="5016CB96" w:rsidRPr="00AC6FAF">
        <w:rPr>
          <w:rFonts w:ascii="Palatino Linotype" w:hAnsi="Palatino Linotype"/>
        </w:rPr>
        <w:t xml:space="preserve">O soldado respondeu enquanto ligava o </w:t>
      </w:r>
      <w:r w:rsidR="775DF833" w:rsidRPr="00AC6FAF">
        <w:rPr>
          <w:rFonts w:ascii="Palatino Linotype" w:hAnsi="Palatino Linotype"/>
        </w:rPr>
        <w:t>rádio</w:t>
      </w:r>
      <w:r w:rsidR="5016CB96" w:rsidRPr="00AC6FAF">
        <w:rPr>
          <w:rFonts w:ascii="Palatino Linotype" w:hAnsi="Palatino Linotype"/>
        </w:rPr>
        <w:t xml:space="preserve"> para falar com os outros transportes</w:t>
      </w:r>
      <w:r w:rsidR="15C38197" w:rsidRPr="00AC6FAF">
        <w:rPr>
          <w:rFonts w:ascii="Palatino Linotype" w:hAnsi="Palatino Linotype"/>
        </w:rPr>
        <w:t>.</w:t>
      </w:r>
    </w:p>
    <w:p w14:paraId="4B99CE19" w14:textId="13585867" w:rsidR="065B610D" w:rsidRPr="00AC6FAF" w:rsidRDefault="6828C72F" w:rsidP="001B1090">
      <w:pPr>
        <w:ind w:firstLine="708"/>
        <w:jc w:val="both"/>
        <w:rPr>
          <w:rFonts w:ascii="Palatino Linotype" w:hAnsi="Palatino Linotype"/>
        </w:rPr>
      </w:pPr>
      <w:r w:rsidRPr="00AC6FAF">
        <w:rPr>
          <w:rFonts w:ascii="Palatino Linotype" w:hAnsi="Palatino Linotype"/>
        </w:rPr>
        <w:t>“</w:t>
      </w:r>
      <w:r w:rsidR="00594D74" w:rsidRPr="00AC6FAF">
        <w:rPr>
          <w:rFonts w:ascii="Palatino Linotype" w:hAnsi="Palatino Linotype"/>
        </w:rPr>
        <w:t xml:space="preserve">Longa viagem” Pensou enquanto olhava </w:t>
      </w:r>
      <w:r w:rsidR="00505BB6" w:rsidRPr="00AC6FAF">
        <w:rPr>
          <w:rFonts w:ascii="Palatino Linotype" w:hAnsi="Palatino Linotype"/>
        </w:rPr>
        <w:t xml:space="preserve">para fora. </w:t>
      </w:r>
      <w:r w:rsidR="6813862A" w:rsidRPr="00AC6FAF">
        <w:rPr>
          <w:rFonts w:ascii="Palatino Linotype" w:hAnsi="Palatino Linotype"/>
        </w:rPr>
        <w:t xml:space="preserve">“acho que seria mais </w:t>
      </w:r>
      <w:r w:rsidR="0113F1EA" w:rsidRPr="00AC6FAF">
        <w:rPr>
          <w:rFonts w:ascii="Palatino Linotype" w:hAnsi="Palatino Linotype"/>
        </w:rPr>
        <w:t xml:space="preserve">sensato </w:t>
      </w:r>
      <w:r w:rsidR="4574EBAE" w:rsidRPr="00AC6FAF">
        <w:rPr>
          <w:rFonts w:ascii="Palatino Linotype" w:hAnsi="Palatino Linotype"/>
        </w:rPr>
        <w:t xml:space="preserve">se eu </w:t>
      </w:r>
      <w:r w:rsidR="22841F60" w:rsidRPr="00AC6FAF">
        <w:rPr>
          <w:rFonts w:ascii="Palatino Linotype" w:hAnsi="Palatino Linotype"/>
        </w:rPr>
        <w:t>não chegasse</w:t>
      </w:r>
      <w:r w:rsidR="7E163243" w:rsidRPr="00AC6FAF">
        <w:rPr>
          <w:rFonts w:ascii="Palatino Linotype" w:hAnsi="Palatino Linotype"/>
        </w:rPr>
        <w:t xml:space="preserve"> </w:t>
      </w:r>
      <w:r w:rsidR="4970E508" w:rsidRPr="00AC6FAF">
        <w:rPr>
          <w:rFonts w:ascii="Palatino Linotype" w:hAnsi="Palatino Linotype"/>
        </w:rPr>
        <w:t xml:space="preserve">com minha </w:t>
      </w:r>
      <w:r w:rsidR="0F85F558" w:rsidRPr="00AC6FAF">
        <w:rPr>
          <w:rFonts w:ascii="Palatino Linotype" w:hAnsi="Palatino Linotype"/>
        </w:rPr>
        <w:t xml:space="preserve">companhia para </w:t>
      </w:r>
      <w:r w:rsidR="4F17BB4C" w:rsidRPr="00AC6FAF">
        <w:rPr>
          <w:rFonts w:ascii="Palatino Linotype" w:hAnsi="Palatino Linotype"/>
        </w:rPr>
        <w:t xml:space="preserve">buscar </w:t>
      </w:r>
      <w:r w:rsidR="1ECA7E03" w:rsidRPr="00AC6FAF">
        <w:rPr>
          <w:rFonts w:ascii="Palatino Linotype" w:hAnsi="Palatino Linotype"/>
        </w:rPr>
        <w:t>Victor</w:t>
      </w:r>
      <w:r w:rsidR="65587651" w:rsidRPr="00AC6FAF">
        <w:rPr>
          <w:rFonts w:ascii="Palatino Linotype" w:hAnsi="Palatino Linotype"/>
        </w:rPr>
        <w:t>,</w:t>
      </w:r>
      <w:r w:rsidR="4F17BB4C" w:rsidRPr="00AC6FAF">
        <w:rPr>
          <w:rFonts w:ascii="Palatino Linotype" w:hAnsi="Palatino Linotype"/>
        </w:rPr>
        <w:t xml:space="preserve"> ele</w:t>
      </w:r>
      <w:r w:rsidR="2E944E09" w:rsidRPr="00AC6FAF">
        <w:rPr>
          <w:rFonts w:ascii="Palatino Linotype" w:hAnsi="Palatino Linotype"/>
        </w:rPr>
        <w:t xml:space="preserve"> certamente </w:t>
      </w:r>
      <w:r w:rsidR="2F278BAF" w:rsidRPr="00AC6FAF">
        <w:rPr>
          <w:rFonts w:ascii="Palatino Linotype" w:hAnsi="Palatino Linotype"/>
        </w:rPr>
        <w:t xml:space="preserve">acharia </w:t>
      </w:r>
      <w:r w:rsidR="656E3340" w:rsidRPr="00AC6FAF">
        <w:rPr>
          <w:rFonts w:ascii="Palatino Linotype" w:hAnsi="Palatino Linotype"/>
        </w:rPr>
        <w:t xml:space="preserve">estranho e </w:t>
      </w:r>
      <w:r w:rsidR="5E5EC554" w:rsidRPr="00AC6FAF">
        <w:rPr>
          <w:rFonts w:ascii="Palatino Linotype" w:hAnsi="Palatino Linotype"/>
        </w:rPr>
        <w:t>ficaria com</w:t>
      </w:r>
      <w:r w:rsidR="1ECA7E03" w:rsidRPr="00AC6FAF">
        <w:rPr>
          <w:rFonts w:ascii="Palatino Linotype" w:hAnsi="Palatino Linotype"/>
        </w:rPr>
        <w:t xml:space="preserve"> medo </w:t>
      </w:r>
      <w:r w:rsidR="67A4515C" w:rsidRPr="00AC6FAF">
        <w:rPr>
          <w:rFonts w:ascii="Palatino Linotype" w:hAnsi="Palatino Linotype"/>
        </w:rPr>
        <w:t>se achasse que</w:t>
      </w:r>
      <w:r w:rsidR="7897EC34" w:rsidRPr="00AC6FAF">
        <w:rPr>
          <w:rFonts w:ascii="Palatino Linotype" w:hAnsi="Palatino Linotype"/>
        </w:rPr>
        <w:t xml:space="preserve"> nós estávamos procurando-o pelo que ele </w:t>
      </w:r>
      <w:r w:rsidR="7897EC34" w:rsidRPr="00AC6FAF">
        <w:rPr>
          <w:rFonts w:ascii="Palatino Linotype" w:hAnsi="Palatino Linotype"/>
        </w:rPr>
        <w:lastRenderedPageBreak/>
        <w:t>tinha feito</w:t>
      </w:r>
      <w:r w:rsidR="785A3165" w:rsidRPr="00AC6FAF">
        <w:rPr>
          <w:rFonts w:ascii="Palatino Linotype" w:hAnsi="Palatino Linotype"/>
        </w:rPr>
        <w:t xml:space="preserve">. </w:t>
      </w:r>
      <w:r w:rsidR="4E56587A" w:rsidRPr="00AC6FAF">
        <w:rPr>
          <w:rFonts w:ascii="Palatino Linotype" w:hAnsi="Palatino Linotype"/>
        </w:rPr>
        <w:t>Mas</w:t>
      </w:r>
      <w:r w:rsidR="3946C936" w:rsidRPr="00AC6FAF">
        <w:rPr>
          <w:rFonts w:ascii="Palatino Linotype" w:hAnsi="Palatino Linotype"/>
        </w:rPr>
        <w:t xml:space="preserve"> </w:t>
      </w:r>
      <w:r w:rsidR="6828EB4C" w:rsidRPr="00AC6FAF">
        <w:rPr>
          <w:rFonts w:ascii="Palatino Linotype" w:hAnsi="Palatino Linotype"/>
        </w:rPr>
        <w:t>e</w:t>
      </w:r>
      <w:r w:rsidR="74E1DD57" w:rsidRPr="00AC6FAF">
        <w:rPr>
          <w:rFonts w:ascii="Palatino Linotype" w:hAnsi="Palatino Linotype"/>
        </w:rPr>
        <w:t xml:space="preserve"> se</w:t>
      </w:r>
      <w:r w:rsidR="4E56587A" w:rsidRPr="00AC6FAF">
        <w:rPr>
          <w:rFonts w:ascii="Palatino Linotype" w:hAnsi="Palatino Linotype"/>
        </w:rPr>
        <w:t xml:space="preserve"> ele me </w:t>
      </w:r>
      <w:r w:rsidR="0EB4E9BE" w:rsidRPr="00AC6FAF">
        <w:rPr>
          <w:rFonts w:ascii="Palatino Linotype" w:hAnsi="Palatino Linotype"/>
        </w:rPr>
        <w:t>reconhecesse</w:t>
      </w:r>
      <w:r w:rsidR="2B1833A2" w:rsidRPr="00AC6FAF">
        <w:rPr>
          <w:rFonts w:ascii="Palatino Linotype" w:hAnsi="Palatino Linotype"/>
        </w:rPr>
        <w:t>? -</w:t>
      </w:r>
      <w:r w:rsidR="453F5A83" w:rsidRPr="00AC6FAF">
        <w:rPr>
          <w:rFonts w:ascii="Palatino Linotype" w:hAnsi="Palatino Linotype"/>
        </w:rPr>
        <w:t xml:space="preserve">logo seu pensamento foi interrompido pois ele </w:t>
      </w:r>
      <w:r w:rsidR="561689FF" w:rsidRPr="00AC6FAF">
        <w:rPr>
          <w:rFonts w:ascii="Palatino Linotype" w:hAnsi="Palatino Linotype"/>
        </w:rPr>
        <w:t xml:space="preserve">sabia que isso </w:t>
      </w:r>
      <w:r w:rsidR="2B1833A2" w:rsidRPr="00AC6FAF">
        <w:rPr>
          <w:rFonts w:ascii="Palatino Linotype" w:hAnsi="Palatino Linotype"/>
        </w:rPr>
        <w:t>não</w:t>
      </w:r>
      <w:r w:rsidR="561689FF" w:rsidRPr="00AC6FAF">
        <w:rPr>
          <w:rFonts w:ascii="Palatino Linotype" w:hAnsi="Palatino Linotype"/>
        </w:rPr>
        <w:t xml:space="preserve"> </w:t>
      </w:r>
      <w:r w:rsidR="324D9821" w:rsidRPr="00AC6FAF">
        <w:rPr>
          <w:rFonts w:ascii="Palatino Linotype" w:hAnsi="Palatino Linotype"/>
        </w:rPr>
        <w:t xml:space="preserve">seria </w:t>
      </w:r>
      <w:r w:rsidR="2B1833A2" w:rsidRPr="00AC6FAF">
        <w:rPr>
          <w:rFonts w:ascii="Palatino Linotype" w:hAnsi="Palatino Linotype"/>
        </w:rPr>
        <w:t>possível.</w:t>
      </w:r>
    </w:p>
    <w:p w14:paraId="521B855D" w14:textId="64A5D1A9" w:rsidR="67960038" w:rsidRPr="00AC6FAF" w:rsidRDefault="67960038" w:rsidP="001B1090">
      <w:pPr>
        <w:ind w:firstLine="708"/>
        <w:jc w:val="both"/>
        <w:rPr>
          <w:rFonts w:ascii="Palatino Linotype" w:hAnsi="Palatino Linotype"/>
        </w:rPr>
      </w:pPr>
      <w:r w:rsidRPr="00AC6FAF">
        <w:rPr>
          <w:rFonts w:ascii="Palatino Linotype" w:hAnsi="Palatino Linotype"/>
        </w:rPr>
        <w:t>Se passaram alguns minutos quando um clarão de luz apareceu a frente de alvares explodindo o carro abatedor. Uma tensão apareceu no ar enquanto soldados de alvares saiam para reter o fogo cruzado.</w:t>
      </w:r>
    </w:p>
    <w:p w14:paraId="67D64E69" w14:textId="22400AD0" w:rsidR="67960038" w:rsidRPr="00AC6FAF" w:rsidRDefault="56264023" w:rsidP="00154178">
      <w:pPr>
        <w:ind w:firstLine="708"/>
        <w:jc w:val="both"/>
        <w:rPr>
          <w:rFonts w:ascii="Palatino Linotype" w:hAnsi="Palatino Linotype"/>
        </w:rPr>
      </w:pPr>
      <w:r w:rsidRPr="00AC6FAF">
        <w:rPr>
          <w:rFonts w:ascii="Palatino Linotype" w:hAnsi="Palatino Linotype"/>
        </w:rPr>
        <w:t>-</w:t>
      </w:r>
      <w:r w:rsidR="587C5211" w:rsidRPr="00AC6FAF">
        <w:rPr>
          <w:rFonts w:ascii="Palatino Linotype" w:hAnsi="Palatino Linotype"/>
        </w:rPr>
        <w:t>Não</w:t>
      </w:r>
      <w:r w:rsidRPr="00AC6FAF">
        <w:rPr>
          <w:rFonts w:ascii="Palatino Linotype" w:hAnsi="Palatino Linotype"/>
        </w:rPr>
        <w:t xml:space="preserve"> era </w:t>
      </w:r>
      <w:r w:rsidR="68CB5794" w:rsidRPr="00AC6FAF">
        <w:rPr>
          <w:rFonts w:ascii="Palatino Linotype" w:hAnsi="Palatino Linotype"/>
        </w:rPr>
        <w:t>para</w:t>
      </w:r>
      <w:r w:rsidRPr="00AC6FAF">
        <w:rPr>
          <w:rFonts w:ascii="Palatino Linotype" w:hAnsi="Palatino Linotype"/>
        </w:rPr>
        <w:t xml:space="preserve"> </w:t>
      </w:r>
      <w:r w:rsidR="551D5D42" w:rsidRPr="00AC6FAF">
        <w:rPr>
          <w:rFonts w:ascii="Palatino Linotype" w:hAnsi="Palatino Linotype"/>
        </w:rPr>
        <w:t xml:space="preserve">termos </w:t>
      </w:r>
      <w:r w:rsidR="5EFA5655" w:rsidRPr="00AC6FAF">
        <w:rPr>
          <w:rFonts w:ascii="Palatino Linotype" w:hAnsi="Palatino Linotype"/>
        </w:rPr>
        <w:t xml:space="preserve">chegado </w:t>
      </w:r>
      <w:r w:rsidR="5FCB74A9" w:rsidRPr="00AC6FAF">
        <w:rPr>
          <w:rFonts w:ascii="Palatino Linotype" w:hAnsi="Palatino Linotype"/>
        </w:rPr>
        <w:t xml:space="preserve">na zona de </w:t>
      </w:r>
      <w:r w:rsidR="2A623466" w:rsidRPr="00AC6FAF">
        <w:rPr>
          <w:rFonts w:ascii="Palatino Linotype" w:hAnsi="Palatino Linotype"/>
        </w:rPr>
        <w:t xml:space="preserve">guerra </w:t>
      </w:r>
      <w:r w:rsidR="4D5D7E0C" w:rsidRPr="00AC6FAF">
        <w:rPr>
          <w:rFonts w:ascii="Palatino Linotype" w:hAnsi="Palatino Linotype"/>
        </w:rPr>
        <w:t>tão cedo</w:t>
      </w:r>
      <w:r w:rsidR="59BE0133" w:rsidRPr="00AC6FAF">
        <w:rPr>
          <w:rFonts w:ascii="Palatino Linotype" w:hAnsi="Palatino Linotype"/>
        </w:rPr>
        <w:t>-</w:t>
      </w:r>
      <w:r w:rsidR="11C78461" w:rsidRPr="00AC6FAF">
        <w:rPr>
          <w:rFonts w:ascii="Palatino Linotype" w:hAnsi="Palatino Linotype"/>
        </w:rPr>
        <w:t xml:space="preserve"> Gritou alvares para</w:t>
      </w:r>
      <w:r w:rsidR="3E580DCE" w:rsidRPr="00AC6FAF">
        <w:rPr>
          <w:rFonts w:ascii="Palatino Linotype" w:hAnsi="Palatino Linotype"/>
        </w:rPr>
        <w:t xml:space="preserve"> um soldado </w:t>
      </w:r>
      <w:r w:rsidR="62E3DF69" w:rsidRPr="00AC6FAF">
        <w:rPr>
          <w:rFonts w:ascii="Palatino Linotype" w:hAnsi="Palatino Linotype"/>
        </w:rPr>
        <w:t xml:space="preserve">que ainda </w:t>
      </w:r>
      <w:r w:rsidR="2F1F1115" w:rsidRPr="00AC6FAF">
        <w:rPr>
          <w:rFonts w:ascii="Palatino Linotype" w:hAnsi="Palatino Linotype"/>
        </w:rPr>
        <w:t>não</w:t>
      </w:r>
      <w:r w:rsidR="42A14ECA" w:rsidRPr="00AC6FAF">
        <w:rPr>
          <w:rFonts w:ascii="Palatino Linotype" w:hAnsi="Palatino Linotype"/>
        </w:rPr>
        <w:t xml:space="preserve"> tinha </w:t>
      </w:r>
      <w:r w:rsidR="2F1F1115" w:rsidRPr="00AC6FAF">
        <w:rPr>
          <w:rFonts w:ascii="Palatino Linotype" w:hAnsi="Palatino Linotype"/>
        </w:rPr>
        <w:t>saído do carro.</w:t>
      </w:r>
    </w:p>
    <w:p w14:paraId="445FA9A1" w14:textId="1BB68981" w:rsidR="2F1F1115" w:rsidRPr="00AC6FAF" w:rsidRDefault="01361245" w:rsidP="00154178">
      <w:pPr>
        <w:ind w:firstLine="708"/>
        <w:jc w:val="both"/>
        <w:rPr>
          <w:rFonts w:ascii="Palatino Linotype" w:hAnsi="Palatino Linotype"/>
        </w:rPr>
      </w:pPr>
      <w:r w:rsidRPr="00AC6FAF">
        <w:rPr>
          <w:rFonts w:ascii="Palatino Linotype" w:hAnsi="Palatino Linotype"/>
        </w:rPr>
        <w:t>-Não estamos na zona de guerra senhor, ainda não reconheci o que está nos atacando. Respondeu o soldado, que saiu depressa do carro destravando sua arma.</w:t>
      </w:r>
    </w:p>
    <w:p w14:paraId="6D16CC8E" w14:textId="440F8253" w:rsidR="274E290A" w:rsidRPr="00AC6FAF" w:rsidRDefault="01361245" w:rsidP="001B1090">
      <w:pPr>
        <w:ind w:firstLine="708"/>
        <w:jc w:val="both"/>
        <w:rPr>
          <w:rFonts w:ascii="Palatino Linotype" w:hAnsi="Palatino Linotype"/>
        </w:rPr>
      </w:pPr>
      <w:r w:rsidRPr="00AC6FAF">
        <w:rPr>
          <w:rFonts w:ascii="Palatino Linotype" w:hAnsi="Palatino Linotype"/>
        </w:rPr>
        <w:t>Sons de tiro para todo o lado, granadas explodindo e sangue era o que não faltava. Alvares pegou sua arma e saiu do carro logo viu vários de seus soldados mortos caídos no chão,</w:t>
      </w:r>
      <w:r w:rsidR="1F3CFD88" w:rsidRPr="00AC6FAF">
        <w:rPr>
          <w:rFonts w:ascii="Palatino Linotype" w:hAnsi="Palatino Linotype"/>
        </w:rPr>
        <w:t xml:space="preserve"> inclusive um dos seus soldados que estavam no seu carro. Rapidamente a expressão de alvares mudou, </w:t>
      </w:r>
      <w:r w:rsidR="55F9A2CF" w:rsidRPr="00AC6FAF">
        <w:rPr>
          <w:rFonts w:ascii="Palatino Linotype" w:hAnsi="Palatino Linotype"/>
        </w:rPr>
        <w:t>esqueceu totalmente que ele não devia dar tiro em ninguém</w:t>
      </w:r>
      <w:r w:rsidR="2A54E739" w:rsidRPr="00AC6FAF">
        <w:rPr>
          <w:rFonts w:ascii="Palatino Linotype" w:hAnsi="Palatino Linotype"/>
        </w:rPr>
        <w:t xml:space="preserve">. </w:t>
      </w:r>
      <w:r w:rsidR="6BE19F01" w:rsidRPr="00AC6FAF">
        <w:rPr>
          <w:rFonts w:ascii="Palatino Linotype" w:hAnsi="Palatino Linotype"/>
        </w:rPr>
        <w:t xml:space="preserve">Alvares saltou e deu três tiros na cabeça de um soldado inimigo </w:t>
      </w:r>
      <w:r w:rsidR="103E20C2" w:rsidRPr="00AC6FAF">
        <w:rPr>
          <w:rFonts w:ascii="Palatino Linotype" w:hAnsi="Palatino Linotype"/>
        </w:rPr>
        <w:t>enquanto já se virava para atirar em outro soldado</w:t>
      </w:r>
      <w:r w:rsidR="1ED6A8BC" w:rsidRPr="00AC6FAF">
        <w:rPr>
          <w:rFonts w:ascii="Palatino Linotype" w:hAnsi="Palatino Linotype"/>
        </w:rPr>
        <w:t>.</w:t>
      </w:r>
      <w:r w:rsidR="5D48323E" w:rsidRPr="00AC6FAF">
        <w:rPr>
          <w:rFonts w:ascii="Palatino Linotype" w:hAnsi="Palatino Linotype"/>
        </w:rPr>
        <w:t xml:space="preserve"> </w:t>
      </w:r>
      <w:r w:rsidR="1B8D1E7C" w:rsidRPr="00AC6FAF">
        <w:rPr>
          <w:rFonts w:ascii="Palatino Linotype" w:hAnsi="Palatino Linotype"/>
        </w:rPr>
        <w:t xml:space="preserve">Deu </w:t>
      </w:r>
      <w:r w:rsidR="7CA97E70" w:rsidRPr="00AC6FAF">
        <w:rPr>
          <w:rFonts w:ascii="Palatino Linotype" w:hAnsi="Palatino Linotype"/>
        </w:rPr>
        <w:t>vários</w:t>
      </w:r>
      <w:r w:rsidR="1B8D1E7C" w:rsidRPr="00AC6FAF">
        <w:rPr>
          <w:rFonts w:ascii="Palatino Linotype" w:hAnsi="Palatino Linotype"/>
        </w:rPr>
        <w:t xml:space="preserve"> tiros </w:t>
      </w:r>
      <w:r w:rsidR="7CA97E70" w:rsidRPr="00AC6FAF">
        <w:rPr>
          <w:rFonts w:ascii="Palatino Linotype" w:hAnsi="Palatino Linotype"/>
        </w:rPr>
        <w:t>até</w:t>
      </w:r>
      <w:r w:rsidR="6BABAE25" w:rsidRPr="00AC6FAF">
        <w:rPr>
          <w:rFonts w:ascii="Palatino Linotype" w:hAnsi="Palatino Linotype"/>
        </w:rPr>
        <w:t xml:space="preserve"> que sua </w:t>
      </w:r>
      <w:r w:rsidR="7CA97E70" w:rsidRPr="00AC6FAF">
        <w:rPr>
          <w:rFonts w:ascii="Palatino Linotype" w:hAnsi="Palatino Linotype"/>
        </w:rPr>
        <w:t>munição</w:t>
      </w:r>
      <w:r w:rsidR="1C4DDB70" w:rsidRPr="00AC6FAF">
        <w:rPr>
          <w:rFonts w:ascii="Palatino Linotype" w:hAnsi="Palatino Linotype"/>
        </w:rPr>
        <w:t xml:space="preserve"> </w:t>
      </w:r>
      <w:r w:rsidR="4F809B00" w:rsidRPr="00AC6FAF">
        <w:rPr>
          <w:rFonts w:ascii="Palatino Linotype" w:hAnsi="Palatino Linotype"/>
        </w:rPr>
        <w:t>havia</w:t>
      </w:r>
      <w:r w:rsidR="7719FEE2" w:rsidRPr="00AC6FAF">
        <w:rPr>
          <w:rFonts w:ascii="Palatino Linotype" w:hAnsi="Palatino Linotype"/>
        </w:rPr>
        <w:t xml:space="preserve"> acabado</w:t>
      </w:r>
      <w:r w:rsidR="605729FF" w:rsidRPr="00AC6FAF">
        <w:rPr>
          <w:rFonts w:ascii="Palatino Linotype" w:hAnsi="Palatino Linotype"/>
        </w:rPr>
        <w:t xml:space="preserve">, </w:t>
      </w:r>
      <w:r w:rsidR="4E4BBB97" w:rsidRPr="00AC6FAF">
        <w:rPr>
          <w:rFonts w:ascii="Palatino Linotype" w:hAnsi="Palatino Linotype"/>
        </w:rPr>
        <w:t xml:space="preserve">nesse tempo de </w:t>
      </w:r>
      <w:r w:rsidR="2ABBF163" w:rsidRPr="00AC6FAF">
        <w:rPr>
          <w:rFonts w:ascii="Palatino Linotype" w:hAnsi="Palatino Linotype"/>
        </w:rPr>
        <w:t xml:space="preserve">batalha </w:t>
      </w:r>
      <w:r w:rsidR="711DE34C" w:rsidRPr="00AC6FAF">
        <w:rPr>
          <w:rFonts w:ascii="Palatino Linotype" w:hAnsi="Palatino Linotype"/>
        </w:rPr>
        <w:t xml:space="preserve">a </w:t>
      </w:r>
      <w:r w:rsidR="43638A10" w:rsidRPr="00AC6FAF">
        <w:rPr>
          <w:rFonts w:ascii="Palatino Linotype" w:hAnsi="Palatino Linotype"/>
        </w:rPr>
        <w:t xml:space="preserve">companhia de </w:t>
      </w:r>
      <w:r w:rsidR="2AD06558" w:rsidRPr="00AC6FAF">
        <w:rPr>
          <w:rFonts w:ascii="Palatino Linotype" w:hAnsi="Palatino Linotype"/>
        </w:rPr>
        <w:t xml:space="preserve">alvares </w:t>
      </w:r>
      <w:r w:rsidR="6AC63AED" w:rsidRPr="00AC6FAF">
        <w:rPr>
          <w:rFonts w:ascii="Palatino Linotype" w:hAnsi="Palatino Linotype"/>
        </w:rPr>
        <w:t>já</w:t>
      </w:r>
      <w:r w:rsidR="2AD06558" w:rsidRPr="00AC6FAF">
        <w:rPr>
          <w:rFonts w:ascii="Palatino Linotype" w:hAnsi="Palatino Linotype"/>
        </w:rPr>
        <w:t xml:space="preserve"> tinha criado um </w:t>
      </w:r>
      <w:r w:rsidR="05751CA4" w:rsidRPr="00AC6FAF">
        <w:rPr>
          <w:rFonts w:ascii="Palatino Linotype" w:hAnsi="Palatino Linotype"/>
        </w:rPr>
        <w:t xml:space="preserve">ponto </w:t>
      </w:r>
      <w:r w:rsidR="2D984EBB" w:rsidRPr="00AC6FAF">
        <w:rPr>
          <w:rFonts w:ascii="Palatino Linotype" w:hAnsi="Palatino Linotype"/>
        </w:rPr>
        <w:t xml:space="preserve">onde </w:t>
      </w:r>
      <w:r w:rsidR="6AC63AED" w:rsidRPr="00AC6FAF">
        <w:rPr>
          <w:rFonts w:ascii="Palatino Linotype" w:hAnsi="Palatino Linotype"/>
        </w:rPr>
        <w:t>estratégias</w:t>
      </w:r>
      <w:r w:rsidR="184E74DE" w:rsidRPr="00AC6FAF">
        <w:rPr>
          <w:rFonts w:ascii="Palatino Linotype" w:hAnsi="Palatino Linotype"/>
        </w:rPr>
        <w:t xml:space="preserve"> e</w:t>
      </w:r>
      <w:r w:rsidR="60B649C4" w:rsidRPr="00AC6FAF">
        <w:rPr>
          <w:rFonts w:ascii="Palatino Linotype" w:hAnsi="Palatino Linotype"/>
        </w:rPr>
        <w:t xml:space="preserve"> </w:t>
      </w:r>
      <w:r w:rsidR="3C10793C" w:rsidRPr="00AC6FAF">
        <w:rPr>
          <w:rFonts w:ascii="Palatino Linotype" w:hAnsi="Palatino Linotype"/>
        </w:rPr>
        <w:t xml:space="preserve">suprimentos, </w:t>
      </w:r>
      <w:r w:rsidR="3C6170FC" w:rsidRPr="00AC6FAF">
        <w:rPr>
          <w:rFonts w:ascii="Palatino Linotype" w:hAnsi="Palatino Linotype"/>
        </w:rPr>
        <w:t xml:space="preserve">inclusive </w:t>
      </w:r>
      <w:r w:rsidR="158994BE" w:rsidRPr="00AC6FAF">
        <w:rPr>
          <w:rFonts w:ascii="Palatino Linotype" w:hAnsi="Palatino Linotype"/>
        </w:rPr>
        <w:t xml:space="preserve">médicos </w:t>
      </w:r>
      <w:r w:rsidR="24FF364C" w:rsidRPr="00AC6FAF">
        <w:rPr>
          <w:rFonts w:ascii="Palatino Linotype" w:hAnsi="Palatino Linotype"/>
        </w:rPr>
        <w:t xml:space="preserve">ficavam </w:t>
      </w:r>
      <w:r w:rsidR="5B33356C" w:rsidRPr="00AC6FAF">
        <w:rPr>
          <w:rFonts w:ascii="Palatino Linotype" w:hAnsi="Palatino Linotype"/>
        </w:rPr>
        <w:t xml:space="preserve">protegidos do fogo </w:t>
      </w:r>
      <w:r w:rsidR="1BF9DC7D" w:rsidRPr="00AC6FAF">
        <w:rPr>
          <w:rFonts w:ascii="Palatino Linotype" w:hAnsi="Palatino Linotype"/>
        </w:rPr>
        <w:t>cruzado,</w:t>
      </w:r>
      <w:r w:rsidR="10D09C60" w:rsidRPr="00AC6FAF">
        <w:rPr>
          <w:rFonts w:ascii="Palatino Linotype" w:hAnsi="Palatino Linotype"/>
        </w:rPr>
        <w:t xml:space="preserve"> vendo isso ele </w:t>
      </w:r>
      <w:r w:rsidR="70AE97F9" w:rsidRPr="00AC6FAF">
        <w:rPr>
          <w:rFonts w:ascii="Palatino Linotype" w:hAnsi="Palatino Linotype"/>
        </w:rPr>
        <w:t xml:space="preserve">foi correndo </w:t>
      </w:r>
      <w:r w:rsidR="576CEACC" w:rsidRPr="00AC6FAF">
        <w:rPr>
          <w:rFonts w:ascii="Palatino Linotype" w:hAnsi="Palatino Linotype"/>
        </w:rPr>
        <w:t>até</w:t>
      </w:r>
      <w:r w:rsidR="70AE97F9" w:rsidRPr="00AC6FAF">
        <w:rPr>
          <w:rFonts w:ascii="Palatino Linotype" w:hAnsi="Palatino Linotype"/>
        </w:rPr>
        <w:t xml:space="preserve"> eles agachado pois se ficasse </w:t>
      </w:r>
      <w:r w:rsidR="576CEACC" w:rsidRPr="00AC6FAF">
        <w:rPr>
          <w:rFonts w:ascii="Palatino Linotype" w:hAnsi="Palatino Linotype"/>
        </w:rPr>
        <w:t xml:space="preserve">em pé provavelmente iria tomar </w:t>
      </w:r>
      <w:r w:rsidR="3439F052" w:rsidRPr="00AC6FAF">
        <w:rPr>
          <w:rFonts w:ascii="Palatino Linotype" w:hAnsi="Palatino Linotype"/>
        </w:rPr>
        <w:t>vários</w:t>
      </w:r>
      <w:r w:rsidR="576CEACC" w:rsidRPr="00AC6FAF">
        <w:rPr>
          <w:rFonts w:ascii="Palatino Linotype" w:hAnsi="Palatino Linotype"/>
        </w:rPr>
        <w:t xml:space="preserve"> tiros</w:t>
      </w:r>
      <w:r w:rsidR="053C99F0" w:rsidRPr="00AC6FAF">
        <w:rPr>
          <w:rFonts w:ascii="Palatino Linotype" w:hAnsi="Palatino Linotype"/>
        </w:rPr>
        <w:t>.</w:t>
      </w:r>
    </w:p>
    <w:p w14:paraId="4638E5C9" w14:textId="63911E0A" w:rsidR="4DF7EF0D" w:rsidRPr="00AC6FAF" w:rsidRDefault="475F9E83" w:rsidP="00154178">
      <w:pPr>
        <w:ind w:firstLine="708"/>
        <w:jc w:val="both"/>
        <w:rPr>
          <w:rFonts w:ascii="Palatino Linotype" w:hAnsi="Palatino Linotype"/>
        </w:rPr>
      </w:pPr>
      <w:r w:rsidRPr="00AC6FAF">
        <w:rPr>
          <w:rFonts w:ascii="Palatino Linotype" w:hAnsi="Palatino Linotype"/>
        </w:rPr>
        <w:t xml:space="preserve">-Tenente quantas </w:t>
      </w:r>
      <w:r w:rsidR="3FDE5CFA" w:rsidRPr="00AC6FAF">
        <w:rPr>
          <w:rFonts w:ascii="Palatino Linotype" w:hAnsi="Palatino Linotype"/>
        </w:rPr>
        <w:t>perdas nós</w:t>
      </w:r>
      <w:r w:rsidRPr="00AC6FAF">
        <w:rPr>
          <w:rFonts w:ascii="Palatino Linotype" w:hAnsi="Palatino Linotype"/>
        </w:rPr>
        <w:t xml:space="preserve"> temos</w:t>
      </w:r>
      <w:r w:rsidR="3FDE5CFA" w:rsidRPr="00AC6FAF">
        <w:rPr>
          <w:rFonts w:ascii="Palatino Linotype" w:hAnsi="Palatino Linotype"/>
        </w:rPr>
        <w:t>?</w:t>
      </w:r>
    </w:p>
    <w:p w14:paraId="53936499" w14:textId="05A10D98" w:rsidR="00B2179A" w:rsidRPr="00AC6FAF" w:rsidRDefault="24250892" w:rsidP="00154178">
      <w:pPr>
        <w:ind w:firstLine="708"/>
        <w:jc w:val="both"/>
        <w:rPr>
          <w:rFonts w:ascii="Palatino Linotype" w:hAnsi="Palatino Linotype"/>
        </w:rPr>
      </w:pPr>
      <w:r w:rsidRPr="00AC6FAF">
        <w:rPr>
          <w:rFonts w:ascii="Palatino Linotype" w:hAnsi="Palatino Linotype"/>
        </w:rPr>
        <w:t>-</w:t>
      </w:r>
      <w:r w:rsidR="2659EC08" w:rsidRPr="00AC6FAF">
        <w:rPr>
          <w:rFonts w:ascii="Palatino Linotype" w:hAnsi="Palatino Linotype"/>
        </w:rPr>
        <w:t>Senhor</w:t>
      </w:r>
      <w:r w:rsidRPr="00AC6FAF">
        <w:rPr>
          <w:rFonts w:ascii="Palatino Linotype" w:hAnsi="Palatino Linotype"/>
        </w:rPr>
        <w:t xml:space="preserve">, </w:t>
      </w:r>
      <w:r w:rsidR="3F29F9B0" w:rsidRPr="00AC6FAF">
        <w:rPr>
          <w:rFonts w:ascii="Palatino Linotype" w:hAnsi="Palatino Linotype"/>
        </w:rPr>
        <w:t xml:space="preserve">que </w:t>
      </w:r>
      <w:r w:rsidR="4CA7BA27" w:rsidRPr="00AC6FAF">
        <w:rPr>
          <w:rFonts w:ascii="Palatino Linotype" w:hAnsi="Palatino Linotype"/>
        </w:rPr>
        <w:t xml:space="preserve">bom que </w:t>
      </w:r>
      <w:r w:rsidR="0A1588CE" w:rsidRPr="00AC6FAF">
        <w:rPr>
          <w:rFonts w:ascii="Palatino Linotype" w:hAnsi="Palatino Linotype"/>
        </w:rPr>
        <w:t>você está</w:t>
      </w:r>
      <w:r w:rsidR="2659EC08" w:rsidRPr="00AC6FAF">
        <w:rPr>
          <w:rFonts w:ascii="Palatino Linotype" w:hAnsi="Palatino Linotype"/>
        </w:rPr>
        <w:t xml:space="preserve"> bem</w:t>
      </w:r>
      <w:r w:rsidR="36D50748" w:rsidRPr="00AC6FAF">
        <w:rPr>
          <w:rFonts w:ascii="Palatino Linotype" w:hAnsi="Palatino Linotype"/>
        </w:rPr>
        <w:t>,</w:t>
      </w:r>
      <w:r w:rsidR="2659EC08" w:rsidRPr="00AC6FAF">
        <w:rPr>
          <w:rFonts w:ascii="Palatino Linotype" w:hAnsi="Palatino Linotype"/>
        </w:rPr>
        <w:t xml:space="preserve"> </w:t>
      </w:r>
      <w:r w:rsidR="51EB22D2" w:rsidRPr="00AC6FAF">
        <w:rPr>
          <w:rFonts w:ascii="Palatino Linotype" w:hAnsi="Palatino Linotype"/>
        </w:rPr>
        <w:t>não</w:t>
      </w:r>
      <w:r w:rsidR="7DEDBF16" w:rsidRPr="00AC6FAF">
        <w:rPr>
          <w:rFonts w:ascii="Palatino Linotype" w:hAnsi="Palatino Linotype"/>
        </w:rPr>
        <w:t xml:space="preserve"> sabemos o </w:t>
      </w:r>
      <w:r w:rsidR="45EE1357" w:rsidRPr="00AC6FAF">
        <w:rPr>
          <w:rFonts w:ascii="Palatino Linotype" w:hAnsi="Palatino Linotype"/>
        </w:rPr>
        <w:t>número</w:t>
      </w:r>
      <w:r w:rsidR="000C4AF9" w:rsidRPr="00AC6FAF">
        <w:rPr>
          <w:rFonts w:ascii="Palatino Linotype" w:hAnsi="Palatino Linotype"/>
        </w:rPr>
        <w:t xml:space="preserve"> exato</w:t>
      </w:r>
      <w:r w:rsidR="67B22069" w:rsidRPr="00AC6FAF">
        <w:rPr>
          <w:rFonts w:ascii="Palatino Linotype" w:hAnsi="Palatino Linotype"/>
        </w:rPr>
        <w:t>,</w:t>
      </w:r>
      <w:r w:rsidR="430E9DDF" w:rsidRPr="00AC6FAF">
        <w:rPr>
          <w:rFonts w:ascii="Palatino Linotype" w:hAnsi="Palatino Linotype"/>
        </w:rPr>
        <w:t xml:space="preserve"> mais </w:t>
      </w:r>
      <w:r w:rsidR="38E6D0DE" w:rsidRPr="00AC6FAF">
        <w:rPr>
          <w:rFonts w:ascii="Palatino Linotype" w:hAnsi="Palatino Linotype"/>
        </w:rPr>
        <w:t>temos uma</w:t>
      </w:r>
      <w:r w:rsidR="659319BD" w:rsidRPr="00AC6FAF">
        <w:rPr>
          <w:rFonts w:ascii="Palatino Linotype" w:hAnsi="Palatino Linotype"/>
        </w:rPr>
        <w:t xml:space="preserve"> </w:t>
      </w:r>
      <w:r w:rsidR="34C8EE0E" w:rsidRPr="00AC6FAF">
        <w:rPr>
          <w:rFonts w:ascii="Palatino Linotype" w:hAnsi="Palatino Linotype"/>
        </w:rPr>
        <w:t xml:space="preserve">estimativa </w:t>
      </w:r>
      <w:r w:rsidR="74359124" w:rsidRPr="00AC6FAF">
        <w:rPr>
          <w:rFonts w:ascii="Palatino Linotype" w:hAnsi="Palatino Linotype"/>
        </w:rPr>
        <w:t>5</w:t>
      </w:r>
      <w:r w:rsidR="23346F79" w:rsidRPr="00AC6FAF">
        <w:rPr>
          <w:rFonts w:ascii="Palatino Linotype" w:hAnsi="Palatino Linotype"/>
        </w:rPr>
        <w:t>%</w:t>
      </w:r>
      <w:r w:rsidR="7F827F77" w:rsidRPr="00AC6FAF">
        <w:rPr>
          <w:rFonts w:ascii="Palatino Linotype" w:hAnsi="Palatino Linotype"/>
        </w:rPr>
        <w:t xml:space="preserve"> </w:t>
      </w:r>
      <w:r w:rsidR="294E70D6" w:rsidRPr="00AC6FAF">
        <w:rPr>
          <w:rFonts w:ascii="Palatino Linotype" w:hAnsi="Palatino Linotype"/>
        </w:rPr>
        <w:t xml:space="preserve">estão </w:t>
      </w:r>
      <w:r w:rsidR="1E592E52" w:rsidRPr="00AC6FAF">
        <w:rPr>
          <w:rFonts w:ascii="Palatino Linotype" w:hAnsi="Palatino Linotype"/>
        </w:rPr>
        <w:t>mortos e</w:t>
      </w:r>
      <w:r w:rsidR="310A5EED" w:rsidRPr="00AC6FAF">
        <w:rPr>
          <w:rFonts w:ascii="Palatino Linotype" w:hAnsi="Palatino Linotype"/>
        </w:rPr>
        <w:t xml:space="preserve"> </w:t>
      </w:r>
      <w:r w:rsidR="1C279F53" w:rsidRPr="00AC6FAF">
        <w:rPr>
          <w:rFonts w:ascii="Palatino Linotype" w:hAnsi="Palatino Linotype"/>
        </w:rPr>
        <w:t>mais 3%</w:t>
      </w:r>
      <w:r w:rsidR="30B54BC4" w:rsidRPr="00AC6FAF">
        <w:rPr>
          <w:rFonts w:ascii="Palatino Linotype" w:hAnsi="Palatino Linotype"/>
        </w:rPr>
        <w:t xml:space="preserve"> </w:t>
      </w:r>
      <w:r w:rsidR="5FB03489" w:rsidRPr="00AC6FAF">
        <w:rPr>
          <w:rFonts w:ascii="Palatino Linotype" w:hAnsi="Palatino Linotype"/>
        </w:rPr>
        <w:t>estão feridos</w:t>
      </w:r>
      <w:r w:rsidR="1E592E52" w:rsidRPr="00AC6FAF">
        <w:rPr>
          <w:rFonts w:ascii="Palatino Linotype" w:hAnsi="Palatino Linotype"/>
        </w:rPr>
        <w:t>.</w:t>
      </w:r>
    </w:p>
    <w:p w14:paraId="16041733" w14:textId="76CC4CEF" w:rsidR="1E592E52" w:rsidRPr="00AC6FAF" w:rsidRDefault="076B6B93" w:rsidP="00154178">
      <w:pPr>
        <w:ind w:firstLine="708"/>
        <w:jc w:val="both"/>
        <w:rPr>
          <w:rFonts w:ascii="Palatino Linotype" w:hAnsi="Palatino Linotype"/>
        </w:rPr>
      </w:pPr>
      <w:r w:rsidRPr="00AC6FAF">
        <w:rPr>
          <w:rFonts w:ascii="Palatino Linotype" w:hAnsi="Palatino Linotype"/>
        </w:rPr>
        <w:t xml:space="preserve">-Mas o que </w:t>
      </w:r>
      <w:r w:rsidR="78ECEE34" w:rsidRPr="00AC6FAF">
        <w:rPr>
          <w:rFonts w:ascii="Palatino Linotype" w:hAnsi="Palatino Linotype"/>
        </w:rPr>
        <w:t>está</w:t>
      </w:r>
      <w:r w:rsidR="57CCAC66" w:rsidRPr="00AC6FAF">
        <w:rPr>
          <w:rFonts w:ascii="Palatino Linotype" w:hAnsi="Palatino Linotype"/>
        </w:rPr>
        <w:t xml:space="preserve"> nos atacando</w:t>
      </w:r>
      <w:r w:rsidR="42C0831A" w:rsidRPr="00AC6FAF">
        <w:rPr>
          <w:rFonts w:ascii="Palatino Linotype" w:hAnsi="Palatino Linotype"/>
        </w:rPr>
        <w:t xml:space="preserve">!!- Álvares gritou pois naquele momento era o único jeito </w:t>
      </w:r>
      <w:r w:rsidR="5AA3F01D" w:rsidRPr="00AC6FAF">
        <w:rPr>
          <w:rFonts w:ascii="Palatino Linotype" w:hAnsi="Palatino Linotype"/>
        </w:rPr>
        <w:t>de</w:t>
      </w:r>
      <w:r w:rsidR="42C0831A" w:rsidRPr="00AC6FAF">
        <w:rPr>
          <w:rFonts w:ascii="Palatino Linotype" w:hAnsi="Palatino Linotype"/>
        </w:rPr>
        <w:t xml:space="preserve"> se conseguir ouvir </w:t>
      </w:r>
      <w:r w:rsidR="5AA3F01D" w:rsidRPr="00AC6FAF">
        <w:rPr>
          <w:rFonts w:ascii="Palatino Linotype" w:hAnsi="Palatino Linotype"/>
        </w:rPr>
        <w:t>alguém.</w:t>
      </w:r>
    </w:p>
    <w:p w14:paraId="0E35AB94" w14:textId="12A3B559" w:rsidR="5AA3F01D" w:rsidRPr="00AC6FAF" w:rsidRDefault="0D8DE662" w:rsidP="00154178">
      <w:pPr>
        <w:ind w:firstLine="708"/>
        <w:jc w:val="both"/>
        <w:rPr>
          <w:rFonts w:ascii="Palatino Linotype" w:hAnsi="Palatino Linotype"/>
        </w:rPr>
      </w:pPr>
      <w:r w:rsidRPr="00AC6FAF">
        <w:rPr>
          <w:rFonts w:ascii="Palatino Linotype" w:hAnsi="Palatino Linotype"/>
        </w:rPr>
        <w:t xml:space="preserve">-São soldados da casa amazônica, </w:t>
      </w:r>
      <w:r w:rsidR="74436748" w:rsidRPr="00AC6FAF">
        <w:rPr>
          <w:rFonts w:ascii="Palatino Linotype" w:hAnsi="Palatino Linotype"/>
        </w:rPr>
        <w:t>eles</w:t>
      </w:r>
      <w:r w:rsidRPr="00AC6FAF">
        <w:rPr>
          <w:rFonts w:ascii="Palatino Linotype" w:hAnsi="Palatino Linotype"/>
        </w:rPr>
        <w:t xml:space="preserve"> acham que </w:t>
      </w:r>
      <w:r w:rsidR="74436748" w:rsidRPr="00AC6FAF">
        <w:rPr>
          <w:rFonts w:ascii="Palatino Linotype" w:hAnsi="Palatino Linotype"/>
        </w:rPr>
        <w:t>nós</w:t>
      </w:r>
      <w:r w:rsidRPr="00AC6FAF">
        <w:rPr>
          <w:rFonts w:ascii="Palatino Linotype" w:hAnsi="Palatino Linotype"/>
        </w:rPr>
        <w:t xml:space="preserve"> somos da casa andes </w:t>
      </w:r>
      <w:r w:rsidR="74436748" w:rsidRPr="00AC6FAF">
        <w:rPr>
          <w:rFonts w:ascii="Palatino Linotype" w:hAnsi="Palatino Linotype"/>
        </w:rPr>
        <w:t xml:space="preserve">por isso </w:t>
      </w:r>
      <w:r w:rsidR="122B3830" w:rsidRPr="00AC6FAF">
        <w:rPr>
          <w:rFonts w:ascii="Palatino Linotype" w:hAnsi="Palatino Linotype"/>
        </w:rPr>
        <w:t>estão</w:t>
      </w:r>
      <w:r w:rsidR="74436748" w:rsidRPr="00AC6FAF">
        <w:rPr>
          <w:rFonts w:ascii="Palatino Linotype" w:hAnsi="Palatino Linotype"/>
        </w:rPr>
        <w:t xml:space="preserve"> nos atacando- respondeu o tenente </w:t>
      </w:r>
      <w:r w:rsidR="122B3830" w:rsidRPr="00AC6FAF">
        <w:rPr>
          <w:rFonts w:ascii="Palatino Linotype" w:hAnsi="Palatino Linotype"/>
        </w:rPr>
        <w:t xml:space="preserve"> </w:t>
      </w:r>
    </w:p>
    <w:p w14:paraId="59E2F30C" w14:textId="2149D16B" w:rsidR="23DFE435" w:rsidRPr="00AC6FAF" w:rsidRDefault="7F29EE37" w:rsidP="00154178">
      <w:pPr>
        <w:ind w:firstLine="708"/>
        <w:jc w:val="both"/>
        <w:rPr>
          <w:rFonts w:ascii="Palatino Linotype" w:hAnsi="Palatino Linotype"/>
        </w:rPr>
      </w:pPr>
      <w:r w:rsidRPr="00AC6FAF">
        <w:rPr>
          <w:rFonts w:ascii="Palatino Linotype" w:hAnsi="Palatino Linotype"/>
        </w:rPr>
        <w:t xml:space="preserve">-O </w:t>
      </w:r>
      <w:r w:rsidR="378541D7" w:rsidRPr="00AC6FAF">
        <w:rPr>
          <w:rFonts w:ascii="Palatino Linotype" w:hAnsi="Palatino Linotype"/>
        </w:rPr>
        <w:t>capitão</w:t>
      </w:r>
      <w:r w:rsidRPr="00AC6FAF">
        <w:rPr>
          <w:rFonts w:ascii="Palatino Linotype" w:hAnsi="Palatino Linotype"/>
        </w:rPr>
        <w:t xml:space="preserve"> deles </w:t>
      </w:r>
      <w:r w:rsidR="378541D7" w:rsidRPr="00AC6FAF">
        <w:rPr>
          <w:rFonts w:ascii="Palatino Linotype" w:hAnsi="Palatino Linotype"/>
        </w:rPr>
        <w:t>está aqui?</w:t>
      </w:r>
      <w:r w:rsidR="37C3F5FE" w:rsidRPr="00AC6FAF">
        <w:rPr>
          <w:rFonts w:ascii="Palatino Linotype" w:hAnsi="Palatino Linotype"/>
        </w:rPr>
        <w:t xml:space="preserve"> Alvares perguntou</w:t>
      </w:r>
    </w:p>
    <w:p w14:paraId="0E5B6587" w14:textId="7639A9CD" w:rsidR="3EE69F05" w:rsidRPr="00AC6FAF" w:rsidRDefault="37C3F5FE" w:rsidP="00154178">
      <w:pPr>
        <w:ind w:firstLine="708"/>
        <w:jc w:val="both"/>
        <w:rPr>
          <w:rFonts w:ascii="Palatino Linotype" w:hAnsi="Palatino Linotype"/>
        </w:rPr>
      </w:pPr>
      <w:r w:rsidRPr="00AC6FAF">
        <w:rPr>
          <w:rFonts w:ascii="Palatino Linotype" w:hAnsi="Palatino Linotype"/>
        </w:rPr>
        <w:t>-</w:t>
      </w:r>
      <w:r w:rsidR="3A610E67" w:rsidRPr="00AC6FAF">
        <w:rPr>
          <w:rFonts w:ascii="Palatino Linotype" w:hAnsi="Palatino Linotype"/>
        </w:rPr>
        <w:t>Sim</w:t>
      </w:r>
      <w:r w:rsidRPr="00AC6FAF">
        <w:rPr>
          <w:rFonts w:ascii="Palatino Linotype" w:hAnsi="Palatino Linotype"/>
        </w:rPr>
        <w:t xml:space="preserve"> senhor</w:t>
      </w:r>
      <w:r w:rsidR="07A985B7" w:rsidRPr="00AC6FAF">
        <w:rPr>
          <w:rFonts w:ascii="Palatino Linotype" w:hAnsi="Palatino Linotype"/>
        </w:rPr>
        <w:t>,</w:t>
      </w:r>
      <w:r w:rsidRPr="00AC6FAF">
        <w:rPr>
          <w:rFonts w:ascii="Palatino Linotype" w:hAnsi="Palatino Linotype"/>
        </w:rPr>
        <w:t xml:space="preserve"> ele </w:t>
      </w:r>
      <w:r w:rsidR="07A985B7" w:rsidRPr="00AC6FAF">
        <w:rPr>
          <w:rFonts w:ascii="Palatino Linotype" w:hAnsi="Palatino Linotype"/>
        </w:rPr>
        <w:t>está</w:t>
      </w:r>
      <w:r w:rsidRPr="00AC6FAF">
        <w:rPr>
          <w:rFonts w:ascii="Palatino Linotype" w:hAnsi="Palatino Linotype"/>
        </w:rPr>
        <w:t xml:space="preserve"> na parte </w:t>
      </w:r>
      <w:r w:rsidR="0852008A" w:rsidRPr="00AC6FAF">
        <w:rPr>
          <w:rFonts w:ascii="Palatino Linotype" w:hAnsi="Palatino Linotype"/>
        </w:rPr>
        <w:t xml:space="preserve">alta </w:t>
      </w:r>
      <w:r w:rsidR="324415C7" w:rsidRPr="00AC6FAF">
        <w:rPr>
          <w:rFonts w:ascii="Palatino Linotype" w:hAnsi="Palatino Linotype"/>
        </w:rPr>
        <w:t xml:space="preserve">do </w:t>
      </w:r>
      <w:r w:rsidR="33543705" w:rsidRPr="00AC6FAF">
        <w:rPr>
          <w:rFonts w:ascii="Palatino Linotype" w:hAnsi="Palatino Linotype"/>
        </w:rPr>
        <w:t>portão</w:t>
      </w:r>
      <w:r w:rsidR="4D450A91" w:rsidRPr="00AC6FAF">
        <w:rPr>
          <w:rFonts w:ascii="Palatino Linotype" w:hAnsi="Palatino Linotype"/>
        </w:rPr>
        <w:t xml:space="preserve"> de </w:t>
      </w:r>
      <w:r w:rsidR="33543705" w:rsidRPr="00AC6FAF">
        <w:rPr>
          <w:rFonts w:ascii="Palatino Linotype" w:hAnsi="Palatino Linotype"/>
        </w:rPr>
        <w:t>pedra</w:t>
      </w:r>
      <w:r w:rsidR="3EF55207" w:rsidRPr="00AC6FAF">
        <w:rPr>
          <w:rFonts w:ascii="Palatino Linotype" w:hAnsi="Palatino Linotype"/>
        </w:rPr>
        <w:t>! -</w:t>
      </w:r>
      <w:r w:rsidR="39305D5A" w:rsidRPr="00AC6FAF">
        <w:rPr>
          <w:rFonts w:ascii="Palatino Linotype" w:hAnsi="Palatino Linotype"/>
        </w:rPr>
        <w:t xml:space="preserve">respondeu o </w:t>
      </w:r>
      <w:r w:rsidR="428497D4" w:rsidRPr="00AC6FAF">
        <w:rPr>
          <w:rFonts w:ascii="Palatino Linotype" w:hAnsi="Palatino Linotype"/>
        </w:rPr>
        <w:t>soldado sem entender o</w:t>
      </w:r>
      <w:r w:rsidR="73494C96" w:rsidRPr="00AC6FAF">
        <w:rPr>
          <w:rFonts w:ascii="Palatino Linotype" w:hAnsi="Palatino Linotype"/>
        </w:rPr>
        <w:t xml:space="preserve"> motivo de </w:t>
      </w:r>
      <w:r w:rsidR="3EF55207" w:rsidRPr="00AC6FAF">
        <w:rPr>
          <w:rFonts w:ascii="Palatino Linotype" w:hAnsi="Palatino Linotype"/>
        </w:rPr>
        <w:t xml:space="preserve">saber o que ele queria com o </w:t>
      </w:r>
      <w:r w:rsidR="732EAFF7" w:rsidRPr="00AC6FAF">
        <w:rPr>
          <w:rFonts w:ascii="Palatino Linotype" w:hAnsi="Palatino Linotype"/>
        </w:rPr>
        <w:t>capitão</w:t>
      </w:r>
      <w:r w:rsidR="3EF55207" w:rsidRPr="00AC6FAF">
        <w:rPr>
          <w:rFonts w:ascii="Palatino Linotype" w:hAnsi="Palatino Linotype"/>
        </w:rPr>
        <w:t xml:space="preserve"> </w:t>
      </w:r>
      <w:r w:rsidR="5A9EC9D6" w:rsidRPr="00AC6FAF">
        <w:rPr>
          <w:rFonts w:ascii="Palatino Linotype" w:hAnsi="Palatino Linotype"/>
        </w:rPr>
        <w:t>inimigo.</w:t>
      </w:r>
    </w:p>
    <w:p w14:paraId="38B411A9" w14:textId="4724F4AA" w:rsidR="3EE69F05" w:rsidRPr="00AC6FAF" w:rsidRDefault="2A59CD88" w:rsidP="00154178">
      <w:pPr>
        <w:ind w:firstLine="708"/>
        <w:jc w:val="both"/>
        <w:rPr>
          <w:rFonts w:ascii="Palatino Linotype" w:hAnsi="Palatino Linotype"/>
        </w:rPr>
      </w:pPr>
      <w:r w:rsidRPr="00AC6FAF">
        <w:rPr>
          <w:rFonts w:ascii="Palatino Linotype" w:hAnsi="Palatino Linotype"/>
        </w:rPr>
        <w:t xml:space="preserve">- Arrume um grupo de cinco homens </w:t>
      </w:r>
      <w:r w:rsidR="5BE0713A" w:rsidRPr="00AC6FAF">
        <w:rPr>
          <w:rFonts w:ascii="Palatino Linotype" w:hAnsi="Palatino Linotype"/>
        </w:rPr>
        <w:t>imediatamente</w:t>
      </w:r>
      <w:r w:rsidR="33D3086B" w:rsidRPr="00AC6FAF">
        <w:rPr>
          <w:rFonts w:ascii="Palatino Linotype" w:hAnsi="Palatino Linotype"/>
        </w:rPr>
        <w:t>. -Alvares continuou.</w:t>
      </w:r>
    </w:p>
    <w:p w14:paraId="5B25B415" w14:textId="6DABAFBA" w:rsidR="3EE69F05" w:rsidRPr="00AC6FAF" w:rsidRDefault="4450953A" w:rsidP="001B1090">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 xml:space="preserve">O tenente cumprimentou e foi chamar cinco soldados, quando chegaram pegaram munição, destravaram as armas e começaram a seguir Álvares. Continuaram correndo e atirando em todos que apareciam na frente de Álvares, uma granada foi lançada e nesse momento sua equipe abaixara no chão, esse momento foi crucial para a equipe perguntar o que fariam. </w:t>
      </w:r>
    </w:p>
    <w:p w14:paraId="74EE24D4" w14:textId="11F89805"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 xml:space="preserve">-Capitão para onde estamos indo? </w:t>
      </w:r>
    </w:p>
    <w:p w14:paraId="18C00CF8" w14:textId="518AD761"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lastRenderedPageBreak/>
        <w:t>-Estamos tentando chegar no pondo de comando do inimigo, acho que reconheci o capitão, mas não tenho certeza.</w:t>
      </w:r>
    </w:p>
    <w:p w14:paraId="1EBA2DF5" w14:textId="12338EC1" w:rsidR="3EE69F05" w:rsidRPr="00AC6FAF" w:rsidRDefault="4450953A" w:rsidP="001B1090">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Quando foram se levantar da “trincheira” a metralhadora inimiga havia sido recarregada e atirava a todos que levantavam ou tentavam avançar. Um silencio quase que instantâneo apareceu, nesse momento alvares e mais dois soldados avançaram em direção a exterminadora metralhadora, enquanto os outros três ficaram na retaguarda. Quando estavam próximos do soldado que apertava o gatilho da metralhadora, ele mirou em um dos soldados da equipe e consequentemente matou o soldado. O medo e a escuridão voltaram para alvares que havia se jogado ao chão quando a exterminadora recomeçou a soar. No chão ele tacou uma granada na direção do inimigo que explodiu e mandou a metralhadora e o soldado para o céu, um soldado ajudou alvares a se levantar enquanto os três que ficaram na retaguarda se aproximavam.</w:t>
      </w:r>
    </w:p>
    <w:p w14:paraId="5BA9B771" w14:textId="3F5FA1B7"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-A metralhadora se foi então temos tempo para avançar- alvares falou com certeza tranquilizando os soldados e a si mesmo.</w:t>
      </w:r>
    </w:p>
    <w:p w14:paraId="00096996" w14:textId="3CDDA51A"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Continuaram correndo e atirando, a cada minuto morriam soldados de ambos os lados que, naquele momento queriam voltar para casa e reencontrar seus entes queridos. Para alvares nada daquilo importava o importante era que ele de algum jeito achasse Victor e para isso tinha que acabar de um jeito ou de outro a batalha.</w:t>
      </w:r>
    </w:p>
    <w:p w14:paraId="3FFEF301" w14:textId="73E97977"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-Estamos quase chegando ao ponto de reabastecimento inimigo senhor- um soldado da equipe comentou.</w:t>
      </w:r>
    </w:p>
    <w:p w14:paraId="0BD5C36B" w14:textId="7608D9A2"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-Quero que todos vocês quando chegarmos lá, que não atirem em ninguém e coloquem essas faixas brancas no ombro para simbolizar paz- falou alvares enquanto continuavam correndo.</w:t>
      </w:r>
    </w:p>
    <w:p w14:paraId="0F832D2D" w14:textId="5FE2B4D1" w:rsidR="3EE69F05" w:rsidRPr="00AC6FAF" w:rsidRDefault="4450953A" w:rsidP="001B1090">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Ao avançar o número de soldados inimigos aumentava e o número de soldados de alvares diminuía. Uma granada foi lançada em direção ao pequeno grupo que no momento perceberam.</w:t>
      </w:r>
    </w:p>
    <w:p w14:paraId="0B036CA3" w14:textId="3B50BDD5"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 xml:space="preserve">-Granada!!, todos se abaixem! </w:t>
      </w:r>
    </w:p>
    <w:p w14:paraId="6FC18A7C" w14:textId="477C65B5" w:rsidR="3EE69F05" w:rsidRPr="00AC6FAF" w:rsidRDefault="4450953A" w:rsidP="001B1090">
      <w:pPr>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 xml:space="preserve">Quando a granada caiu no chão todos ouviram o barulho, felizmente todos do grupo não haviam se machucado. Finamente chegaram ao posto inimigo e como ordenaram colocaram a faixa branca nos ombros. </w:t>
      </w:r>
    </w:p>
    <w:p w14:paraId="218D2B19" w14:textId="58C71437" w:rsidR="3EE69F05" w:rsidRPr="00AC6FAF" w:rsidRDefault="4450953A" w:rsidP="001B1090">
      <w:pPr>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-Preciso falar com o seu capitão- Álvares dirigiu sua voz a um soldado que apontava a arma para sua equipe que ficava na entrada do reabastecimento. O soldado vendo a faixa branca os levou para dentro, posicionou Álvares na frente do capitão inimigo.</w:t>
      </w:r>
    </w:p>
    <w:p w14:paraId="49F1ECCC" w14:textId="0E5B4556"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-Alvares? -Perguntou o capitão se dirigindo a ele e dando um abraço.</w:t>
      </w:r>
    </w:p>
    <w:p w14:paraId="74BB0376" w14:textId="1E6043F3"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-Sabia que era você falcão- falou alvares também o abraçando.</w:t>
      </w:r>
    </w:p>
    <w:p w14:paraId="70D5BB95" w14:textId="2340EF3F"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-Temos que parar com essa loucura também somos da casa amazônica, mas estamos em uma missão especial de extração.</w:t>
      </w:r>
    </w:p>
    <w:p w14:paraId="30685148" w14:textId="590BCDD4" w:rsidR="3EE69F05" w:rsidRPr="00AC6FAF" w:rsidRDefault="4450953A" w:rsidP="00154178">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lastRenderedPageBreak/>
        <w:t>-Concordo- comentou o falcão fazendo um sinal com os dedos para um soldado que instantaneamente ligou o walkie-talkie passando a informação para suas tropas, alvares fez o mesmo.</w:t>
      </w:r>
    </w:p>
    <w:p w14:paraId="001871C3" w14:textId="5F048755" w:rsidR="3EE69F05" w:rsidRPr="00AC6FAF" w:rsidRDefault="4450953A" w:rsidP="5A1CE06B">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 xml:space="preserve">O silencio havia voltado, e todas as tropas estavam descansando, Falcão e alvares ficaram conversando e bebendo um tempo recolocando o papo em dia. Alvares explicou sua busca ao Victor e que ele era o único que conseguiria descriptografar a mensagem. </w:t>
      </w:r>
    </w:p>
    <w:p w14:paraId="520158F3" w14:textId="4D5447B8" w:rsidR="3EE69F05" w:rsidRPr="00AC6FAF" w:rsidRDefault="4450953A" w:rsidP="4B60F6AF">
      <w:pPr>
        <w:ind w:firstLine="708"/>
        <w:jc w:val="both"/>
        <w:rPr>
          <w:rFonts w:ascii="Palatino Linotype" w:eastAsia="Aptos" w:hAnsi="Palatino Linotype" w:cs="Aptos"/>
          <w:color w:val="000000" w:themeColor="text1"/>
        </w:rPr>
      </w:pPr>
      <w:r w:rsidRPr="00AC6FAF">
        <w:rPr>
          <w:rFonts w:ascii="Palatino Linotype" w:eastAsia="Aptos" w:hAnsi="Palatino Linotype" w:cs="Aptos"/>
          <w:color w:val="000000" w:themeColor="text1"/>
        </w:rPr>
        <w:t>No dia seguinte as cinco da manhã toda a companhia de alvares estava preparada e dentro dos carros para continuar a busca. Os motores haviam ligado e as rodas começaram a rolar, depois de alguns minutos o posto já tinha sumido isso significava que eles já haviam percorrido 10 km.</w:t>
      </w:r>
    </w:p>
    <w:p w14:paraId="36FBE216" w14:textId="176EEB1D" w:rsidR="3EE69F05" w:rsidRPr="00AC6FAF" w:rsidRDefault="3EE69F05" w:rsidP="001B1090">
      <w:pPr>
        <w:jc w:val="both"/>
        <w:rPr>
          <w:rFonts w:ascii="Palatino Linotype" w:hAnsi="Palatino Linotype"/>
        </w:rPr>
      </w:pPr>
    </w:p>
    <w:p w14:paraId="2897F616" w14:textId="4722004E" w:rsidR="3EE69F05" w:rsidRDefault="3EE69F05" w:rsidP="001B1090">
      <w:pPr>
        <w:jc w:val="both"/>
      </w:pPr>
    </w:p>
    <w:p w14:paraId="0AE4647E" w14:textId="77777777" w:rsidR="001A1D75" w:rsidRDefault="001A1D75" w:rsidP="001B1090">
      <w:pPr>
        <w:pStyle w:val="Ttulo"/>
        <w:jc w:val="both"/>
        <w:rPr>
          <w:rFonts w:hint="eastAsia"/>
          <w:b/>
          <w:bCs/>
        </w:rPr>
      </w:pPr>
    </w:p>
    <w:p w14:paraId="36FE2CE6" w14:textId="77777777" w:rsidR="009E7B1A" w:rsidRDefault="009E7B1A" w:rsidP="001B1090">
      <w:pPr>
        <w:pStyle w:val="Ttulo"/>
        <w:jc w:val="both"/>
        <w:rPr>
          <w:rFonts w:hint="eastAsia"/>
          <w:b/>
          <w:bCs/>
        </w:rPr>
      </w:pPr>
    </w:p>
    <w:p w14:paraId="25D855F9" w14:textId="77777777" w:rsidR="009E7B1A" w:rsidRDefault="009E7B1A" w:rsidP="001B1090">
      <w:pPr>
        <w:pStyle w:val="Ttulo"/>
        <w:jc w:val="both"/>
        <w:rPr>
          <w:rFonts w:hint="eastAsia"/>
          <w:b/>
          <w:bCs/>
        </w:rPr>
      </w:pPr>
    </w:p>
    <w:p w14:paraId="458B46E7" w14:textId="77777777" w:rsidR="009E7B1A" w:rsidRDefault="009E7B1A" w:rsidP="001B1090">
      <w:pPr>
        <w:pStyle w:val="Ttulo"/>
        <w:jc w:val="both"/>
        <w:rPr>
          <w:rFonts w:hint="eastAsia"/>
          <w:b/>
          <w:bCs/>
        </w:rPr>
      </w:pPr>
    </w:p>
    <w:p w14:paraId="60386F70" w14:textId="77777777" w:rsidR="009E7B1A" w:rsidRDefault="009E7B1A" w:rsidP="001B1090">
      <w:pPr>
        <w:jc w:val="both"/>
        <w:rPr>
          <w:rFonts w:hint="eastAsia"/>
        </w:rPr>
      </w:pPr>
    </w:p>
    <w:p w14:paraId="60EF4D85" w14:textId="77777777" w:rsidR="009E7B1A" w:rsidRDefault="009E7B1A" w:rsidP="00AC6FAF">
      <w:pPr>
        <w:jc w:val="both"/>
        <w:rPr>
          <w:rFonts w:asciiTheme="majorHAnsi" w:eastAsiaTheme="majorEastAsia" w:hAnsiTheme="majorHAnsi" w:cstheme="majorBidi" w:hint="eastAsia"/>
          <w:b/>
          <w:sz w:val="56"/>
          <w:szCs w:val="56"/>
        </w:rPr>
      </w:pPr>
    </w:p>
    <w:p w14:paraId="4880B077" w14:textId="77777777" w:rsidR="009E7B1A" w:rsidRDefault="009E7B1A" w:rsidP="00AC6FAF">
      <w:pPr>
        <w:jc w:val="both"/>
        <w:rPr>
          <w:rFonts w:asciiTheme="majorHAnsi" w:eastAsiaTheme="majorEastAsia" w:hAnsiTheme="majorHAnsi" w:cstheme="majorBidi" w:hint="eastAsia"/>
          <w:b/>
          <w:sz w:val="56"/>
          <w:szCs w:val="56"/>
        </w:rPr>
      </w:pPr>
    </w:p>
    <w:p w14:paraId="04788E79" w14:textId="6C1C5C01" w:rsidR="155EF08D" w:rsidRDefault="155EF08D" w:rsidP="155EF08D">
      <w:pPr>
        <w:pStyle w:val="Estilo1"/>
        <w:rPr>
          <w:rFonts w:hint="eastAsia"/>
        </w:rPr>
      </w:pPr>
      <w:bookmarkStart w:id="27" w:name="_Toc1731173952"/>
      <w:r>
        <w:t>11 Jonatan (II)</w:t>
      </w:r>
      <w:bookmarkEnd w:id="27"/>
    </w:p>
    <w:p w14:paraId="352D47F0" w14:textId="77777777" w:rsidR="00D735B9" w:rsidRDefault="00D735B9" w:rsidP="7CF9886B">
      <w:pPr>
        <w:rPr>
          <w:rFonts w:ascii="Palatino Linotype" w:eastAsia="Palatino Linotype" w:hAnsi="Palatino Linotype" w:cs="Palatino Linotype"/>
        </w:rPr>
      </w:pPr>
    </w:p>
    <w:p w14:paraId="2C466B65" w14:textId="1331248C" w:rsidR="7CF9886B" w:rsidRDefault="7CF9886B" w:rsidP="7CF9886B">
      <w:pPr>
        <w:rPr>
          <w:rFonts w:ascii="Palatino Linotype" w:eastAsia="Palatino Linotype" w:hAnsi="Palatino Linotype" w:cs="Palatino Linotype"/>
        </w:rPr>
      </w:pPr>
    </w:p>
    <w:p w14:paraId="5DA9F17C" w14:textId="429DF911" w:rsidR="7CF9886B" w:rsidRDefault="7CF9886B" w:rsidP="7CF9886B">
      <w:pPr>
        <w:ind w:firstLine="708"/>
        <w:rPr>
          <w:rFonts w:ascii="Palatino Linotype" w:eastAsia="Palatino Linotype" w:hAnsi="Palatino Linotype" w:cs="Palatino Linotype"/>
        </w:rPr>
      </w:pPr>
      <w:r w:rsidRPr="7CF9886B">
        <w:rPr>
          <w:rFonts w:ascii="Palatino Linotype" w:eastAsia="Palatino Linotype" w:hAnsi="Palatino Linotype" w:cs="Palatino Linotype"/>
        </w:rPr>
        <w:t>O dia começou cedo para Jonatan, tinha que acordar as seis da manhã, hastear a bandeira, falar o hino na praça e depois ir para a escola. Tinha ido no carro da sua mãe pois sua mãe trabalhava ali perto como administradora de eventos para cidadãos verem Mumppe.</w:t>
      </w:r>
    </w:p>
    <w:p w14:paraId="59F5ECD6" w14:textId="53D48B42" w:rsidR="7CF9886B" w:rsidRDefault="7CF9886B" w:rsidP="7CF9886B">
      <w:pPr>
        <w:ind w:firstLine="708"/>
        <w:rPr>
          <w:rFonts w:ascii="Palatino Linotype" w:eastAsia="Palatino Linotype" w:hAnsi="Palatino Linotype" w:cs="Palatino Linotype"/>
        </w:rPr>
      </w:pPr>
      <w:r w:rsidRPr="7CF9886B">
        <w:rPr>
          <w:rFonts w:ascii="Palatino Linotype" w:eastAsia="Palatino Linotype" w:hAnsi="Palatino Linotype" w:cs="Palatino Linotype"/>
        </w:rPr>
        <w:t>A hora do intervalo havia começado, Jonatan foi para a cantina e pegou seu lanche, estava bom como sempre sem falar da variedade de coisas gostosas que tinha lá.</w:t>
      </w:r>
    </w:p>
    <w:p w14:paraId="16BDA0B4" w14:textId="503FB5FE" w:rsidR="7CF9886B" w:rsidRDefault="155EF08D" w:rsidP="7CF9886B">
      <w:pPr>
        <w:ind w:firstLine="708"/>
        <w:rPr>
          <w:rFonts w:ascii="Palatino Linotype" w:eastAsia="Palatino Linotype" w:hAnsi="Palatino Linotype" w:cs="Palatino Linotype"/>
        </w:rPr>
      </w:pPr>
      <w:r w:rsidRPr="155EF08D">
        <w:rPr>
          <w:rFonts w:ascii="Palatino Linotype" w:eastAsia="Palatino Linotype" w:hAnsi="Palatino Linotype" w:cs="Palatino Linotype"/>
        </w:rPr>
        <w:lastRenderedPageBreak/>
        <w:t>-Imaginem o que a classe 3 tem para comer na cantina, não deve ser nada, talvez um pão velho com mofo. - Um aluno comentou, fazendo todos da cantina ouvirem e rirem, inclusive Jonatan, que odiava do fundo de sua alma as pessoas que não apoiavam Mumppe, no caso sendo a classe 3.</w:t>
      </w:r>
    </w:p>
    <w:p w14:paraId="592CA7DB" w14:textId="1333B198"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Depois de uma demorada aula de matemática, o período escolar de Jonatan havia acabado, “finalmente acabou” pensava enquanto passava pelo portão da escola, iria andando para casa hoje pois ou esperava a mãe terminar o trabalho uma hora depois de terminar sua aula ou iria andando.</w:t>
      </w:r>
    </w:p>
    <w:p w14:paraId="05BDAEA3" w14:textId="2C7A3146"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Andou por cinco minutos e olhou para um por um portão que separava a Classe 3 da Classe 2, muitos oficiais ficavam lá durante horas, as vezes Jonatan via caminhões com muitos desertores dentro entrarem lá. Nesse dia foi diferente viu uma menina com aproximadamente sua idade olhar para ele, Jonatan nem olhou muito pois tinha nojo das pessoas que moravam do outro lado do portão.</w:t>
      </w:r>
    </w:p>
    <w:p w14:paraId="7405E5D6" w14:textId="533DEDFA"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A estrada era bonita, com flores e vegetações quase inexistentes, passava por uma lanchonete, logo sentiu um cheiro maravilhoso de hamburguer, sua comida favorita. O cheiro abriu seu apetite, e continuou andando para chegar em casa o mais rápido possível.</w:t>
      </w:r>
    </w:p>
    <w:p w14:paraId="57575A63" w14:textId="3221C265"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Agora dobrava a esquina de casa, e via as casas de seus vizinhos, todas com as bandeiras hasteadas, seu melhor amigo morava lá, perto de sua casa, ele não tinha ido na escola nesse dia então aproveitou para passar na casa dele para saber se estava bem.  Tocou a campainha, a mãe dele abriu a porta e falou:</w:t>
      </w:r>
    </w:p>
    <w:p w14:paraId="663586F9" w14:textId="320FDC60"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-Tudo bem Jonatan?</w:t>
      </w:r>
    </w:p>
    <w:p w14:paraId="007D8502" w14:textId="02B1EAB9"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-Sim, Logan está bem? Ele não foi para a escola hoje.</w:t>
      </w:r>
    </w:p>
    <w:p w14:paraId="2B5FB775" w14:textId="7B636CC4"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-Ele não foi porque pegou uma gripe, é melhor você nem chegar perto dele para não pegar também.</w:t>
      </w:r>
    </w:p>
    <w:p w14:paraId="1924565B" w14:textId="38B47663"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-Obrigado pela precaução, então já vou indo, estou morrendo de fome.</w:t>
      </w:r>
    </w:p>
    <w:p w14:paraId="2721D79F" w14:textId="3BDC6010"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-Thau então e Salve Mumppe.</w:t>
      </w:r>
    </w:p>
    <w:p w14:paraId="59C2D22A" w14:textId="0321D959"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-Salve – Jonatan respondeu enquanto continuou a andar pela rua de sua casa.</w:t>
      </w:r>
    </w:p>
    <w:p w14:paraId="40BEE679" w14:textId="674DDBE2"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Ao chegar em casa, sua irmã estava do lado de fora da casa conversando com seu namorado, Jonatan nao gostava tanto do namorado da sua irmã pois fazia piadas sobre ele, e que ele nunca seria um soldado sendo tao fraco e pequeno, mas isso ja fazia messes, Jonatan começara a frequentar a academia todos os dias e agora estava mais forte do que ele.</w:t>
      </w:r>
    </w:p>
    <w:p w14:paraId="0DBB8150" w14:textId="520758FB"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-Falando no diabo olha quem apareceu.</w:t>
      </w:r>
    </w:p>
    <w:p w14:paraId="233F75A5" w14:textId="5FD1F215"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-Cala a boca Axel.</w:t>
      </w:r>
    </w:p>
    <w:p w14:paraId="080B6779" w14:textId="02148E2C"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-Tenha respeito do meu namorado Jonatan.</w:t>
      </w:r>
    </w:p>
    <w:p w14:paraId="50E750A7" w14:textId="36FA4BD8"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lastRenderedPageBreak/>
        <w:t>-Pode deixar irmã, nem queria estar falando com ele mesmo. - Jonatan falou isso enquanto entrava em sua casa e colocava sua mala da escola no sofa.</w:t>
      </w:r>
    </w:p>
    <w:p w14:paraId="123458DB" w14:textId="5241CD12" w:rsidR="155EF08D" w:rsidRDefault="155EF08D" w:rsidP="155EF08D">
      <w:pPr>
        <w:ind w:firstLine="708"/>
        <w:rPr>
          <w:rFonts w:ascii="Palatino Linotype" w:eastAsia="Palatino Linotype" w:hAnsi="Palatino Linotype" w:cs="Palatino Linotype"/>
        </w:rPr>
      </w:pPr>
      <w:r w:rsidRPr="155EF08D">
        <w:rPr>
          <w:rFonts w:ascii="Palatino Linotype" w:eastAsia="Palatino Linotype" w:hAnsi="Palatino Linotype" w:cs="Palatino Linotype"/>
        </w:rPr>
        <w:t>Quando olhou para a cozinha</w:t>
      </w:r>
    </w:p>
    <w:p w14:paraId="33C682F6" w14:textId="57142A06" w:rsidR="155EF08D" w:rsidRDefault="155EF08D" w:rsidP="155EF08D">
      <w:pPr>
        <w:ind w:firstLine="708"/>
        <w:rPr>
          <w:rFonts w:ascii="Palatino Linotype" w:eastAsia="Palatino Linotype" w:hAnsi="Palatino Linotype" w:cs="Palatino Linotype"/>
        </w:rPr>
      </w:pPr>
    </w:p>
    <w:p w14:paraId="2299580B" w14:textId="77777777" w:rsidR="00D735B9" w:rsidRDefault="00D735B9" w:rsidP="00AC6FAF">
      <w:pPr>
        <w:jc w:val="both"/>
        <w:rPr>
          <w:rFonts w:asciiTheme="majorHAnsi" w:eastAsiaTheme="majorEastAsia" w:hAnsiTheme="majorHAnsi" w:cstheme="majorBidi" w:hint="eastAsia"/>
          <w:b/>
          <w:sz w:val="56"/>
          <w:szCs w:val="56"/>
        </w:rPr>
      </w:pPr>
    </w:p>
    <w:p w14:paraId="4B70EC9B" w14:textId="77777777" w:rsidR="00D735B9" w:rsidRDefault="00D735B9" w:rsidP="00AC6FAF">
      <w:pPr>
        <w:jc w:val="both"/>
        <w:rPr>
          <w:rFonts w:asciiTheme="majorHAnsi" w:eastAsiaTheme="majorEastAsia" w:hAnsiTheme="majorHAnsi" w:cstheme="majorBidi" w:hint="eastAsia"/>
          <w:b/>
          <w:sz w:val="56"/>
          <w:szCs w:val="56"/>
        </w:rPr>
      </w:pPr>
    </w:p>
    <w:p w14:paraId="3DC529E2" w14:textId="77777777" w:rsidR="00D735B9" w:rsidRDefault="00D735B9" w:rsidP="00AC6FAF">
      <w:pPr>
        <w:jc w:val="both"/>
        <w:rPr>
          <w:rFonts w:asciiTheme="majorHAnsi" w:eastAsiaTheme="majorEastAsia" w:hAnsiTheme="majorHAnsi" w:cstheme="majorBidi" w:hint="eastAsia"/>
          <w:b/>
          <w:sz w:val="56"/>
          <w:szCs w:val="56"/>
        </w:rPr>
      </w:pPr>
    </w:p>
    <w:p w14:paraId="2E6E75A3" w14:textId="77777777" w:rsidR="00D735B9" w:rsidRDefault="00D735B9" w:rsidP="00AC6FAF">
      <w:pPr>
        <w:jc w:val="both"/>
        <w:rPr>
          <w:rFonts w:asciiTheme="majorHAnsi" w:eastAsiaTheme="majorEastAsia" w:hAnsiTheme="majorHAnsi" w:cstheme="majorBidi" w:hint="eastAsia"/>
          <w:b/>
          <w:sz w:val="56"/>
          <w:szCs w:val="56"/>
        </w:rPr>
      </w:pPr>
    </w:p>
    <w:p w14:paraId="22244F2F" w14:textId="77777777" w:rsidR="00D735B9" w:rsidRDefault="00D735B9" w:rsidP="00AC6FAF">
      <w:pPr>
        <w:jc w:val="both"/>
        <w:rPr>
          <w:rFonts w:asciiTheme="majorHAnsi" w:eastAsiaTheme="majorEastAsia" w:hAnsiTheme="majorHAnsi" w:cstheme="majorBidi" w:hint="eastAsia"/>
          <w:b/>
          <w:sz w:val="56"/>
          <w:szCs w:val="56"/>
        </w:rPr>
      </w:pPr>
    </w:p>
    <w:p w14:paraId="6411C784" w14:textId="77777777" w:rsidR="00D735B9" w:rsidRDefault="00D735B9" w:rsidP="00AC6FAF">
      <w:pPr>
        <w:jc w:val="both"/>
        <w:rPr>
          <w:rFonts w:asciiTheme="majorHAnsi" w:eastAsiaTheme="majorEastAsia" w:hAnsiTheme="majorHAnsi" w:cstheme="majorBidi" w:hint="eastAsia"/>
          <w:b/>
          <w:sz w:val="56"/>
          <w:szCs w:val="56"/>
        </w:rPr>
      </w:pPr>
    </w:p>
    <w:p w14:paraId="6A355123" w14:textId="77777777" w:rsidR="00D735B9" w:rsidRDefault="00D735B9" w:rsidP="00AC6FAF">
      <w:pPr>
        <w:jc w:val="both"/>
        <w:rPr>
          <w:rFonts w:asciiTheme="majorHAnsi" w:eastAsiaTheme="majorEastAsia" w:hAnsiTheme="majorHAnsi" w:cstheme="majorBidi" w:hint="eastAsia"/>
          <w:b/>
          <w:sz w:val="56"/>
          <w:szCs w:val="56"/>
        </w:rPr>
      </w:pPr>
    </w:p>
    <w:p w14:paraId="1980E78E" w14:textId="77777777" w:rsidR="00D735B9" w:rsidRDefault="00D735B9" w:rsidP="00AC6FAF">
      <w:pPr>
        <w:jc w:val="both"/>
        <w:rPr>
          <w:rFonts w:asciiTheme="majorHAnsi" w:eastAsiaTheme="majorEastAsia" w:hAnsiTheme="majorHAnsi" w:cstheme="majorBidi" w:hint="eastAsia"/>
          <w:b/>
          <w:sz w:val="56"/>
          <w:szCs w:val="56"/>
        </w:rPr>
      </w:pPr>
    </w:p>
    <w:p w14:paraId="1704FEDE" w14:textId="77777777" w:rsidR="00826A08" w:rsidRPr="00B95FE3" w:rsidRDefault="00826A08" w:rsidP="00AC6FAF">
      <w:pPr>
        <w:jc w:val="both"/>
        <w:rPr>
          <w:rFonts w:asciiTheme="majorHAnsi" w:eastAsiaTheme="majorEastAsia" w:hAnsiTheme="majorHAnsi" w:cstheme="majorBidi" w:hint="eastAsia"/>
          <w:b/>
          <w:sz w:val="56"/>
          <w:szCs w:val="56"/>
        </w:rPr>
      </w:pPr>
    </w:p>
    <w:p w14:paraId="60E39D26" w14:textId="5A8413D6" w:rsidR="00BC6836" w:rsidRPr="00F01475" w:rsidRDefault="155EF08D" w:rsidP="00F01475">
      <w:pPr>
        <w:pStyle w:val="Ttulo2"/>
        <w:jc w:val="center"/>
        <w:rPr>
          <w:rFonts w:hint="eastAsia"/>
          <w:b/>
          <w:bCs/>
          <w:sz w:val="96"/>
          <w:szCs w:val="96"/>
        </w:rPr>
      </w:pPr>
      <w:bookmarkStart w:id="28" w:name="_Toc80963274"/>
      <w:r w:rsidRPr="155EF08D">
        <w:rPr>
          <w:b/>
          <w:bCs/>
          <w:sz w:val="96"/>
          <w:szCs w:val="96"/>
        </w:rPr>
        <w:t>12 Idris (</w:t>
      </w:r>
      <w:r w:rsidRPr="155EF08D">
        <w:rPr>
          <w:rFonts w:ascii="Electra LT Std Display" w:hAnsi="Electra LT Std Display"/>
          <w:b/>
          <w:bCs/>
          <w:sz w:val="96"/>
          <w:szCs w:val="96"/>
        </w:rPr>
        <w:t>I</w:t>
      </w:r>
      <w:r w:rsidRPr="155EF08D">
        <w:rPr>
          <w:b/>
          <w:bCs/>
          <w:sz w:val="96"/>
          <w:szCs w:val="96"/>
        </w:rPr>
        <w:t>)</w:t>
      </w:r>
      <w:bookmarkEnd w:id="28"/>
    </w:p>
    <w:p w14:paraId="1710ABA6" w14:textId="0EC37E4D" w:rsidR="00BC6836" w:rsidRDefault="00BC6836" w:rsidP="00BC6836">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Já era o quarto ano desde que </w:t>
      </w:r>
      <w:r w:rsidR="002C5774">
        <w:rPr>
          <w:rFonts w:ascii="Palatino Linotype" w:eastAsiaTheme="majorEastAsia" w:hAnsi="Palatino Linotype" w:cstheme="majorBidi"/>
        </w:rPr>
        <w:t>Id</w:t>
      </w:r>
      <w:r>
        <w:rPr>
          <w:rFonts w:ascii="Palatino Linotype" w:eastAsiaTheme="majorEastAsia" w:hAnsi="Palatino Linotype" w:cstheme="majorBidi"/>
        </w:rPr>
        <w:t xml:space="preserve">ris assumira o poder de sua mediana porção de terra. Havia herdado o título de Marques </w:t>
      </w:r>
      <w:r w:rsidR="003245C3">
        <w:rPr>
          <w:rFonts w:ascii="Palatino Linotype" w:eastAsiaTheme="majorEastAsia" w:hAnsi="Palatino Linotype" w:cstheme="majorBidi"/>
        </w:rPr>
        <w:t xml:space="preserve">Do Saara </w:t>
      </w:r>
      <w:r>
        <w:rPr>
          <w:rFonts w:ascii="Palatino Linotype" w:eastAsiaTheme="majorEastAsia" w:hAnsi="Palatino Linotype" w:cstheme="majorBidi"/>
        </w:rPr>
        <w:t xml:space="preserve">de seu pai, o maior, e primeiro Marques que a Casa Saariana já havia visto, falecido </w:t>
      </w:r>
      <w:r w:rsidR="004D028A">
        <w:rPr>
          <w:rFonts w:ascii="Palatino Linotype" w:eastAsiaTheme="majorEastAsia" w:hAnsi="Palatino Linotype" w:cstheme="majorBidi"/>
        </w:rPr>
        <w:t>há</w:t>
      </w:r>
      <w:r>
        <w:rPr>
          <w:rFonts w:ascii="Palatino Linotype" w:eastAsiaTheme="majorEastAsia" w:hAnsi="Palatino Linotype" w:cstheme="majorBidi"/>
        </w:rPr>
        <w:t xml:space="preserve"> precisamente quatro anos. Seu objetivo não era ser maior que ele, bem porque também não era possível, o povo ainda gritava seu nome nas ruas nessa data. </w:t>
      </w:r>
    </w:p>
    <w:p w14:paraId="703F1539" w14:textId="6748E461" w:rsidR="002C5774" w:rsidRDefault="002C5774" w:rsidP="00BC6836">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As multidões já estavam reunidas </w:t>
      </w:r>
      <w:r w:rsidR="00CB170B">
        <w:rPr>
          <w:rFonts w:ascii="Palatino Linotype" w:eastAsiaTheme="majorEastAsia" w:hAnsi="Palatino Linotype" w:cstheme="majorBidi"/>
        </w:rPr>
        <w:t>nas ruas</w:t>
      </w:r>
      <w:r w:rsidR="00747140">
        <w:rPr>
          <w:rFonts w:ascii="Palatino Linotype" w:eastAsiaTheme="majorEastAsia" w:hAnsi="Palatino Linotype" w:cstheme="majorBidi"/>
        </w:rPr>
        <w:t xml:space="preserve">. Na frente de seu grande castelo de concreto, como gostava de chamar, </w:t>
      </w:r>
      <w:r w:rsidR="00414ACA">
        <w:rPr>
          <w:rFonts w:ascii="Palatino Linotype" w:eastAsiaTheme="majorEastAsia" w:hAnsi="Palatino Linotype" w:cstheme="majorBidi"/>
        </w:rPr>
        <w:t xml:space="preserve">metade de </w:t>
      </w:r>
      <w:r w:rsidR="00B03014">
        <w:rPr>
          <w:rFonts w:ascii="Palatino Linotype" w:eastAsiaTheme="majorEastAsia" w:hAnsi="Palatino Linotype" w:cstheme="majorBidi"/>
        </w:rPr>
        <w:t xml:space="preserve">uma massa reunida começava a gritar o </w:t>
      </w:r>
      <w:r w:rsidR="00B03014">
        <w:rPr>
          <w:rFonts w:ascii="Palatino Linotype" w:eastAsiaTheme="majorEastAsia" w:hAnsi="Palatino Linotype" w:cstheme="majorBidi"/>
        </w:rPr>
        <w:lastRenderedPageBreak/>
        <w:t>nome de seu pai</w:t>
      </w:r>
      <w:r w:rsidR="00414ACA">
        <w:rPr>
          <w:rFonts w:ascii="Palatino Linotype" w:eastAsiaTheme="majorEastAsia" w:hAnsi="Palatino Linotype" w:cstheme="majorBidi"/>
        </w:rPr>
        <w:t xml:space="preserve"> e a outra metade </w:t>
      </w:r>
      <w:r w:rsidR="00522301">
        <w:rPr>
          <w:rFonts w:ascii="Palatino Linotype" w:eastAsiaTheme="majorEastAsia" w:hAnsi="Palatino Linotype" w:cstheme="majorBidi"/>
        </w:rPr>
        <w:t>gritava frases contra a guerra</w:t>
      </w:r>
      <w:r w:rsidR="0015700F">
        <w:rPr>
          <w:rFonts w:ascii="Palatino Linotype" w:eastAsiaTheme="majorEastAsia" w:hAnsi="Palatino Linotype" w:cstheme="majorBidi"/>
        </w:rPr>
        <w:t xml:space="preserve">, a guerra que Idris havia provocado. </w:t>
      </w:r>
    </w:p>
    <w:p w14:paraId="5737157D" w14:textId="1813C61F" w:rsidR="000B7B95" w:rsidRDefault="000B7B95" w:rsidP="000B7B95">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Ele se moveu até a janela e começou seu tão esperado discurso: </w:t>
      </w:r>
    </w:p>
    <w:p w14:paraId="1A10800A" w14:textId="09F05BEB" w:rsidR="00B01F98" w:rsidRDefault="000B7B95" w:rsidP="00B01F98">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-Hoje </w:t>
      </w:r>
      <w:r w:rsidR="00F91495">
        <w:rPr>
          <w:rFonts w:ascii="Palatino Linotype" w:eastAsiaTheme="majorEastAsia" w:hAnsi="Palatino Linotype" w:cstheme="majorBidi"/>
        </w:rPr>
        <w:t xml:space="preserve">completam 4 anos desde a morte de meu pai, </w:t>
      </w:r>
      <w:r w:rsidR="009A1F81">
        <w:rPr>
          <w:rFonts w:ascii="Palatino Linotype" w:eastAsiaTheme="majorEastAsia" w:hAnsi="Palatino Linotype" w:cstheme="majorBidi"/>
        </w:rPr>
        <w:t xml:space="preserve">Malik Saarian, o maior de todos </w:t>
      </w:r>
      <w:r w:rsidR="00492040">
        <w:rPr>
          <w:rFonts w:ascii="Palatino Linotype" w:eastAsiaTheme="majorEastAsia" w:hAnsi="Palatino Linotype" w:cstheme="majorBidi"/>
        </w:rPr>
        <w:t>os líderes saarianos. E, por conta de sua morte</w:t>
      </w:r>
      <w:r w:rsidR="008E0B79">
        <w:rPr>
          <w:rFonts w:ascii="Palatino Linotype" w:eastAsiaTheme="majorEastAsia" w:hAnsi="Palatino Linotype" w:cstheme="majorBidi"/>
        </w:rPr>
        <w:t xml:space="preserve">, entramos em guerra – Idris gritava pela janela. – Uma guerra </w:t>
      </w:r>
      <w:r w:rsidR="0054001C">
        <w:rPr>
          <w:rFonts w:ascii="Palatino Linotype" w:eastAsiaTheme="majorEastAsia" w:hAnsi="Palatino Linotype" w:cstheme="majorBidi"/>
        </w:rPr>
        <w:t>porque os outro condes e marqueses não aceitaram sua morte.</w:t>
      </w:r>
      <w:r w:rsidR="00A3350B">
        <w:rPr>
          <w:rFonts w:ascii="Palatino Linotype" w:eastAsiaTheme="majorEastAsia" w:hAnsi="Palatino Linotype" w:cstheme="majorBidi"/>
        </w:rPr>
        <w:t xml:space="preserve"> Mas olharemos para o mundo, uma guerra maior está </w:t>
      </w:r>
      <w:r w:rsidR="00B01F98">
        <w:rPr>
          <w:rFonts w:ascii="Palatino Linotype" w:eastAsiaTheme="majorEastAsia" w:hAnsi="Palatino Linotype" w:cstheme="majorBidi"/>
        </w:rPr>
        <w:t>à</w:t>
      </w:r>
      <w:r w:rsidR="005122DE">
        <w:rPr>
          <w:rFonts w:ascii="Palatino Linotype" w:eastAsiaTheme="majorEastAsia" w:hAnsi="Palatino Linotype" w:cstheme="majorBidi"/>
        </w:rPr>
        <w:t xml:space="preserve"> beira de acontecer, </w:t>
      </w:r>
      <w:r w:rsidR="009B633F">
        <w:rPr>
          <w:rFonts w:ascii="Palatino Linotype" w:eastAsiaTheme="majorEastAsia" w:hAnsi="Palatino Linotype" w:cstheme="majorBidi"/>
        </w:rPr>
        <w:t>eu já me comuniquei com o norte, eles concordam comigo</w:t>
      </w:r>
      <w:r w:rsidR="00B01F98">
        <w:rPr>
          <w:rFonts w:ascii="Palatino Linotype" w:eastAsiaTheme="majorEastAsia" w:hAnsi="Palatino Linotype" w:cstheme="majorBidi"/>
        </w:rPr>
        <w:t xml:space="preserve">. – </w:t>
      </w:r>
      <w:r w:rsidR="00526477">
        <w:rPr>
          <w:rFonts w:ascii="Palatino Linotype" w:eastAsiaTheme="majorEastAsia" w:hAnsi="Palatino Linotype" w:cstheme="majorBidi"/>
        </w:rPr>
        <w:t>Gritou</w:t>
      </w:r>
      <w:r w:rsidR="00B01F98">
        <w:rPr>
          <w:rFonts w:ascii="Palatino Linotype" w:eastAsiaTheme="majorEastAsia" w:hAnsi="Palatino Linotype" w:cstheme="majorBidi"/>
        </w:rPr>
        <w:t xml:space="preserve"> Dris pensando nos ataques nucleares no oriente médio</w:t>
      </w:r>
      <w:r w:rsidR="00786B85">
        <w:rPr>
          <w:rFonts w:ascii="Palatino Linotype" w:eastAsiaTheme="majorEastAsia" w:hAnsi="Palatino Linotype" w:cstheme="majorBidi"/>
        </w:rPr>
        <w:t xml:space="preserve"> e américa</w:t>
      </w:r>
      <w:r w:rsidR="00B01F98">
        <w:rPr>
          <w:rFonts w:ascii="Palatino Linotype" w:eastAsiaTheme="majorEastAsia" w:hAnsi="Palatino Linotype" w:cstheme="majorBidi"/>
        </w:rPr>
        <w:t>. – Nossas rotas comerciais foram abaladas</w:t>
      </w:r>
      <w:r w:rsidR="003A79E3">
        <w:rPr>
          <w:rFonts w:ascii="Palatino Linotype" w:eastAsiaTheme="majorEastAsia" w:hAnsi="Palatino Linotype" w:cstheme="majorBidi"/>
        </w:rPr>
        <w:t xml:space="preserve">, a Casa Maior do Oriente Médio foi atacada, </w:t>
      </w:r>
      <w:r w:rsidR="00414491">
        <w:rPr>
          <w:rFonts w:ascii="Palatino Linotype" w:eastAsiaTheme="majorEastAsia" w:hAnsi="Palatino Linotype" w:cstheme="majorBidi"/>
        </w:rPr>
        <w:t xml:space="preserve">assim como a Casa Maior Amazônica, pelas piores bombas já criadas pela humanidade. </w:t>
      </w:r>
      <w:r w:rsidR="00526477">
        <w:rPr>
          <w:rFonts w:ascii="Palatino Linotype" w:eastAsiaTheme="majorEastAsia" w:hAnsi="Palatino Linotype" w:cstheme="majorBidi"/>
        </w:rPr>
        <w:t>Hoje, deixaremos nossas diferenças de lado</w:t>
      </w:r>
      <w:r w:rsidR="009B5548">
        <w:rPr>
          <w:rFonts w:ascii="Palatino Linotype" w:eastAsiaTheme="majorEastAsia" w:hAnsi="Palatino Linotype" w:cstheme="majorBidi"/>
        </w:rPr>
        <w:t xml:space="preserve"> e</w:t>
      </w:r>
      <w:r w:rsidR="00526477">
        <w:rPr>
          <w:rFonts w:ascii="Palatino Linotype" w:eastAsiaTheme="majorEastAsia" w:hAnsi="Palatino Linotype" w:cstheme="majorBidi"/>
        </w:rPr>
        <w:t xml:space="preserve"> </w:t>
      </w:r>
      <w:r w:rsidR="004B64CC">
        <w:rPr>
          <w:rFonts w:ascii="Palatino Linotype" w:eastAsiaTheme="majorEastAsia" w:hAnsi="Palatino Linotype" w:cstheme="majorBidi"/>
        </w:rPr>
        <w:t>iremos nos preparar para o pior</w:t>
      </w:r>
      <w:r w:rsidR="00D468B4">
        <w:rPr>
          <w:rFonts w:ascii="Palatino Linotype" w:eastAsiaTheme="majorEastAsia" w:hAnsi="Palatino Linotype" w:cstheme="majorBidi"/>
        </w:rPr>
        <w:t>. Hoje, o conde do norte virá até aqui</w:t>
      </w:r>
      <w:r w:rsidR="00097654">
        <w:rPr>
          <w:rFonts w:ascii="Palatino Linotype" w:eastAsiaTheme="majorEastAsia" w:hAnsi="Palatino Linotype" w:cstheme="majorBidi"/>
        </w:rPr>
        <w:t>, negociaremos uma paz temporária, nós precisamos de suas armas e eles de nossas tropas</w:t>
      </w:r>
      <w:r w:rsidR="004354BE">
        <w:rPr>
          <w:rFonts w:ascii="Palatino Linotype" w:eastAsiaTheme="majorEastAsia" w:hAnsi="Palatino Linotype" w:cstheme="majorBidi"/>
        </w:rPr>
        <w:t xml:space="preserve">. Contaremos também com a presença dos </w:t>
      </w:r>
      <w:r w:rsidR="001958E3">
        <w:rPr>
          <w:rFonts w:ascii="Palatino Linotype" w:eastAsiaTheme="majorEastAsia" w:hAnsi="Palatino Linotype" w:cstheme="majorBidi"/>
        </w:rPr>
        <w:t>líderes</w:t>
      </w:r>
      <w:r w:rsidR="004354BE">
        <w:rPr>
          <w:rFonts w:ascii="Palatino Linotype" w:eastAsiaTheme="majorEastAsia" w:hAnsi="Palatino Linotype" w:cstheme="majorBidi"/>
        </w:rPr>
        <w:t xml:space="preserve"> de nossa casa vizinha, </w:t>
      </w:r>
      <w:r w:rsidR="001958E3">
        <w:rPr>
          <w:rFonts w:ascii="Palatino Linotype" w:eastAsiaTheme="majorEastAsia" w:hAnsi="Palatino Linotype" w:cstheme="majorBidi"/>
        </w:rPr>
        <w:t>a Casa Africana, e alguns líderes europeus. O mundo nunca esquecerá essa noite</w:t>
      </w:r>
      <w:r w:rsidR="003C591B">
        <w:rPr>
          <w:rFonts w:ascii="Palatino Linotype" w:eastAsiaTheme="majorEastAsia" w:hAnsi="Palatino Linotype" w:cstheme="majorBidi"/>
        </w:rPr>
        <w:t xml:space="preserve">. </w:t>
      </w:r>
    </w:p>
    <w:p w14:paraId="5A715237" w14:textId="192244AA" w:rsidR="00AD4E62" w:rsidRDefault="003C591B" w:rsidP="00AD4E62">
      <w:pPr>
        <w:ind w:firstLine="708"/>
        <w:jc w:val="both"/>
        <w:rPr>
          <w:rFonts w:ascii="Palatino Linotype" w:eastAsiaTheme="majorEastAsia" w:hAnsi="Palatino Linotype" w:cstheme="majorBidi"/>
        </w:rPr>
      </w:pPr>
      <w:r>
        <w:rPr>
          <w:rFonts w:ascii="Palatino Linotype" w:eastAsiaTheme="majorEastAsia" w:hAnsi="Palatino Linotype" w:cstheme="majorBidi"/>
        </w:rPr>
        <w:t>Gritos foram ouvidos por tod</w:t>
      </w:r>
      <w:r w:rsidR="00BA1149">
        <w:rPr>
          <w:rFonts w:ascii="Palatino Linotype" w:eastAsiaTheme="majorEastAsia" w:hAnsi="Palatino Linotype" w:cstheme="majorBidi"/>
        </w:rPr>
        <w:t>os os lados vindos da multidão reunida na frente d</w:t>
      </w:r>
      <w:r w:rsidR="00AD4E62">
        <w:rPr>
          <w:rFonts w:ascii="Palatino Linotype" w:eastAsiaTheme="majorEastAsia" w:hAnsi="Palatino Linotype" w:cstheme="majorBidi"/>
        </w:rPr>
        <w:t>a fortaleza. Idris voltou para dentro</w:t>
      </w:r>
      <w:r w:rsidR="00EE6FE5">
        <w:rPr>
          <w:rFonts w:ascii="Palatino Linotype" w:eastAsiaTheme="majorEastAsia" w:hAnsi="Palatino Linotype" w:cstheme="majorBidi"/>
        </w:rPr>
        <w:t xml:space="preserve">, os </w:t>
      </w:r>
      <w:r w:rsidR="001959BE">
        <w:rPr>
          <w:rFonts w:ascii="Palatino Linotype" w:eastAsiaTheme="majorEastAsia" w:hAnsi="Palatino Linotype" w:cstheme="majorBidi"/>
        </w:rPr>
        <w:t>líderes</w:t>
      </w:r>
      <w:r w:rsidR="00EE6FE5">
        <w:rPr>
          <w:rFonts w:ascii="Palatino Linotype" w:eastAsiaTheme="majorEastAsia" w:hAnsi="Palatino Linotype" w:cstheme="majorBidi"/>
        </w:rPr>
        <w:t xml:space="preserve"> já estavam a caminho. </w:t>
      </w:r>
      <w:r w:rsidR="001959BE">
        <w:rPr>
          <w:rFonts w:ascii="Palatino Linotype" w:eastAsiaTheme="majorEastAsia" w:hAnsi="Palatino Linotype" w:cstheme="majorBidi"/>
        </w:rPr>
        <w:t>Mas ainda nenhum havia chegado.</w:t>
      </w:r>
    </w:p>
    <w:p w14:paraId="4054BC86" w14:textId="5BE772A6" w:rsidR="00CA5E9C" w:rsidRDefault="00EA5BE6" w:rsidP="00CA5E9C">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Várias horas se passaram, criados de Idris preparavam o ambiente para receber os convidados. Os brasoes das casas foram posicionados </w:t>
      </w:r>
      <w:r w:rsidR="0035683F">
        <w:rPr>
          <w:rFonts w:ascii="Palatino Linotype" w:eastAsiaTheme="majorEastAsia" w:hAnsi="Palatino Linotype" w:cstheme="majorBidi"/>
        </w:rPr>
        <w:t xml:space="preserve">nas paredes acima das cadeiras no salão central. </w:t>
      </w:r>
      <w:r w:rsidR="00DD4401">
        <w:rPr>
          <w:rFonts w:ascii="Palatino Linotype" w:eastAsiaTheme="majorEastAsia" w:hAnsi="Palatino Linotype" w:cstheme="majorBidi"/>
        </w:rPr>
        <w:t xml:space="preserve"> </w:t>
      </w:r>
      <w:r w:rsidR="00FC3185">
        <w:rPr>
          <w:rFonts w:ascii="Palatino Linotype" w:eastAsiaTheme="majorEastAsia" w:hAnsi="Palatino Linotype" w:cstheme="majorBidi"/>
        </w:rPr>
        <w:t xml:space="preserve">A grande mesa em forma oval tinha no todo 21 cadeiras, mas nessa noite só receberiam </w:t>
      </w:r>
      <w:r w:rsidR="00697C41">
        <w:rPr>
          <w:rFonts w:ascii="Palatino Linotype" w:eastAsiaTheme="majorEastAsia" w:hAnsi="Palatino Linotype" w:cstheme="majorBidi"/>
        </w:rPr>
        <w:t>7</w:t>
      </w:r>
      <w:r w:rsidR="00CA5E9C">
        <w:rPr>
          <w:rFonts w:ascii="Palatino Linotype" w:eastAsiaTheme="majorEastAsia" w:hAnsi="Palatino Linotype" w:cstheme="majorBidi"/>
        </w:rPr>
        <w:t xml:space="preserve"> </w:t>
      </w:r>
      <w:r w:rsidR="004A14A5">
        <w:rPr>
          <w:rFonts w:ascii="Palatino Linotype" w:eastAsiaTheme="majorEastAsia" w:hAnsi="Palatino Linotype" w:cstheme="majorBidi"/>
        </w:rPr>
        <w:t>líderes</w:t>
      </w:r>
      <w:r w:rsidR="00CA5E9C">
        <w:rPr>
          <w:rFonts w:ascii="Palatino Linotype" w:eastAsiaTheme="majorEastAsia" w:hAnsi="Palatino Linotype" w:cstheme="majorBidi"/>
        </w:rPr>
        <w:t xml:space="preserve">, então alguns braços direitos ou líderes da armada também foram convidados. </w:t>
      </w:r>
      <w:r w:rsidR="004A14A5">
        <w:rPr>
          <w:rFonts w:ascii="Palatino Linotype" w:eastAsiaTheme="majorEastAsia" w:hAnsi="Palatino Linotype" w:cstheme="majorBidi"/>
        </w:rPr>
        <w:t>Idris olhava tudo ser preparado de sua cadeira enquanto tomava um chá preparado na cozinha ao lado da sala</w:t>
      </w:r>
      <w:r w:rsidR="00C95F11">
        <w:rPr>
          <w:rFonts w:ascii="Palatino Linotype" w:eastAsiaTheme="majorEastAsia" w:hAnsi="Palatino Linotype" w:cstheme="majorBidi"/>
        </w:rPr>
        <w:t>.</w:t>
      </w:r>
      <w:r w:rsidR="004A14A5">
        <w:rPr>
          <w:rFonts w:ascii="Palatino Linotype" w:eastAsiaTheme="majorEastAsia" w:hAnsi="Palatino Linotype" w:cstheme="majorBidi"/>
        </w:rPr>
        <w:t xml:space="preserve"> </w:t>
      </w:r>
      <w:r w:rsidR="00C95F11">
        <w:rPr>
          <w:rFonts w:ascii="Palatino Linotype" w:eastAsiaTheme="majorEastAsia" w:hAnsi="Palatino Linotype" w:cstheme="majorBidi"/>
        </w:rPr>
        <w:t>A</w:t>
      </w:r>
      <w:r w:rsidR="004A14A5">
        <w:rPr>
          <w:rFonts w:ascii="Palatino Linotype" w:eastAsiaTheme="majorEastAsia" w:hAnsi="Palatino Linotype" w:cstheme="majorBidi"/>
        </w:rPr>
        <w:t xml:space="preserve">té um criado entrar pela porta acompanhado de uma figura que Dris facilmente reconheceu como sendo </w:t>
      </w:r>
      <w:r w:rsidR="00DA7937" w:rsidRPr="00DA7937">
        <w:rPr>
          <w:rFonts w:ascii="Palatino Linotype" w:eastAsiaTheme="majorEastAsia" w:hAnsi="Palatino Linotype" w:cstheme="majorBidi"/>
        </w:rPr>
        <w:t>Dominik Rotschild</w:t>
      </w:r>
      <w:r w:rsidR="00DA7937">
        <w:rPr>
          <w:rFonts w:ascii="Palatino Linotype" w:eastAsiaTheme="majorEastAsia" w:hAnsi="Palatino Linotype" w:cstheme="majorBidi"/>
        </w:rPr>
        <w:t xml:space="preserve">, chefe de estado da Casa Europeia, acompanhado de alguém usando o brasão do </w:t>
      </w:r>
      <w:r w:rsidR="00DA1513">
        <w:rPr>
          <w:rFonts w:ascii="Palatino Linotype" w:eastAsiaTheme="majorEastAsia" w:hAnsi="Palatino Linotype" w:cstheme="majorBidi"/>
        </w:rPr>
        <w:t>exército</w:t>
      </w:r>
      <w:r w:rsidR="00DA7937">
        <w:rPr>
          <w:rFonts w:ascii="Palatino Linotype" w:eastAsiaTheme="majorEastAsia" w:hAnsi="Palatino Linotype" w:cstheme="majorBidi"/>
        </w:rPr>
        <w:t xml:space="preserve"> europeu</w:t>
      </w:r>
      <w:r w:rsidR="00DA1513">
        <w:rPr>
          <w:rFonts w:ascii="Palatino Linotype" w:eastAsiaTheme="majorEastAsia" w:hAnsi="Palatino Linotype" w:cstheme="majorBidi"/>
        </w:rPr>
        <w:t xml:space="preserve"> e disse:</w:t>
      </w:r>
    </w:p>
    <w:p w14:paraId="184AE81F" w14:textId="421F8C71" w:rsidR="00DA1513" w:rsidRDefault="001D6C11" w:rsidP="00CA5E9C">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-Senhor, nosso primeiro convidado chegou. – Disse o criado enquanto Dominik </w:t>
      </w:r>
      <w:r w:rsidR="00D81162">
        <w:rPr>
          <w:rFonts w:ascii="Palatino Linotype" w:eastAsiaTheme="majorEastAsia" w:hAnsi="Palatino Linotype" w:cstheme="majorBidi"/>
        </w:rPr>
        <w:t xml:space="preserve">olhava a sala. </w:t>
      </w:r>
    </w:p>
    <w:p w14:paraId="094796B6" w14:textId="2D17029D" w:rsidR="00D81162" w:rsidRDefault="00D81162" w:rsidP="00CA5E9C">
      <w:pPr>
        <w:ind w:firstLine="708"/>
        <w:jc w:val="both"/>
        <w:rPr>
          <w:rFonts w:ascii="Palatino Linotype" w:eastAsiaTheme="majorEastAsia" w:hAnsi="Palatino Linotype" w:cstheme="majorBidi"/>
        </w:rPr>
      </w:pPr>
      <w:r>
        <w:rPr>
          <w:rFonts w:ascii="Palatino Linotype" w:eastAsiaTheme="majorEastAsia" w:hAnsi="Palatino Linotype" w:cstheme="majorBidi"/>
        </w:rPr>
        <w:t>-Permita-me apresentar</w:t>
      </w:r>
      <w:r w:rsidR="002F69ED">
        <w:rPr>
          <w:rFonts w:ascii="Palatino Linotype" w:eastAsiaTheme="majorEastAsia" w:hAnsi="Palatino Linotype" w:cstheme="majorBidi"/>
        </w:rPr>
        <w:t xml:space="preserve">-me senhor, Idris Saarian. – Dris se levantou e estendeu seu braço para Dominik. </w:t>
      </w:r>
    </w:p>
    <w:p w14:paraId="3D3BAB8D" w14:textId="043AA27D" w:rsidR="002F69ED" w:rsidRDefault="002F69ED" w:rsidP="00CA5E9C">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-Dominik </w:t>
      </w:r>
      <w:r w:rsidR="006440C4">
        <w:rPr>
          <w:rFonts w:ascii="Palatino Linotype" w:eastAsiaTheme="majorEastAsia" w:hAnsi="Palatino Linotype" w:cstheme="majorBidi"/>
        </w:rPr>
        <w:t xml:space="preserve">Rotschild, chefe de estado da Casa Europeia. – Ele </w:t>
      </w:r>
      <w:r w:rsidR="00176E72">
        <w:rPr>
          <w:rFonts w:ascii="Palatino Linotype" w:eastAsiaTheme="majorEastAsia" w:hAnsi="Palatino Linotype" w:cstheme="majorBidi"/>
        </w:rPr>
        <w:t xml:space="preserve">disse apertando a mão de Dris. </w:t>
      </w:r>
    </w:p>
    <w:p w14:paraId="187A2AAF" w14:textId="742BDD5D" w:rsidR="00176E72" w:rsidRDefault="00176E72" w:rsidP="00CA5E9C">
      <w:pPr>
        <w:ind w:firstLine="708"/>
        <w:jc w:val="both"/>
        <w:rPr>
          <w:rFonts w:ascii="Palatino Linotype" w:eastAsiaTheme="majorEastAsia" w:hAnsi="Palatino Linotype" w:cstheme="majorBidi"/>
        </w:rPr>
      </w:pPr>
      <w:r>
        <w:rPr>
          <w:rFonts w:ascii="Palatino Linotype" w:eastAsiaTheme="majorEastAsia" w:hAnsi="Palatino Linotype" w:cstheme="majorBidi"/>
        </w:rPr>
        <w:t>-Nossos outros convidados estão prestes a chegar,</w:t>
      </w:r>
      <w:r w:rsidR="003220B0">
        <w:rPr>
          <w:rFonts w:ascii="Palatino Linotype" w:eastAsiaTheme="majorEastAsia" w:hAnsi="Palatino Linotype" w:cstheme="majorBidi"/>
        </w:rPr>
        <w:t xml:space="preserve"> senhor, meu criado mostrará o seu lugar. </w:t>
      </w:r>
    </w:p>
    <w:p w14:paraId="4CED4D49" w14:textId="611C2E65" w:rsidR="00A82721" w:rsidRDefault="00A82721" w:rsidP="00CA5E9C">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-Obrigado. – Disse dirigindo-se ao criado que o levou até seu lugar. </w:t>
      </w:r>
    </w:p>
    <w:p w14:paraId="525AE3B2" w14:textId="3F979585" w:rsidR="00EF644C" w:rsidRDefault="00A82721" w:rsidP="00180E3D">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Os próximos a chegarem foram </w:t>
      </w:r>
      <w:r w:rsidR="002A52BC">
        <w:rPr>
          <w:rFonts w:ascii="Palatino Linotype" w:eastAsiaTheme="majorEastAsia" w:hAnsi="Palatino Linotype" w:cstheme="majorBidi"/>
        </w:rPr>
        <w:t xml:space="preserve">Moura de Carvalho, presidente da Casa Amazônica; Vladimir Sergei, chefe de estado da Casa Russa; </w:t>
      </w:r>
      <w:r w:rsidR="00831ACA" w:rsidRPr="00831ACA">
        <w:rPr>
          <w:rFonts w:ascii="Palatino Linotype" w:eastAsiaTheme="majorEastAsia" w:hAnsi="Palatino Linotype" w:cstheme="majorBidi"/>
        </w:rPr>
        <w:t>Zahir el-Faheem</w:t>
      </w:r>
      <w:r w:rsidR="00831ACA">
        <w:rPr>
          <w:rFonts w:ascii="Palatino Linotype" w:eastAsiaTheme="majorEastAsia" w:hAnsi="Palatino Linotype" w:cstheme="majorBidi"/>
        </w:rPr>
        <w:t xml:space="preserve">, vindo da própria </w:t>
      </w:r>
      <w:r w:rsidR="00831ACA">
        <w:rPr>
          <w:rFonts w:ascii="Palatino Linotype" w:eastAsiaTheme="majorEastAsia" w:hAnsi="Palatino Linotype" w:cstheme="majorBidi"/>
        </w:rPr>
        <w:lastRenderedPageBreak/>
        <w:t>casa Saara</w:t>
      </w:r>
      <w:r w:rsidR="00202E9B">
        <w:rPr>
          <w:rFonts w:ascii="Palatino Linotype" w:eastAsiaTheme="majorEastAsia" w:hAnsi="Palatino Linotype" w:cstheme="majorBidi"/>
        </w:rPr>
        <w:t>, o Conde Do Norte</w:t>
      </w:r>
      <w:r w:rsidR="00021615">
        <w:rPr>
          <w:rFonts w:ascii="Palatino Linotype" w:eastAsiaTheme="majorEastAsia" w:hAnsi="Palatino Linotype" w:cstheme="majorBidi"/>
        </w:rPr>
        <w:t>;</w:t>
      </w:r>
      <w:r w:rsidR="00DE0171">
        <w:rPr>
          <w:rFonts w:ascii="Palatino Linotype" w:eastAsiaTheme="majorEastAsia" w:hAnsi="Palatino Linotype" w:cstheme="majorBidi"/>
        </w:rPr>
        <w:t xml:space="preserve"> </w:t>
      </w:r>
      <w:r w:rsidR="00021615" w:rsidRPr="00021615">
        <w:rPr>
          <w:rFonts w:ascii="Palatino Linotype" w:eastAsiaTheme="majorEastAsia" w:hAnsi="Palatino Linotype" w:cstheme="majorBidi"/>
        </w:rPr>
        <w:t>Liang Jinhai</w:t>
      </w:r>
      <w:r w:rsidR="00021615">
        <w:rPr>
          <w:rFonts w:ascii="Palatino Linotype" w:eastAsiaTheme="majorEastAsia" w:hAnsi="Palatino Linotype" w:cstheme="majorBidi"/>
        </w:rPr>
        <w:t>, líder da Casa Asiática</w:t>
      </w:r>
      <w:r w:rsidR="00D71D9E">
        <w:rPr>
          <w:rFonts w:ascii="Palatino Linotype" w:eastAsiaTheme="majorEastAsia" w:hAnsi="Palatino Linotype" w:cstheme="majorBidi"/>
        </w:rPr>
        <w:t>;</w:t>
      </w:r>
      <w:r w:rsidR="00021615">
        <w:rPr>
          <w:rFonts w:ascii="Palatino Linotype" w:eastAsiaTheme="majorEastAsia" w:hAnsi="Palatino Linotype" w:cstheme="majorBidi"/>
        </w:rPr>
        <w:t xml:space="preserve"> </w:t>
      </w:r>
      <w:r w:rsidR="00D71D9E" w:rsidRPr="00D71D9E">
        <w:rPr>
          <w:rFonts w:ascii="Palatino Linotype" w:eastAsiaTheme="majorEastAsia" w:hAnsi="Palatino Linotype" w:cstheme="majorBidi"/>
        </w:rPr>
        <w:t>Lorenzo Stavros Montelli</w:t>
      </w:r>
      <w:r w:rsidR="00D71D9E">
        <w:rPr>
          <w:rFonts w:ascii="Palatino Linotype" w:eastAsiaTheme="majorEastAsia" w:hAnsi="Palatino Linotype" w:cstheme="majorBidi"/>
        </w:rPr>
        <w:t>, vindo da Casa Mediterrânea;</w:t>
      </w:r>
      <w:r w:rsidR="00704FCD">
        <w:rPr>
          <w:rFonts w:ascii="Palatino Linotype" w:eastAsiaTheme="majorEastAsia" w:hAnsi="Palatino Linotype" w:cstheme="majorBidi"/>
        </w:rPr>
        <w:t xml:space="preserve"> </w:t>
      </w:r>
      <w:r w:rsidR="00704FCD" w:rsidRPr="00704FCD">
        <w:rPr>
          <w:rFonts w:ascii="Palatino Linotype" w:eastAsiaTheme="majorEastAsia" w:hAnsi="Palatino Linotype" w:cstheme="majorBidi"/>
        </w:rPr>
        <w:t>Kwame Diallo</w:t>
      </w:r>
      <w:r w:rsidR="00704FCD">
        <w:rPr>
          <w:rFonts w:ascii="Palatino Linotype" w:eastAsiaTheme="majorEastAsia" w:hAnsi="Palatino Linotype" w:cstheme="majorBidi"/>
        </w:rPr>
        <w:t xml:space="preserve"> da Casa Africana</w:t>
      </w:r>
      <w:r w:rsidR="006F729A">
        <w:rPr>
          <w:rFonts w:ascii="Palatino Linotype" w:eastAsiaTheme="majorEastAsia" w:hAnsi="Palatino Linotype" w:cstheme="majorBidi"/>
        </w:rPr>
        <w:t xml:space="preserve"> e </w:t>
      </w:r>
      <w:r w:rsidR="006F729A" w:rsidRPr="006F729A">
        <w:rPr>
          <w:rFonts w:ascii="Palatino Linotype" w:eastAsiaTheme="majorEastAsia" w:hAnsi="Palatino Linotype" w:cstheme="majorBidi"/>
        </w:rPr>
        <w:t>Robert Kingsley</w:t>
      </w:r>
      <w:r w:rsidR="006F729A">
        <w:rPr>
          <w:rFonts w:ascii="Palatino Linotype" w:eastAsiaTheme="majorEastAsia" w:hAnsi="Palatino Linotype" w:cstheme="majorBidi"/>
        </w:rPr>
        <w:t xml:space="preserve">, líder da Casa Atlântica. </w:t>
      </w:r>
      <w:r w:rsidR="00697C41">
        <w:rPr>
          <w:rFonts w:ascii="Palatino Linotype" w:eastAsiaTheme="majorEastAsia" w:hAnsi="Palatino Linotype" w:cstheme="majorBidi"/>
        </w:rPr>
        <w:t>Todos acompanhados de um ou dois braços direitos.</w:t>
      </w:r>
      <w:r w:rsidR="006E1EB4">
        <w:rPr>
          <w:rFonts w:ascii="Palatino Linotype" w:eastAsiaTheme="majorEastAsia" w:hAnsi="Palatino Linotype" w:cstheme="majorBidi"/>
        </w:rPr>
        <w:t xml:space="preserve"> Todos tomaram seus lugares antes de Dris dizer: </w:t>
      </w:r>
    </w:p>
    <w:p w14:paraId="6021DF47" w14:textId="271D8D36" w:rsidR="003C2C4C" w:rsidRDefault="006E1EB4"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-Estamos todos reunidos aqui hoje, sob minha presença e sob a presença de todos nós, por conta das tensões nucleares </w:t>
      </w:r>
      <w:r w:rsidR="002A2C36">
        <w:rPr>
          <w:rFonts w:ascii="Palatino Linotype" w:eastAsiaTheme="majorEastAsia" w:hAnsi="Palatino Linotype" w:cstheme="majorBidi"/>
        </w:rPr>
        <w:t xml:space="preserve">recentes da Casa América. – Ele dizia enquanto se levantava. </w:t>
      </w:r>
      <w:r w:rsidR="00D60106">
        <w:rPr>
          <w:rFonts w:ascii="Palatino Linotype" w:eastAsiaTheme="majorEastAsia" w:hAnsi="Palatino Linotype" w:cstheme="majorBidi"/>
        </w:rPr>
        <w:t>–</w:t>
      </w:r>
      <w:r w:rsidR="002A2C36">
        <w:rPr>
          <w:rFonts w:ascii="Palatino Linotype" w:eastAsiaTheme="majorEastAsia" w:hAnsi="Palatino Linotype" w:cstheme="majorBidi"/>
        </w:rPr>
        <w:t xml:space="preserve"> </w:t>
      </w:r>
      <w:r w:rsidR="00D60106">
        <w:rPr>
          <w:rFonts w:ascii="Palatino Linotype" w:eastAsiaTheme="majorEastAsia" w:hAnsi="Palatino Linotype" w:cstheme="majorBidi"/>
        </w:rPr>
        <w:t xml:space="preserve">Estamos sob minha presença </w:t>
      </w:r>
      <w:r w:rsidR="001C77D8">
        <w:rPr>
          <w:rFonts w:ascii="Palatino Linotype" w:eastAsiaTheme="majorEastAsia" w:hAnsi="Palatino Linotype" w:cstheme="majorBidi"/>
        </w:rPr>
        <w:t>principalmente</w:t>
      </w:r>
      <w:r w:rsidR="00D60106">
        <w:rPr>
          <w:rFonts w:ascii="Palatino Linotype" w:eastAsiaTheme="majorEastAsia" w:hAnsi="Palatino Linotype" w:cstheme="majorBidi"/>
        </w:rPr>
        <w:t xml:space="preserve"> porque não podemos confiar em ninguém</w:t>
      </w:r>
      <w:r w:rsidR="001C77D8">
        <w:rPr>
          <w:rFonts w:ascii="Palatino Linotype" w:eastAsiaTheme="majorEastAsia" w:hAnsi="Palatino Linotype" w:cstheme="majorBidi"/>
        </w:rPr>
        <w:t>. Q</w:t>
      </w:r>
      <w:r w:rsidR="00D60106">
        <w:rPr>
          <w:rFonts w:ascii="Palatino Linotype" w:eastAsiaTheme="majorEastAsia" w:hAnsi="Palatino Linotype" w:cstheme="majorBidi"/>
        </w:rPr>
        <w:t xml:space="preserve">ualquer um pode ser um informante de Mumppe, </w:t>
      </w:r>
      <w:r w:rsidR="00591805">
        <w:rPr>
          <w:rFonts w:ascii="Palatino Linotype" w:eastAsiaTheme="majorEastAsia" w:hAnsi="Palatino Linotype" w:cstheme="majorBidi"/>
        </w:rPr>
        <w:t>menos em meu solo. Ninguém entra aqui desde o começo da guerra</w:t>
      </w:r>
      <w:r w:rsidR="00E8279A">
        <w:rPr>
          <w:rFonts w:ascii="Palatino Linotype" w:eastAsiaTheme="majorEastAsia" w:hAnsi="Palatino Linotype" w:cstheme="majorBidi"/>
        </w:rPr>
        <w:t xml:space="preserve"> civil, </w:t>
      </w:r>
      <w:r w:rsidR="00C53349">
        <w:rPr>
          <w:rFonts w:ascii="Palatino Linotype" w:eastAsiaTheme="majorEastAsia" w:hAnsi="Palatino Linotype" w:cstheme="majorBidi"/>
        </w:rPr>
        <w:t xml:space="preserve">principalmente nessa cidade. Temos uma barreira comercial em todo </w:t>
      </w:r>
      <w:r w:rsidR="004F4481">
        <w:rPr>
          <w:rFonts w:ascii="Palatino Linotype" w:eastAsiaTheme="majorEastAsia" w:hAnsi="Palatino Linotype" w:cstheme="majorBidi"/>
        </w:rPr>
        <w:t>o perímetro da cidade</w:t>
      </w:r>
      <w:r w:rsidR="00D042FD">
        <w:rPr>
          <w:rFonts w:ascii="Palatino Linotype" w:eastAsiaTheme="majorEastAsia" w:hAnsi="Palatino Linotype" w:cstheme="majorBidi"/>
        </w:rPr>
        <w:t xml:space="preserve">, só quem eu </w:t>
      </w:r>
      <w:r w:rsidR="00381E57">
        <w:rPr>
          <w:rFonts w:ascii="Palatino Linotype" w:eastAsiaTheme="majorEastAsia" w:hAnsi="Palatino Linotype" w:cstheme="majorBidi"/>
        </w:rPr>
        <w:t>disser é bem-vindo</w:t>
      </w:r>
      <w:r w:rsidR="00D042FD">
        <w:rPr>
          <w:rFonts w:ascii="Palatino Linotype" w:eastAsiaTheme="majorEastAsia" w:hAnsi="Palatino Linotype" w:cstheme="majorBidi"/>
        </w:rPr>
        <w:t>. Por isso é uma cidade segura de espiões</w:t>
      </w:r>
      <w:r w:rsidR="002F5780">
        <w:rPr>
          <w:rFonts w:ascii="Palatino Linotype" w:eastAsiaTheme="majorEastAsia" w:hAnsi="Palatino Linotype" w:cstheme="majorBidi"/>
        </w:rPr>
        <w:t>.</w:t>
      </w:r>
      <w:r w:rsidR="0076773F">
        <w:rPr>
          <w:rFonts w:ascii="Palatino Linotype" w:eastAsiaTheme="majorEastAsia" w:hAnsi="Palatino Linotype" w:cstheme="majorBidi"/>
        </w:rPr>
        <w:t xml:space="preserve"> </w:t>
      </w:r>
      <w:r w:rsidR="006C6BEC">
        <w:rPr>
          <w:rFonts w:ascii="Palatino Linotype" w:eastAsiaTheme="majorEastAsia" w:hAnsi="Palatino Linotype" w:cstheme="majorBidi"/>
        </w:rPr>
        <w:t xml:space="preserve">– Voltou a se sentar. </w:t>
      </w:r>
      <w:r w:rsidR="001C3F2C">
        <w:rPr>
          <w:rFonts w:ascii="Palatino Linotype" w:eastAsiaTheme="majorEastAsia" w:hAnsi="Palatino Linotype" w:cstheme="majorBidi"/>
        </w:rPr>
        <w:t>–</w:t>
      </w:r>
      <w:r w:rsidR="006C6BEC">
        <w:rPr>
          <w:rFonts w:ascii="Palatino Linotype" w:eastAsiaTheme="majorEastAsia" w:hAnsi="Palatino Linotype" w:cstheme="majorBidi"/>
        </w:rPr>
        <w:t xml:space="preserve"> </w:t>
      </w:r>
      <w:r w:rsidR="001C3F2C">
        <w:rPr>
          <w:rFonts w:ascii="Palatino Linotype" w:eastAsiaTheme="majorEastAsia" w:hAnsi="Palatino Linotype" w:cstheme="majorBidi"/>
        </w:rPr>
        <w:t xml:space="preserve">Todos aqui </w:t>
      </w:r>
      <w:r w:rsidR="00AA353E">
        <w:rPr>
          <w:rFonts w:ascii="Palatino Linotype" w:eastAsiaTheme="majorEastAsia" w:hAnsi="Palatino Linotype" w:cstheme="majorBidi"/>
        </w:rPr>
        <w:t>estamos sujeitos a sofrer ataques atômicos</w:t>
      </w:r>
      <w:r w:rsidR="00F12637">
        <w:rPr>
          <w:rFonts w:ascii="Palatino Linotype" w:eastAsiaTheme="majorEastAsia" w:hAnsi="Palatino Linotype" w:cstheme="majorBidi"/>
        </w:rPr>
        <w:t xml:space="preserve"> e</w:t>
      </w:r>
      <w:r w:rsidR="00AA353E">
        <w:rPr>
          <w:rFonts w:ascii="Palatino Linotype" w:eastAsiaTheme="majorEastAsia" w:hAnsi="Palatino Linotype" w:cstheme="majorBidi"/>
        </w:rPr>
        <w:t xml:space="preserve"> </w:t>
      </w:r>
      <w:r w:rsidR="00F12637">
        <w:rPr>
          <w:rFonts w:ascii="Palatino Linotype" w:eastAsiaTheme="majorEastAsia" w:hAnsi="Palatino Linotype" w:cstheme="majorBidi"/>
        </w:rPr>
        <w:t xml:space="preserve">nós </w:t>
      </w:r>
      <w:r w:rsidR="00AA353E">
        <w:rPr>
          <w:rFonts w:ascii="Palatino Linotype" w:eastAsiaTheme="majorEastAsia" w:hAnsi="Palatino Linotype" w:cstheme="majorBidi"/>
        </w:rPr>
        <w:t xml:space="preserve">sabemos </w:t>
      </w:r>
      <w:r w:rsidR="00234AAF">
        <w:rPr>
          <w:rFonts w:ascii="Palatino Linotype" w:eastAsiaTheme="majorEastAsia" w:hAnsi="Palatino Linotype" w:cstheme="majorBidi"/>
        </w:rPr>
        <w:t>por quê.</w:t>
      </w:r>
      <w:r w:rsidR="00AA353E">
        <w:rPr>
          <w:rFonts w:ascii="Palatino Linotype" w:eastAsiaTheme="majorEastAsia" w:hAnsi="Palatino Linotype" w:cstheme="majorBidi"/>
        </w:rPr>
        <w:t xml:space="preserve"> </w:t>
      </w:r>
      <w:r w:rsidR="00234AAF">
        <w:rPr>
          <w:rFonts w:ascii="Palatino Linotype" w:eastAsiaTheme="majorEastAsia" w:hAnsi="Palatino Linotype" w:cstheme="majorBidi"/>
        </w:rPr>
        <w:t>A</w:t>
      </w:r>
      <w:r w:rsidR="00AA353E">
        <w:rPr>
          <w:rFonts w:ascii="Palatino Linotype" w:eastAsiaTheme="majorEastAsia" w:hAnsi="Palatino Linotype" w:cstheme="majorBidi"/>
        </w:rPr>
        <w:t xml:space="preserve"> mensagem</w:t>
      </w:r>
      <w:r w:rsidR="00234AAF">
        <w:rPr>
          <w:rFonts w:ascii="Palatino Linotype" w:eastAsiaTheme="majorEastAsia" w:hAnsi="Palatino Linotype" w:cstheme="majorBidi"/>
        </w:rPr>
        <w:t>.</w:t>
      </w:r>
      <w:r w:rsidR="00AA353E">
        <w:rPr>
          <w:rFonts w:ascii="Palatino Linotype" w:eastAsiaTheme="majorEastAsia" w:hAnsi="Palatino Linotype" w:cstheme="majorBidi"/>
        </w:rPr>
        <w:t xml:space="preserve"> </w:t>
      </w:r>
      <w:r w:rsidR="00927126">
        <w:rPr>
          <w:rFonts w:ascii="Palatino Linotype" w:eastAsiaTheme="majorEastAsia" w:hAnsi="Palatino Linotype" w:cstheme="majorBidi"/>
        </w:rPr>
        <w:t>A</w:t>
      </w:r>
      <w:r w:rsidR="00AA353E">
        <w:rPr>
          <w:rFonts w:ascii="Palatino Linotype" w:eastAsiaTheme="majorEastAsia" w:hAnsi="Palatino Linotype" w:cstheme="majorBidi"/>
        </w:rPr>
        <w:t>lguém aqui a de</w:t>
      </w:r>
      <w:r w:rsidR="00B53328">
        <w:rPr>
          <w:rFonts w:ascii="Palatino Linotype" w:eastAsiaTheme="majorEastAsia" w:hAnsi="Palatino Linotype" w:cstheme="majorBidi"/>
        </w:rPr>
        <w:t xml:space="preserve">cifrou? </w:t>
      </w:r>
      <w:r w:rsidR="00790826">
        <w:rPr>
          <w:rFonts w:ascii="Palatino Linotype" w:eastAsiaTheme="majorEastAsia" w:hAnsi="Palatino Linotype" w:cstheme="majorBidi"/>
        </w:rPr>
        <w:t>– A sala ficou em silencio por uns poucos segundos</w:t>
      </w:r>
      <w:r w:rsidR="00990CE9">
        <w:rPr>
          <w:rFonts w:ascii="Palatino Linotype" w:eastAsiaTheme="majorEastAsia" w:hAnsi="Palatino Linotype" w:cstheme="majorBidi"/>
        </w:rPr>
        <w:t xml:space="preserve"> até Dris voltar a falar. </w:t>
      </w:r>
      <w:r w:rsidR="00A401DE">
        <w:rPr>
          <w:rFonts w:ascii="Palatino Linotype" w:eastAsiaTheme="majorEastAsia" w:hAnsi="Palatino Linotype" w:cstheme="majorBidi"/>
        </w:rPr>
        <w:t>–</w:t>
      </w:r>
      <w:r w:rsidR="00990CE9">
        <w:rPr>
          <w:rFonts w:ascii="Palatino Linotype" w:eastAsiaTheme="majorEastAsia" w:hAnsi="Palatino Linotype" w:cstheme="majorBidi"/>
        </w:rPr>
        <w:t xml:space="preserve"> </w:t>
      </w:r>
      <w:r w:rsidR="00A401DE">
        <w:rPr>
          <w:rFonts w:ascii="Palatino Linotype" w:eastAsiaTheme="majorEastAsia" w:hAnsi="Palatino Linotype" w:cstheme="majorBidi"/>
        </w:rPr>
        <w:t>Nada que for dito nessa sala, saí dessa sala</w:t>
      </w:r>
      <w:r w:rsidR="00626822">
        <w:rPr>
          <w:rFonts w:ascii="Palatino Linotype" w:eastAsiaTheme="majorEastAsia" w:hAnsi="Palatino Linotype" w:cstheme="majorBidi"/>
        </w:rPr>
        <w:t xml:space="preserve">, a não ser que alguém resolva trair nossa confiança. </w:t>
      </w:r>
    </w:p>
    <w:p w14:paraId="18D772D0" w14:textId="59903506" w:rsidR="000E1202" w:rsidRDefault="000E1202"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-Minha nação decifrou</w:t>
      </w:r>
      <w:r w:rsidR="000800DA">
        <w:rPr>
          <w:rFonts w:ascii="Palatino Linotype" w:eastAsiaTheme="majorEastAsia" w:hAnsi="Palatino Linotype" w:cstheme="majorBidi"/>
        </w:rPr>
        <w:t>. –</w:t>
      </w:r>
      <w:r w:rsidR="00033DDC">
        <w:rPr>
          <w:rFonts w:ascii="Palatino Linotype" w:eastAsiaTheme="majorEastAsia" w:hAnsi="Palatino Linotype" w:cstheme="majorBidi"/>
        </w:rPr>
        <w:t xml:space="preserve"> Dominik </w:t>
      </w:r>
      <w:r w:rsidR="007B0319">
        <w:rPr>
          <w:rFonts w:ascii="Palatino Linotype" w:eastAsiaTheme="majorEastAsia" w:hAnsi="Palatino Linotype" w:cstheme="majorBidi"/>
        </w:rPr>
        <w:t xml:space="preserve">disse quando se levantou. </w:t>
      </w:r>
    </w:p>
    <w:p w14:paraId="4E2EE242" w14:textId="519DE5BB" w:rsidR="00033DDC" w:rsidRDefault="00033DDC"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w:t>
      </w:r>
      <w:r w:rsidR="00A37DD8">
        <w:rPr>
          <w:rFonts w:ascii="Palatino Linotype" w:eastAsiaTheme="majorEastAsia" w:hAnsi="Palatino Linotype" w:cstheme="majorBidi"/>
        </w:rPr>
        <w:t xml:space="preserve">Podemos saber qual o conteúdo dela? </w:t>
      </w:r>
      <w:r w:rsidR="00B97018">
        <w:rPr>
          <w:rFonts w:ascii="Palatino Linotype" w:eastAsiaTheme="majorEastAsia" w:hAnsi="Palatino Linotype" w:cstheme="majorBidi"/>
        </w:rPr>
        <w:t xml:space="preserve">– Dris perguntou. </w:t>
      </w:r>
    </w:p>
    <w:p w14:paraId="0D01C3C7" w14:textId="06ABF79E" w:rsidR="00B97018" w:rsidRDefault="00B97018"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-Nada de bom para o Mumppe. – Disse. – Não foi ele que mando</w:t>
      </w:r>
      <w:r w:rsidR="0044719D">
        <w:rPr>
          <w:rFonts w:ascii="Palatino Linotype" w:eastAsiaTheme="majorEastAsia" w:hAnsi="Palatino Linotype" w:cstheme="majorBidi"/>
        </w:rPr>
        <w:t xml:space="preserve">u a mensagem, foi uma espécie </w:t>
      </w:r>
      <w:r w:rsidR="001C0ED1">
        <w:rPr>
          <w:rFonts w:ascii="Palatino Linotype" w:eastAsiaTheme="majorEastAsia" w:hAnsi="Palatino Linotype" w:cstheme="majorBidi"/>
        </w:rPr>
        <w:t xml:space="preserve">de </w:t>
      </w:r>
      <w:r w:rsidR="007E065B">
        <w:rPr>
          <w:rFonts w:ascii="Palatino Linotype" w:eastAsiaTheme="majorEastAsia" w:hAnsi="Palatino Linotype" w:cstheme="majorBidi"/>
        </w:rPr>
        <w:t xml:space="preserve">braço direito. O conteúdo pode impactar diretamente as nações de vocês, como já sabem, com risco atômico. </w:t>
      </w:r>
    </w:p>
    <w:p w14:paraId="5BC3D029" w14:textId="7F68A5DD" w:rsidR="007E065B" w:rsidRDefault="007E065B"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-Muitos de nós já sabemos</w:t>
      </w:r>
      <w:r w:rsidR="0072167A">
        <w:rPr>
          <w:rFonts w:ascii="Palatino Linotype" w:eastAsiaTheme="majorEastAsia" w:hAnsi="Palatino Linotype" w:cstheme="majorBidi"/>
        </w:rPr>
        <w:t xml:space="preserve"> o conteúdo</w:t>
      </w:r>
      <w:r>
        <w:rPr>
          <w:rFonts w:ascii="Palatino Linotype" w:eastAsiaTheme="majorEastAsia" w:hAnsi="Palatino Linotype" w:cstheme="majorBidi"/>
        </w:rPr>
        <w:t>. – Concordou Vladimir Sergei</w:t>
      </w:r>
      <w:r w:rsidR="0072167A">
        <w:rPr>
          <w:rFonts w:ascii="Palatino Linotype" w:eastAsiaTheme="majorEastAsia" w:hAnsi="Palatino Linotype" w:cstheme="majorBidi"/>
        </w:rPr>
        <w:t xml:space="preserve">. – Acho que ele não precisa ser discutido aqui. O importante é a retaliação, </w:t>
      </w:r>
      <w:r w:rsidR="00DC2283">
        <w:rPr>
          <w:rFonts w:ascii="Palatino Linotype" w:eastAsiaTheme="majorEastAsia" w:hAnsi="Palatino Linotype" w:cstheme="majorBidi"/>
        </w:rPr>
        <w:t xml:space="preserve">usaremos ou não bombas atômicas? É isso que precisamos </w:t>
      </w:r>
      <w:r w:rsidR="000F7F61">
        <w:rPr>
          <w:rFonts w:ascii="Palatino Linotype" w:eastAsiaTheme="majorEastAsia" w:hAnsi="Palatino Linotype" w:cstheme="majorBidi"/>
        </w:rPr>
        <w:t xml:space="preserve">discutir. </w:t>
      </w:r>
    </w:p>
    <w:p w14:paraId="39C1FAFC" w14:textId="17CB2597" w:rsidR="000F7F61" w:rsidRDefault="000F7F61"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-Sem armas nucelares, por favor. – Pediu </w:t>
      </w:r>
      <w:r w:rsidR="007A52EC">
        <w:rPr>
          <w:rFonts w:ascii="Palatino Linotype" w:eastAsiaTheme="majorEastAsia" w:hAnsi="Palatino Linotype" w:cstheme="majorBidi"/>
        </w:rPr>
        <w:t xml:space="preserve">Dominik. – Todos sabemos as consequências disso. </w:t>
      </w:r>
    </w:p>
    <w:p w14:paraId="789446EB" w14:textId="3149D269" w:rsidR="007A52EC" w:rsidRDefault="007A52EC"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-Discordo. </w:t>
      </w:r>
      <w:r w:rsidR="00C3703F">
        <w:rPr>
          <w:rFonts w:ascii="Palatino Linotype" w:eastAsiaTheme="majorEastAsia" w:hAnsi="Palatino Linotype" w:cstheme="majorBidi"/>
        </w:rPr>
        <w:t>–</w:t>
      </w:r>
      <w:r>
        <w:rPr>
          <w:rFonts w:ascii="Palatino Linotype" w:eastAsiaTheme="majorEastAsia" w:hAnsi="Palatino Linotype" w:cstheme="majorBidi"/>
        </w:rPr>
        <w:t xml:space="preserve"> </w:t>
      </w:r>
      <w:r w:rsidR="00C3703F">
        <w:rPr>
          <w:rFonts w:ascii="Palatino Linotype" w:eastAsiaTheme="majorEastAsia" w:hAnsi="Palatino Linotype" w:cstheme="majorBidi"/>
        </w:rPr>
        <w:t>Cortou Moura. – Tivemos centenas de milhares de mortos no ataque em São Paulo</w:t>
      </w:r>
      <w:r w:rsidR="005779FB">
        <w:rPr>
          <w:rFonts w:ascii="Palatino Linotype" w:eastAsiaTheme="majorEastAsia" w:hAnsi="Palatino Linotype" w:cstheme="majorBidi"/>
        </w:rPr>
        <w:t xml:space="preserve">. Eu voto em retaliação nuclear. </w:t>
      </w:r>
    </w:p>
    <w:p w14:paraId="11E3CD0B" w14:textId="2A0D65EE" w:rsidR="005779FB" w:rsidRDefault="005779FB" w:rsidP="000E1202">
      <w:pPr>
        <w:ind w:firstLine="708"/>
        <w:jc w:val="both"/>
        <w:rPr>
          <w:rFonts w:ascii="Palatino Linotype" w:eastAsiaTheme="majorEastAsia" w:hAnsi="Palatino Linotype" w:cstheme="majorBidi"/>
        </w:rPr>
      </w:pPr>
      <w:r>
        <w:rPr>
          <w:rFonts w:ascii="Palatino Linotype" w:eastAsiaTheme="majorEastAsia" w:hAnsi="Palatino Linotype" w:cstheme="majorBidi"/>
        </w:rPr>
        <w:t>-Senhor, por favor, todos nós sabemos que só está aqui por causa desse ataque, você não tem exércitos grandes o suficiente ou armas nucelares para retaliação própria</w:t>
      </w:r>
      <w:r w:rsidR="00C70219">
        <w:rPr>
          <w:rFonts w:ascii="Palatino Linotype" w:eastAsiaTheme="majorEastAsia" w:hAnsi="Palatino Linotype" w:cstheme="majorBidi"/>
        </w:rPr>
        <w:t xml:space="preserve">. Então fique em silencio e deixe os adultos conversarem. – Satizirou Vladimir. </w:t>
      </w:r>
    </w:p>
    <w:p w14:paraId="35AC12F2" w14:textId="77777777" w:rsidR="00EA7012" w:rsidRDefault="008F5C2B" w:rsidP="002F69ED">
      <w:pPr>
        <w:jc w:val="both"/>
        <w:rPr>
          <w:rFonts w:ascii="Palatino Linotype" w:eastAsiaTheme="majorEastAsia" w:hAnsi="Palatino Linotype" w:cstheme="majorBidi"/>
        </w:rPr>
      </w:pPr>
      <w:r>
        <w:rPr>
          <w:rFonts w:ascii="Palatino Linotype" w:eastAsiaTheme="majorEastAsia" w:hAnsi="Palatino Linotype" w:cstheme="majorBidi"/>
        </w:rPr>
        <w:tab/>
        <w:t>-</w:t>
      </w:r>
      <w:r w:rsidR="00484D97">
        <w:rPr>
          <w:rFonts w:ascii="Palatino Linotype" w:eastAsiaTheme="majorEastAsia" w:hAnsi="Palatino Linotype" w:cstheme="majorBidi"/>
        </w:rPr>
        <w:t xml:space="preserve">Senhores, por favor, sejamos técnicos. – Disse Dominik, </w:t>
      </w:r>
      <w:r w:rsidR="0075092E">
        <w:rPr>
          <w:rFonts w:ascii="Palatino Linotype" w:eastAsiaTheme="majorEastAsia" w:hAnsi="Palatino Linotype" w:cstheme="majorBidi"/>
        </w:rPr>
        <w:t>Dris concordou</w:t>
      </w:r>
      <w:r w:rsidR="006905D9">
        <w:rPr>
          <w:rFonts w:ascii="Palatino Linotype" w:eastAsiaTheme="majorEastAsia" w:hAnsi="Palatino Linotype" w:cstheme="majorBidi"/>
        </w:rPr>
        <w:t xml:space="preserve">. </w:t>
      </w:r>
    </w:p>
    <w:p w14:paraId="110CD455" w14:textId="11353067" w:rsidR="002E744D" w:rsidRDefault="00361ED9" w:rsidP="00EA7012">
      <w:pPr>
        <w:ind w:firstLine="708"/>
        <w:jc w:val="both"/>
        <w:rPr>
          <w:rFonts w:ascii="Palatino Linotype" w:eastAsiaTheme="majorEastAsia" w:hAnsi="Palatino Linotype" w:cstheme="majorBidi"/>
        </w:rPr>
      </w:pPr>
      <w:r>
        <w:rPr>
          <w:rFonts w:ascii="Palatino Linotype" w:eastAsiaTheme="majorEastAsia" w:hAnsi="Palatino Linotype" w:cstheme="majorBidi"/>
        </w:rPr>
        <w:t xml:space="preserve">– Sem bombas atômicas, mas precisamos </w:t>
      </w:r>
      <w:r w:rsidR="00F37977">
        <w:rPr>
          <w:rFonts w:ascii="Palatino Linotype" w:eastAsiaTheme="majorEastAsia" w:hAnsi="Palatino Linotype" w:cstheme="majorBidi"/>
        </w:rPr>
        <w:t>de retaliação</w:t>
      </w:r>
      <w:r w:rsidR="00031A6F">
        <w:rPr>
          <w:rFonts w:ascii="Palatino Linotype" w:eastAsiaTheme="majorEastAsia" w:hAnsi="Palatino Linotype" w:cstheme="majorBidi"/>
        </w:rPr>
        <w:t xml:space="preserve">, quem vota a favor de uma retaliação? </w:t>
      </w:r>
      <w:r w:rsidR="00922D10">
        <w:rPr>
          <w:rFonts w:ascii="Palatino Linotype" w:eastAsiaTheme="majorEastAsia" w:hAnsi="Palatino Linotype" w:cstheme="majorBidi"/>
        </w:rPr>
        <w:t xml:space="preserve">Dou 10 minutos para discutirem. </w:t>
      </w:r>
      <w:r w:rsidR="00EA7012">
        <w:rPr>
          <w:rFonts w:ascii="Palatino Linotype" w:eastAsiaTheme="majorEastAsia" w:hAnsi="Palatino Linotype" w:cstheme="majorBidi"/>
        </w:rPr>
        <w:t xml:space="preserve">– Disse Dris. </w:t>
      </w:r>
      <w:r w:rsidR="002E744D">
        <w:rPr>
          <w:rFonts w:ascii="Palatino Linotype" w:eastAsiaTheme="majorEastAsia" w:hAnsi="Palatino Linotype" w:cstheme="majorBidi"/>
        </w:rPr>
        <w:t>Os líderes começaram a conversar com seus braços direitos, ao final dos 10 minutos, Dris disse</w:t>
      </w:r>
      <w:r w:rsidR="00EA7012">
        <w:rPr>
          <w:rFonts w:ascii="Palatino Linotype" w:eastAsiaTheme="majorEastAsia" w:hAnsi="Palatino Linotype" w:cstheme="majorBidi"/>
        </w:rPr>
        <w:t xml:space="preserve"> </w:t>
      </w:r>
      <w:r w:rsidR="002E744D">
        <w:rPr>
          <w:rFonts w:ascii="Palatino Linotype" w:eastAsiaTheme="majorEastAsia" w:hAnsi="Palatino Linotype" w:cstheme="majorBidi"/>
        </w:rPr>
        <w:t xml:space="preserve">-Senhores, o tempo acabou, quem vota a favor de uma retaliação? </w:t>
      </w:r>
    </w:p>
    <w:p w14:paraId="62F605F3" w14:textId="5B06B531" w:rsidR="00593059" w:rsidRDefault="00593059"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-A casa asiática disponibiliza seus bombardeiros </w:t>
      </w:r>
      <w:r w:rsidR="00D07283">
        <w:rPr>
          <w:rFonts w:ascii="Palatino Linotype" w:eastAsiaTheme="majorEastAsia" w:hAnsi="Palatino Linotype" w:cstheme="majorBidi"/>
        </w:rPr>
        <w:t>furtivos</w:t>
      </w:r>
      <w:r w:rsidR="00031A6F">
        <w:rPr>
          <w:rFonts w:ascii="Palatino Linotype" w:eastAsiaTheme="majorEastAsia" w:hAnsi="Palatino Linotype" w:cstheme="majorBidi"/>
        </w:rPr>
        <w:t xml:space="preserve">, </w:t>
      </w:r>
      <w:r w:rsidR="00922D10">
        <w:rPr>
          <w:rFonts w:ascii="Palatino Linotype" w:eastAsiaTheme="majorEastAsia" w:hAnsi="Palatino Linotype" w:cstheme="majorBidi"/>
        </w:rPr>
        <w:t>invisíveis, para</w:t>
      </w:r>
      <w:r>
        <w:rPr>
          <w:rFonts w:ascii="Palatino Linotype" w:eastAsiaTheme="majorEastAsia" w:hAnsi="Palatino Linotype" w:cstheme="majorBidi"/>
        </w:rPr>
        <w:t xml:space="preserve"> uso em retaliação. – Disse </w:t>
      </w:r>
      <w:r w:rsidR="0080199A">
        <w:rPr>
          <w:rFonts w:ascii="Palatino Linotype" w:eastAsiaTheme="majorEastAsia" w:hAnsi="Palatino Linotype" w:cstheme="majorBidi"/>
        </w:rPr>
        <w:t>Liang</w:t>
      </w:r>
      <w:r w:rsidR="00E80D86">
        <w:rPr>
          <w:rFonts w:ascii="Palatino Linotype" w:eastAsiaTheme="majorEastAsia" w:hAnsi="Palatino Linotype" w:cstheme="majorBidi"/>
        </w:rPr>
        <w:t>. – A Casa Asiática vota a favor de uma retaliação.</w:t>
      </w:r>
      <w:r w:rsidR="0080199A">
        <w:rPr>
          <w:rFonts w:ascii="Palatino Linotype" w:eastAsiaTheme="majorEastAsia" w:hAnsi="Palatino Linotype" w:cstheme="majorBidi"/>
        </w:rPr>
        <w:t xml:space="preserve"> </w:t>
      </w:r>
    </w:p>
    <w:p w14:paraId="7A2E8D2A" w14:textId="639C3D95" w:rsidR="0080199A" w:rsidRDefault="0080199A" w:rsidP="002F69ED">
      <w:pPr>
        <w:jc w:val="both"/>
        <w:rPr>
          <w:rFonts w:ascii="Palatino Linotype" w:eastAsiaTheme="majorEastAsia" w:hAnsi="Palatino Linotype" w:cstheme="majorBidi"/>
        </w:rPr>
      </w:pPr>
      <w:r>
        <w:rPr>
          <w:rFonts w:ascii="Palatino Linotype" w:eastAsiaTheme="majorEastAsia" w:hAnsi="Palatino Linotype" w:cstheme="majorBidi"/>
        </w:rPr>
        <w:lastRenderedPageBreak/>
        <w:tab/>
        <w:t>-A Casa Europeia disponibiliza s</w:t>
      </w:r>
      <w:r w:rsidR="00822DFD">
        <w:rPr>
          <w:rFonts w:ascii="Palatino Linotype" w:eastAsiaTheme="majorEastAsia" w:hAnsi="Palatino Linotype" w:cstheme="majorBidi"/>
        </w:rPr>
        <w:t xml:space="preserve">eu exército </w:t>
      </w:r>
      <w:r w:rsidR="00E80D86">
        <w:rPr>
          <w:rFonts w:ascii="Palatino Linotype" w:eastAsiaTheme="majorEastAsia" w:hAnsi="Palatino Linotype" w:cstheme="majorBidi"/>
        </w:rPr>
        <w:t>e poder público</w:t>
      </w:r>
      <w:r>
        <w:rPr>
          <w:rFonts w:ascii="Palatino Linotype" w:eastAsiaTheme="majorEastAsia" w:hAnsi="Palatino Linotype" w:cstheme="majorBidi"/>
        </w:rPr>
        <w:t xml:space="preserve">. – Disse </w:t>
      </w:r>
      <w:r w:rsidR="00F77327">
        <w:rPr>
          <w:rFonts w:ascii="Palatino Linotype" w:eastAsiaTheme="majorEastAsia" w:hAnsi="Palatino Linotype" w:cstheme="majorBidi"/>
        </w:rPr>
        <w:t xml:space="preserve">Dominik. </w:t>
      </w:r>
      <w:r w:rsidR="00D07283">
        <w:rPr>
          <w:rFonts w:ascii="Palatino Linotype" w:eastAsiaTheme="majorEastAsia" w:hAnsi="Palatino Linotype" w:cstheme="majorBidi"/>
        </w:rPr>
        <w:t xml:space="preserve">– </w:t>
      </w:r>
      <w:r w:rsidR="00E80D86">
        <w:rPr>
          <w:rFonts w:ascii="Palatino Linotype" w:eastAsiaTheme="majorEastAsia" w:hAnsi="Palatino Linotype" w:cstheme="majorBidi"/>
        </w:rPr>
        <w:t xml:space="preserve">Votamos a favor de uma retaliação. </w:t>
      </w:r>
    </w:p>
    <w:p w14:paraId="50BF7FB3" w14:textId="3B81EBE7" w:rsidR="00F77327" w:rsidRDefault="00F77327"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-A Casa Saara disponibiliza seu espaço para reuniões estratégicas e montagem de tropas. – Disse </w:t>
      </w:r>
      <w:r w:rsidR="00AB3CBD" w:rsidRPr="00AB3CBD">
        <w:rPr>
          <w:rFonts w:ascii="Palatino Linotype" w:eastAsiaTheme="majorEastAsia" w:hAnsi="Palatino Linotype" w:cstheme="majorBidi"/>
        </w:rPr>
        <w:t>Zahir</w:t>
      </w:r>
      <w:r w:rsidR="00AB3CBD">
        <w:rPr>
          <w:rFonts w:ascii="Palatino Linotype" w:eastAsiaTheme="majorEastAsia" w:hAnsi="Palatino Linotype" w:cstheme="majorBidi"/>
        </w:rPr>
        <w:t xml:space="preserve"> </w:t>
      </w:r>
      <w:r w:rsidR="00E80D86">
        <w:rPr>
          <w:rFonts w:ascii="Palatino Linotype" w:eastAsiaTheme="majorEastAsia" w:hAnsi="Palatino Linotype" w:cstheme="majorBidi"/>
        </w:rPr>
        <w:t xml:space="preserve">– Votamos a favor de uma retaliação, se Idris concordar. </w:t>
      </w:r>
    </w:p>
    <w:p w14:paraId="12A7F6AA" w14:textId="68F970AA" w:rsidR="00E80D86" w:rsidRDefault="00E80D86"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-Eu sou só um mediador, a decisão cabe a vocês. – Disse Dris. </w:t>
      </w:r>
    </w:p>
    <w:p w14:paraId="718350FC" w14:textId="358C4B8F" w:rsidR="00F77327" w:rsidRDefault="00F77327"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-A Casa Amazônica disponibiliza tudo que </w:t>
      </w:r>
      <w:r w:rsidR="00D07283">
        <w:rPr>
          <w:rFonts w:ascii="Palatino Linotype" w:eastAsiaTheme="majorEastAsia" w:hAnsi="Palatino Linotype" w:cstheme="majorBidi"/>
        </w:rPr>
        <w:t xml:space="preserve">for de bom uso. – Disse Moura. </w:t>
      </w:r>
      <w:r w:rsidR="00E80D86">
        <w:rPr>
          <w:rFonts w:ascii="Palatino Linotype" w:eastAsiaTheme="majorEastAsia" w:hAnsi="Palatino Linotype" w:cstheme="majorBidi"/>
        </w:rPr>
        <w:t xml:space="preserve">– Com certeza votamos a favor de uma retaliação, </w:t>
      </w:r>
      <w:r w:rsidR="00291614">
        <w:rPr>
          <w:rFonts w:ascii="Palatino Linotype" w:eastAsiaTheme="majorEastAsia" w:hAnsi="Palatino Linotype" w:cstheme="majorBidi"/>
        </w:rPr>
        <w:t xml:space="preserve">quero ver </w:t>
      </w:r>
      <w:r w:rsidR="00CB3BBF">
        <w:rPr>
          <w:rFonts w:ascii="Palatino Linotype" w:eastAsiaTheme="majorEastAsia" w:hAnsi="Palatino Linotype" w:cstheme="majorBidi"/>
        </w:rPr>
        <w:t>aquela Casa</w:t>
      </w:r>
      <w:r w:rsidR="00291614">
        <w:rPr>
          <w:rFonts w:ascii="Palatino Linotype" w:eastAsiaTheme="majorEastAsia" w:hAnsi="Palatino Linotype" w:cstheme="majorBidi"/>
        </w:rPr>
        <w:t xml:space="preserve"> cair de joelhos. </w:t>
      </w:r>
    </w:p>
    <w:p w14:paraId="754AF957" w14:textId="56CFD2FA" w:rsidR="00D07283" w:rsidRDefault="00D07283"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-A Casa </w:t>
      </w:r>
      <w:r w:rsidR="00992691">
        <w:rPr>
          <w:rFonts w:ascii="Palatino Linotype" w:eastAsiaTheme="majorEastAsia" w:hAnsi="Palatino Linotype" w:cstheme="majorBidi"/>
        </w:rPr>
        <w:t>Atlântica</w:t>
      </w:r>
      <w:r w:rsidR="0024559A">
        <w:rPr>
          <w:rFonts w:ascii="Palatino Linotype" w:eastAsiaTheme="majorEastAsia" w:hAnsi="Palatino Linotype" w:cstheme="majorBidi"/>
        </w:rPr>
        <w:t xml:space="preserve"> disponibiliza entrada estratégica por solo e </w:t>
      </w:r>
      <w:r w:rsidR="00992691">
        <w:rPr>
          <w:rFonts w:ascii="Palatino Linotype" w:eastAsiaTheme="majorEastAsia" w:hAnsi="Palatino Linotype" w:cstheme="majorBidi"/>
        </w:rPr>
        <w:t xml:space="preserve">aéreo. – Disse Robert. </w:t>
      </w:r>
      <w:r w:rsidR="00291614">
        <w:rPr>
          <w:rFonts w:ascii="Palatino Linotype" w:eastAsiaTheme="majorEastAsia" w:hAnsi="Palatino Linotype" w:cstheme="majorBidi"/>
        </w:rPr>
        <w:t xml:space="preserve">– Votamos a favor de uma retaliação, não quero ver mais ataques. </w:t>
      </w:r>
    </w:p>
    <w:p w14:paraId="39DB1462" w14:textId="24A19DDF" w:rsidR="00992691" w:rsidRDefault="00992691" w:rsidP="002F69ED">
      <w:pPr>
        <w:jc w:val="both"/>
        <w:rPr>
          <w:rFonts w:ascii="Palatino Linotype" w:eastAsiaTheme="majorEastAsia" w:hAnsi="Palatino Linotype" w:cstheme="majorBidi"/>
        </w:rPr>
      </w:pPr>
      <w:r>
        <w:rPr>
          <w:rFonts w:ascii="Palatino Linotype" w:eastAsiaTheme="majorEastAsia" w:hAnsi="Palatino Linotype" w:cstheme="majorBidi"/>
        </w:rPr>
        <w:tab/>
        <w:t>-</w:t>
      </w:r>
      <w:r w:rsidR="00285C8D">
        <w:rPr>
          <w:rFonts w:ascii="Palatino Linotype" w:eastAsiaTheme="majorEastAsia" w:hAnsi="Palatino Linotype" w:cstheme="majorBidi"/>
        </w:rPr>
        <w:t xml:space="preserve">A Casa Russa disponibiliza suas tropas e armas. – Concordou Vladimir. </w:t>
      </w:r>
      <w:r w:rsidR="00291614">
        <w:rPr>
          <w:rFonts w:ascii="Palatino Linotype" w:eastAsiaTheme="majorEastAsia" w:hAnsi="Palatino Linotype" w:cstheme="majorBidi"/>
        </w:rPr>
        <w:t xml:space="preserve">– Decidimos votar </w:t>
      </w:r>
      <w:r w:rsidR="00922D10">
        <w:rPr>
          <w:rFonts w:ascii="Palatino Linotype" w:eastAsiaTheme="majorEastAsia" w:hAnsi="Palatino Linotype" w:cstheme="majorBidi"/>
        </w:rPr>
        <w:t xml:space="preserve">a favor da retaliação. </w:t>
      </w:r>
    </w:p>
    <w:p w14:paraId="0AA0B45E" w14:textId="60319020" w:rsidR="00285C8D" w:rsidRDefault="00285C8D" w:rsidP="002F69ED">
      <w:pPr>
        <w:jc w:val="both"/>
        <w:rPr>
          <w:rFonts w:ascii="Palatino Linotype" w:eastAsiaTheme="majorEastAsia" w:hAnsi="Palatino Linotype" w:cstheme="majorBidi"/>
        </w:rPr>
      </w:pPr>
      <w:r>
        <w:rPr>
          <w:rFonts w:ascii="Palatino Linotype" w:eastAsiaTheme="majorEastAsia" w:hAnsi="Palatino Linotype" w:cstheme="majorBidi"/>
        </w:rPr>
        <w:tab/>
        <w:t>-Senhores,</w:t>
      </w:r>
      <w:r w:rsidR="00AB3CBD">
        <w:rPr>
          <w:rFonts w:ascii="Palatino Linotype" w:eastAsiaTheme="majorEastAsia" w:hAnsi="Palatino Linotype" w:cstheme="majorBidi"/>
        </w:rPr>
        <w:t xml:space="preserve"> por votação unanime,</w:t>
      </w:r>
      <w:r>
        <w:rPr>
          <w:rFonts w:ascii="Palatino Linotype" w:eastAsiaTheme="majorEastAsia" w:hAnsi="Palatino Linotype" w:cstheme="majorBidi"/>
        </w:rPr>
        <w:t xml:space="preserve"> aqui nasce uma aliança poderosa</w:t>
      </w:r>
      <w:r w:rsidR="00D44425">
        <w:rPr>
          <w:rFonts w:ascii="Palatino Linotype" w:eastAsiaTheme="majorEastAsia" w:hAnsi="Palatino Linotype" w:cstheme="majorBidi"/>
        </w:rPr>
        <w:t xml:space="preserve">. – Concluiu Dris. – </w:t>
      </w:r>
      <w:r w:rsidR="00922D10">
        <w:rPr>
          <w:rFonts w:ascii="Palatino Linotype" w:eastAsiaTheme="majorEastAsia" w:hAnsi="Palatino Linotype" w:cstheme="majorBidi"/>
        </w:rPr>
        <w:t>Mas que fique claro, que isso levará a uma guerra</w:t>
      </w:r>
      <w:r w:rsidR="00AB3CBD">
        <w:rPr>
          <w:rFonts w:ascii="Palatino Linotype" w:eastAsiaTheme="majorEastAsia" w:hAnsi="Palatino Linotype" w:cstheme="majorBidi"/>
        </w:rPr>
        <w:t xml:space="preserve"> sem precedentes. </w:t>
      </w:r>
    </w:p>
    <w:p w14:paraId="321C5FF9" w14:textId="1AABA042" w:rsidR="008408B4" w:rsidRDefault="008408B4"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-Só Deus sabe </w:t>
      </w:r>
      <w:r w:rsidR="00F86FDE">
        <w:rPr>
          <w:rFonts w:ascii="Palatino Linotype" w:eastAsiaTheme="majorEastAsia" w:hAnsi="Palatino Linotype" w:cstheme="majorBidi"/>
        </w:rPr>
        <w:t>o que</w:t>
      </w:r>
      <w:r>
        <w:rPr>
          <w:rFonts w:ascii="Palatino Linotype" w:eastAsiaTheme="majorEastAsia" w:hAnsi="Palatino Linotype" w:cstheme="majorBidi"/>
        </w:rPr>
        <w:t xml:space="preserve"> </w:t>
      </w:r>
      <w:r w:rsidR="00F86FDE">
        <w:rPr>
          <w:rFonts w:ascii="Palatino Linotype" w:eastAsiaTheme="majorEastAsia" w:hAnsi="Palatino Linotype" w:cstheme="majorBidi"/>
        </w:rPr>
        <w:t>Mumppe</w:t>
      </w:r>
      <w:r>
        <w:rPr>
          <w:rFonts w:ascii="Palatino Linotype" w:eastAsiaTheme="majorEastAsia" w:hAnsi="Palatino Linotype" w:cstheme="majorBidi"/>
        </w:rPr>
        <w:t xml:space="preserve"> faria se </w:t>
      </w:r>
      <w:r w:rsidR="00F86FDE">
        <w:rPr>
          <w:rFonts w:ascii="Palatino Linotype" w:eastAsiaTheme="majorEastAsia" w:hAnsi="Palatino Linotype" w:cstheme="majorBidi"/>
        </w:rPr>
        <w:t xml:space="preserve">conseguisse fazer oque a mensagem diz, uma guerra é melhor do que isso. – Fechou Dominik. </w:t>
      </w:r>
    </w:p>
    <w:p w14:paraId="6CDCB88A" w14:textId="7D0E32DD" w:rsidR="00613FC3" w:rsidRDefault="00613FC3"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-Alias, agora que temos uma aliança, conte para os que não sabem Dominik, oque há na mensagem? – Perguntou Moura. </w:t>
      </w:r>
    </w:p>
    <w:p w14:paraId="17AA833B" w14:textId="368B7AE5" w:rsidR="002C61BA" w:rsidRDefault="00613FC3"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-Um plano, que levaria </w:t>
      </w:r>
      <w:r w:rsidR="002C61BA">
        <w:rPr>
          <w:rFonts w:ascii="Palatino Linotype" w:eastAsiaTheme="majorEastAsia" w:hAnsi="Palatino Linotype" w:cstheme="majorBidi"/>
        </w:rPr>
        <w:t xml:space="preserve">ao domínio total de Mumppe no mundo. Que isso nunca aconteça. </w:t>
      </w:r>
      <w:r w:rsidR="0047432E">
        <w:rPr>
          <w:rFonts w:ascii="Palatino Linotype" w:eastAsiaTheme="majorEastAsia" w:hAnsi="Palatino Linotype" w:cstheme="majorBidi"/>
        </w:rPr>
        <w:t>–</w:t>
      </w:r>
      <w:r w:rsidR="002C61BA">
        <w:rPr>
          <w:rFonts w:ascii="Palatino Linotype" w:eastAsiaTheme="majorEastAsia" w:hAnsi="Palatino Linotype" w:cstheme="majorBidi"/>
        </w:rPr>
        <w:t xml:space="preserve"> </w:t>
      </w:r>
      <w:r w:rsidR="0047432E">
        <w:rPr>
          <w:rFonts w:ascii="Palatino Linotype" w:eastAsiaTheme="majorEastAsia" w:hAnsi="Palatino Linotype" w:cstheme="majorBidi"/>
        </w:rPr>
        <w:t xml:space="preserve">Disse Dominik. </w:t>
      </w:r>
    </w:p>
    <w:p w14:paraId="66524478" w14:textId="77777777" w:rsidR="0047432E" w:rsidRDefault="0047432E" w:rsidP="002F69ED">
      <w:pPr>
        <w:jc w:val="both"/>
        <w:rPr>
          <w:rFonts w:ascii="Palatino Linotype" w:eastAsiaTheme="majorEastAsia" w:hAnsi="Palatino Linotype" w:cstheme="majorBidi"/>
        </w:rPr>
      </w:pPr>
      <w:r>
        <w:rPr>
          <w:rFonts w:ascii="Palatino Linotype" w:eastAsiaTheme="majorEastAsia" w:hAnsi="Palatino Linotype" w:cstheme="majorBidi"/>
        </w:rPr>
        <w:tab/>
        <w:t xml:space="preserve">-E em que constituía o plano? – Perguntou Moura. </w:t>
      </w:r>
    </w:p>
    <w:p w14:paraId="7D2F890B" w14:textId="77777777" w:rsidR="00F01475" w:rsidRDefault="0047432E" w:rsidP="002F69ED">
      <w:pPr>
        <w:jc w:val="both"/>
        <w:rPr>
          <w:rFonts w:ascii="Palatino Linotype" w:eastAsiaTheme="majorEastAsia" w:hAnsi="Palatino Linotype" w:cstheme="majorBidi"/>
        </w:rPr>
      </w:pPr>
      <w:r>
        <w:rPr>
          <w:rFonts w:ascii="Palatino Linotype" w:eastAsiaTheme="majorEastAsia" w:hAnsi="Palatino Linotype" w:cstheme="majorBidi"/>
        </w:rPr>
        <w:tab/>
        <w:t>-</w:t>
      </w:r>
      <w:r w:rsidR="00F01475">
        <w:rPr>
          <w:rFonts w:ascii="Palatino Linotype" w:eastAsiaTheme="majorEastAsia" w:hAnsi="Palatino Linotype" w:cstheme="majorBidi"/>
        </w:rPr>
        <w:t xml:space="preserve">A pior arma do mundo. </w:t>
      </w:r>
    </w:p>
    <w:p w14:paraId="370EA9D9" w14:textId="77777777" w:rsidR="00F01475" w:rsidRDefault="00F01475" w:rsidP="002F69ED">
      <w:pPr>
        <w:jc w:val="both"/>
        <w:rPr>
          <w:rFonts w:ascii="Palatino Linotype" w:eastAsiaTheme="majorEastAsia" w:hAnsi="Palatino Linotype" w:cstheme="majorBidi"/>
        </w:rPr>
      </w:pPr>
      <w:r>
        <w:rPr>
          <w:rFonts w:ascii="Palatino Linotype" w:eastAsiaTheme="majorEastAsia" w:hAnsi="Palatino Linotype" w:cstheme="majorBidi"/>
        </w:rPr>
        <w:tab/>
        <w:t>-Uma bomba?</w:t>
      </w:r>
    </w:p>
    <w:p w14:paraId="425DA59C" w14:textId="6C248C87" w:rsidR="00223F9F" w:rsidRPr="00624214" w:rsidRDefault="00F01475" w:rsidP="00624214">
      <w:pPr>
        <w:jc w:val="both"/>
        <w:rPr>
          <w:rFonts w:ascii="Palatino Linotype" w:eastAsiaTheme="majorEastAsia" w:hAnsi="Palatino Linotype" w:cstheme="majorBidi"/>
          <w:u w:val="single"/>
        </w:rPr>
      </w:pPr>
      <w:r>
        <w:rPr>
          <w:rFonts w:ascii="Palatino Linotype" w:eastAsiaTheme="majorEastAsia" w:hAnsi="Palatino Linotype" w:cstheme="majorBidi"/>
        </w:rPr>
        <w:tab/>
        <w:t xml:space="preserve">-Uma crise. </w:t>
      </w:r>
      <w:r w:rsidR="0047432E">
        <w:rPr>
          <w:rFonts w:ascii="Palatino Linotype" w:eastAsiaTheme="majorEastAsia" w:hAnsi="Palatino Linotype" w:cstheme="majorBidi"/>
        </w:rPr>
        <w:t xml:space="preserve"> </w:t>
      </w:r>
    </w:p>
    <w:p w14:paraId="1D59980C" w14:textId="59236B5D" w:rsidR="00866950" w:rsidRPr="00A83391" w:rsidRDefault="155EF08D" w:rsidP="155EF08D">
      <w:pPr>
        <w:pStyle w:val="Ttulo2"/>
        <w:jc w:val="center"/>
        <w:rPr>
          <w:rFonts w:hint="eastAsia"/>
          <w:b/>
          <w:bCs/>
          <w:sz w:val="96"/>
          <w:szCs w:val="96"/>
        </w:rPr>
      </w:pPr>
      <w:bookmarkStart w:id="29" w:name="_Toc544892055"/>
      <w:r w:rsidRPr="155EF08D">
        <w:rPr>
          <w:b/>
          <w:bCs/>
          <w:sz w:val="96"/>
          <w:szCs w:val="96"/>
        </w:rPr>
        <w:t>13 Alvares (</w:t>
      </w:r>
      <w:r w:rsidRPr="155EF08D">
        <w:rPr>
          <w:rFonts w:ascii="Electra LT Std Display" w:hAnsi="Electra LT Std Display"/>
          <w:b/>
          <w:bCs/>
          <w:sz w:val="96"/>
          <w:szCs w:val="96"/>
        </w:rPr>
        <w:t>IV</w:t>
      </w:r>
      <w:r w:rsidRPr="155EF08D">
        <w:rPr>
          <w:b/>
          <w:bCs/>
          <w:sz w:val="96"/>
          <w:szCs w:val="96"/>
        </w:rPr>
        <w:t>)</w:t>
      </w:r>
      <w:bookmarkEnd w:id="29"/>
    </w:p>
    <w:p w14:paraId="21246BF5" w14:textId="634D08DB" w:rsidR="73219C85" w:rsidRPr="00AC6FAF" w:rsidRDefault="005C0A38" w:rsidP="74A27D12">
      <w:pPr>
        <w:ind w:firstLine="708"/>
        <w:jc w:val="both"/>
        <w:rPr>
          <w:rFonts w:ascii="Palatino Linotype" w:hAnsi="Palatino Linotype"/>
        </w:rPr>
      </w:pPr>
      <w:r w:rsidRPr="00AC6FAF">
        <w:rPr>
          <w:rFonts w:ascii="Palatino Linotype" w:hAnsi="Palatino Linotype"/>
        </w:rPr>
        <w:t xml:space="preserve">Álvares </w:t>
      </w:r>
      <w:r w:rsidR="008C5B8B" w:rsidRPr="00AC6FAF">
        <w:rPr>
          <w:rFonts w:ascii="Palatino Linotype" w:hAnsi="Palatino Linotype"/>
        </w:rPr>
        <w:t xml:space="preserve">olhava pela janela de seu comboio enquanto </w:t>
      </w:r>
      <w:r w:rsidR="00D15C70" w:rsidRPr="00AC6FAF">
        <w:rPr>
          <w:rFonts w:ascii="Palatino Linotype" w:hAnsi="Palatino Linotype"/>
        </w:rPr>
        <w:t xml:space="preserve">a poluição no horizonte revelava </w:t>
      </w:r>
      <w:r w:rsidR="009A105F" w:rsidRPr="00AC6FAF">
        <w:rPr>
          <w:rFonts w:ascii="Palatino Linotype" w:hAnsi="Palatino Linotype"/>
        </w:rPr>
        <w:t xml:space="preserve">que havia alguma cidade próxima ao decorrer da estrada. Não a mais de </w:t>
      </w:r>
      <w:r w:rsidR="006F0A23" w:rsidRPr="00AC6FAF">
        <w:rPr>
          <w:rFonts w:ascii="Palatino Linotype" w:hAnsi="Palatino Linotype"/>
        </w:rPr>
        <w:t>3</w:t>
      </w:r>
      <w:r w:rsidR="009A105F" w:rsidRPr="00AC6FAF">
        <w:rPr>
          <w:rFonts w:ascii="Palatino Linotype" w:hAnsi="Palatino Linotype"/>
        </w:rPr>
        <w:t xml:space="preserve">0 quilômetros de distância.  </w:t>
      </w:r>
      <w:r w:rsidR="001A5AC6" w:rsidRPr="00AC6FAF">
        <w:rPr>
          <w:rFonts w:ascii="Palatino Linotype" w:hAnsi="Palatino Linotype"/>
        </w:rPr>
        <w:t xml:space="preserve">O motor rugia enquanto trocava de marcha para a pequena subida que </w:t>
      </w:r>
      <w:r w:rsidR="00E2171D" w:rsidRPr="00AC6FAF">
        <w:rPr>
          <w:rFonts w:ascii="Palatino Linotype" w:hAnsi="Palatino Linotype"/>
        </w:rPr>
        <w:t xml:space="preserve">havia logo afrente do comboio. </w:t>
      </w:r>
      <w:r w:rsidR="0085460B" w:rsidRPr="00AC6FAF">
        <w:rPr>
          <w:rFonts w:ascii="Palatino Linotype" w:hAnsi="Palatino Linotype"/>
        </w:rPr>
        <w:t>Momentos após chegarem ao topo da colina que formava aquela formosa subi</w:t>
      </w:r>
      <w:r w:rsidR="00D975D3" w:rsidRPr="00AC6FAF">
        <w:rPr>
          <w:rFonts w:ascii="Palatino Linotype" w:hAnsi="Palatino Linotype"/>
        </w:rPr>
        <w:t xml:space="preserve">da ele conseguiu ver o primeiro prédio, algo bem alto, quase um arranha </w:t>
      </w:r>
      <w:r w:rsidR="00C41B20" w:rsidRPr="00AC6FAF">
        <w:rPr>
          <w:rFonts w:ascii="Palatino Linotype" w:hAnsi="Palatino Linotype"/>
        </w:rPr>
        <w:t>cé</w:t>
      </w:r>
      <w:r w:rsidR="00D975D3" w:rsidRPr="00AC6FAF">
        <w:rPr>
          <w:rFonts w:ascii="Palatino Linotype" w:hAnsi="Palatino Linotype"/>
        </w:rPr>
        <w:t xml:space="preserve">u que se estendia até o céu na paisagem. Ficou pensando como </w:t>
      </w:r>
      <w:r w:rsidR="00134A9F" w:rsidRPr="00AC6FAF">
        <w:rPr>
          <w:rFonts w:ascii="Palatino Linotype" w:hAnsi="Palatino Linotype"/>
        </w:rPr>
        <w:t xml:space="preserve">não o havia visto antes. </w:t>
      </w:r>
      <w:r w:rsidR="009C2EA1" w:rsidRPr="00AC6FAF">
        <w:rPr>
          <w:rFonts w:ascii="Palatino Linotype" w:hAnsi="Palatino Linotype"/>
        </w:rPr>
        <w:t xml:space="preserve">Mas </w:t>
      </w:r>
      <w:r w:rsidR="00CB1212" w:rsidRPr="00AC6FAF">
        <w:rPr>
          <w:rFonts w:ascii="Palatino Linotype" w:hAnsi="Palatino Linotype"/>
        </w:rPr>
        <w:t xml:space="preserve">não pode </w:t>
      </w:r>
      <w:r w:rsidR="00A7643C" w:rsidRPr="00AC6FAF">
        <w:rPr>
          <w:rFonts w:ascii="Palatino Linotype" w:hAnsi="Palatino Linotype"/>
        </w:rPr>
        <w:t>fazê-lo</w:t>
      </w:r>
      <w:r w:rsidR="00CB1212" w:rsidRPr="00AC6FAF">
        <w:rPr>
          <w:rFonts w:ascii="Palatino Linotype" w:hAnsi="Palatino Linotype"/>
        </w:rPr>
        <w:t xml:space="preserve"> por mais tempo que alguns segundos pois</w:t>
      </w:r>
      <w:r w:rsidR="00A412E9" w:rsidRPr="00AC6FAF">
        <w:rPr>
          <w:rFonts w:ascii="Palatino Linotype" w:hAnsi="Palatino Linotype"/>
        </w:rPr>
        <w:t xml:space="preserve"> </w:t>
      </w:r>
      <w:r w:rsidR="00A7643C" w:rsidRPr="00AC6FAF">
        <w:rPr>
          <w:rFonts w:ascii="Palatino Linotype" w:hAnsi="Palatino Linotype"/>
        </w:rPr>
        <w:t>começaram a passar pela periferia</w:t>
      </w:r>
      <w:r w:rsidR="003F1AAC" w:rsidRPr="00AC6FAF">
        <w:rPr>
          <w:rFonts w:ascii="Palatino Linotype" w:hAnsi="Palatino Linotype"/>
        </w:rPr>
        <w:t xml:space="preserve"> da cidade. </w:t>
      </w:r>
    </w:p>
    <w:p w14:paraId="1D70253A" w14:textId="1BF4586A" w:rsidR="000708F1" w:rsidRPr="00AC6FAF" w:rsidRDefault="000708F1" w:rsidP="001B1090">
      <w:pPr>
        <w:jc w:val="both"/>
        <w:rPr>
          <w:rFonts w:ascii="Palatino Linotype" w:hAnsi="Palatino Linotype"/>
        </w:rPr>
      </w:pPr>
      <w:r w:rsidRPr="00AC6FAF">
        <w:rPr>
          <w:rFonts w:ascii="Palatino Linotype" w:hAnsi="Palatino Linotype"/>
        </w:rPr>
        <w:lastRenderedPageBreak/>
        <w:tab/>
        <w:t>Pela janela</w:t>
      </w:r>
      <w:r w:rsidR="0087102D" w:rsidRPr="00AC6FAF">
        <w:rPr>
          <w:rFonts w:ascii="Palatino Linotype" w:hAnsi="Palatino Linotype"/>
        </w:rPr>
        <w:t xml:space="preserve"> direita, </w:t>
      </w:r>
      <w:r w:rsidR="002B54C5" w:rsidRPr="00AC6FAF">
        <w:rPr>
          <w:rFonts w:ascii="Palatino Linotype" w:hAnsi="Palatino Linotype"/>
        </w:rPr>
        <w:t>a atmosfera passava de um dia ensolarado para um ambiente frio</w:t>
      </w:r>
      <w:r w:rsidR="008B70F2" w:rsidRPr="00AC6FAF">
        <w:rPr>
          <w:rFonts w:ascii="Palatino Linotype" w:hAnsi="Palatino Linotype"/>
        </w:rPr>
        <w:t xml:space="preserve"> </w:t>
      </w:r>
      <w:r w:rsidR="00D83332" w:rsidRPr="00AC6FAF">
        <w:rPr>
          <w:rFonts w:ascii="Palatino Linotype" w:hAnsi="Palatino Linotype"/>
        </w:rPr>
        <w:t xml:space="preserve">e melancólico. </w:t>
      </w:r>
    </w:p>
    <w:p w14:paraId="73885DCA" w14:textId="18A09263" w:rsidR="00D46973" w:rsidRPr="00AC6FAF" w:rsidRDefault="00D46973" w:rsidP="00154178">
      <w:pPr>
        <w:ind w:firstLine="708"/>
        <w:jc w:val="both"/>
        <w:rPr>
          <w:rFonts w:ascii="Palatino Linotype" w:hAnsi="Palatino Linotype"/>
        </w:rPr>
      </w:pPr>
      <w:r w:rsidRPr="00AC6FAF">
        <w:rPr>
          <w:rFonts w:ascii="Palatino Linotype" w:hAnsi="Palatino Linotype"/>
        </w:rPr>
        <w:t>-</w:t>
      </w:r>
      <w:r w:rsidR="00647C1A" w:rsidRPr="00AC6FAF">
        <w:rPr>
          <w:rFonts w:ascii="Palatino Linotype" w:hAnsi="Palatino Linotype"/>
        </w:rPr>
        <w:t>Então e</w:t>
      </w:r>
      <w:r w:rsidRPr="00AC6FAF">
        <w:rPr>
          <w:rFonts w:ascii="Palatino Linotype" w:hAnsi="Palatino Linotype"/>
        </w:rPr>
        <w:t>ssa é a cidade em qu</w:t>
      </w:r>
      <w:r w:rsidR="00647C1A" w:rsidRPr="00AC6FAF">
        <w:rPr>
          <w:rFonts w:ascii="Palatino Linotype" w:hAnsi="Palatino Linotype"/>
        </w:rPr>
        <w:t>e nunca sorriem? – Perguntou Álvares</w:t>
      </w:r>
      <w:r w:rsidR="00D954CE" w:rsidRPr="00AC6FAF">
        <w:rPr>
          <w:rFonts w:ascii="Palatino Linotype" w:hAnsi="Palatino Linotype"/>
        </w:rPr>
        <w:t xml:space="preserve"> para o tenente da 4</w:t>
      </w:r>
      <w:r w:rsidR="0005359C" w:rsidRPr="00AC6FAF">
        <w:rPr>
          <w:rFonts w:ascii="Palatino Linotype" w:hAnsi="Palatino Linotype"/>
          <w:vertAlign w:val="superscript"/>
        </w:rPr>
        <w:t>a</w:t>
      </w:r>
      <w:r w:rsidR="0005359C" w:rsidRPr="00AC6FAF">
        <w:rPr>
          <w:rFonts w:ascii="Palatino Linotype" w:hAnsi="Palatino Linotype"/>
        </w:rPr>
        <w:t xml:space="preserve"> brigada</w:t>
      </w:r>
      <w:r w:rsidR="003749B4" w:rsidRPr="00AC6FAF">
        <w:rPr>
          <w:rFonts w:ascii="Palatino Linotype" w:hAnsi="Palatino Linotype"/>
        </w:rPr>
        <w:t>.</w:t>
      </w:r>
    </w:p>
    <w:p w14:paraId="7F8DBA14" w14:textId="191DDCC5" w:rsidR="002D2446" w:rsidRPr="00AC6FAF" w:rsidRDefault="002D2446" w:rsidP="00154178">
      <w:pPr>
        <w:ind w:firstLine="708"/>
        <w:jc w:val="both"/>
        <w:rPr>
          <w:rFonts w:ascii="Palatino Linotype" w:hAnsi="Palatino Linotype"/>
        </w:rPr>
      </w:pPr>
      <w:r w:rsidRPr="00AC6FAF">
        <w:rPr>
          <w:rFonts w:ascii="Palatino Linotype" w:hAnsi="Palatino Linotype"/>
        </w:rPr>
        <w:t>-</w:t>
      </w:r>
      <w:r w:rsidR="00392803" w:rsidRPr="00AC6FAF">
        <w:rPr>
          <w:rFonts w:ascii="Palatino Linotype" w:hAnsi="Palatino Linotype"/>
        </w:rPr>
        <w:t>Não, e</w:t>
      </w:r>
      <w:r w:rsidRPr="00AC6FAF">
        <w:rPr>
          <w:rFonts w:ascii="Palatino Linotype" w:hAnsi="Palatino Linotype"/>
        </w:rPr>
        <w:t>ssa é a cidade que se</w:t>
      </w:r>
      <w:r w:rsidR="00D67EE4" w:rsidRPr="00AC6FAF">
        <w:rPr>
          <w:rFonts w:ascii="Palatino Linotype" w:hAnsi="Palatino Linotype"/>
        </w:rPr>
        <w:t xml:space="preserve"> você fizer</w:t>
      </w:r>
      <w:r w:rsidRPr="00AC6FAF">
        <w:rPr>
          <w:rFonts w:ascii="Palatino Linotype" w:hAnsi="Palatino Linotype"/>
        </w:rPr>
        <w:t xml:space="preserve"> contato visual</w:t>
      </w:r>
      <w:r w:rsidR="00D67EE4" w:rsidRPr="00AC6FAF">
        <w:rPr>
          <w:rFonts w:ascii="Palatino Linotype" w:hAnsi="Palatino Linotype"/>
        </w:rPr>
        <w:t xml:space="preserve"> você morre. – Retrucou.</w:t>
      </w:r>
    </w:p>
    <w:p w14:paraId="6752A81E" w14:textId="3EBE3909" w:rsidR="00586912" w:rsidRPr="00AC6FAF" w:rsidRDefault="000C64D5" w:rsidP="00154178">
      <w:pPr>
        <w:ind w:firstLine="708"/>
        <w:jc w:val="both"/>
        <w:rPr>
          <w:rFonts w:ascii="Palatino Linotype" w:hAnsi="Palatino Linotype"/>
        </w:rPr>
      </w:pPr>
      <w:r w:rsidRPr="00AC6FAF">
        <w:rPr>
          <w:rFonts w:ascii="Palatino Linotype" w:hAnsi="Palatino Linotype"/>
        </w:rPr>
        <w:t>-</w:t>
      </w:r>
      <w:r w:rsidR="00F546EB" w:rsidRPr="00AC6FAF">
        <w:rPr>
          <w:rFonts w:ascii="Palatino Linotype" w:hAnsi="Palatino Linotype"/>
        </w:rPr>
        <w:t>Então diga a seus homens para abaixar</w:t>
      </w:r>
      <w:r w:rsidR="00B60127" w:rsidRPr="00AC6FAF">
        <w:rPr>
          <w:rFonts w:ascii="Palatino Linotype" w:hAnsi="Palatino Linotype"/>
        </w:rPr>
        <w:t>em</w:t>
      </w:r>
      <w:r w:rsidR="00F546EB" w:rsidRPr="00AC6FAF">
        <w:rPr>
          <w:rFonts w:ascii="Palatino Linotype" w:hAnsi="Palatino Linotype"/>
        </w:rPr>
        <w:t xml:space="preserve"> o visor</w:t>
      </w:r>
      <w:r w:rsidR="005A76BE" w:rsidRPr="00AC6FAF">
        <w:rPr>
          <w:rFonts w:ascii="Palatino Linotype" w:hAnsi="Palatino Linotype"/>
        </w:rPr>
        <w:t xml:space="preserve"> – ironizou seriamente. </w:t>
      </w:r>
    </w:p>
    <w:p w14:paraId="42854457" w14:textId="52B11C81" w:rsidR="00DA3184" w:rsidRPr="00AC6FAF" w:rsidRDefault="00B309B3" w:rsidP="001B1090">
      <w:pPr>
        <w:jc w:val="both"/>
        <w:rPr>
          <w:rFonts w:ascii="Palatino Linotype" w:hAnsi="Palatino Linotype"/>
        </w:rPr>
      </w:pPr>
      <w:r w:rsidRPr="00AC6FAF">
        <w:rPr>
          <w:rFonts w:ascii="Palatino Linotype" w:hAnsi="Palatino Linotype"/>
        </w:rPr>
        <w:tab/>
        <w:t>O carro continuou. Álvares conseguia enxergar</w:t>
      </w:r>
      <w:r w:rsidR="00381FA9" w:rsidRPr="00AC6FAF">
        <w:rPr>
          <w:rFonts w:ascii="Palatino Linotype" w:hAnsi="Palatino Linotype"/>
        </w:rPr>
        <w:t xml:space="preserve"> que quase todos andavam </w:t>
      </w:r>
      <w:r w:rsidR="009E2FA4" w:rsidRPr="00AC6FAF">
        <w:rPr>
          <w:rFonts w:ascii="Palatino Linotype" w:hAnsi="Palatino Linotype"/>
        </w:rPr>
        <w:t xml:space="preserve">com </w:t>
      </w:r>
      <w:r w:rsidR="00271BB6" w:rsidRPr="00AC6FAF">
        <w:rPr>
          <w:rFonts w:ascii="Palatino Linotype" w:hAnsi="Palatino Linotype"/>
        </w:rPr>
        <w:t>algum tipo de armamento em sua cintura. Era membro da</w:t>
      </w:r>
      <w:r w:rsidR="009119FE" w:rsidRPr="00AC6FAF">
        <w:rPr>
          <w:rFonts w:ascii="Palatino Linotype" w:hAnsi="Palatino Linotype"/>
        </w:rPr>
        <w:t xml:space="preserve"> maior tropa de elite ocidental sul</w:t>
      </w:r>
      <w:r w:rsidR="00C35AD7" w:rsidRPr="00AC6FAF">
        <w:rPr>
          <w:rFonts w:ascii="Palatino Linotype" w:hAnsi="Palatino Linotype"/>
        </w:rPr>
        <w:t xml:space="preserve">, era treinado para isso. </w:t>
      </w:r>
    </w:p>
    <w:p w14:paraId="79C46D20" w14:textId="1DB27E7B" w:rsidR="00BE0028" w:rsidRPr="00AC6FAF" w:rsidRDefault="00EA77F9" w:rsidP="001B1090">
      <w:pPr>
        <w:jc w:val="both"/>
        <w:rPr>
          <w:rFonts w:ascii="Palatino Linotype" w:hAnsi="Palatino Linotype"/>
        </w:rPr>
      </w:pPr>
      <w:r w:rsidRPr="00AC6FAF">
        <w:rPr>
          <w:rFonts w:ascii="Palatino Linotype" w:hAnsi="Palatino Linotype"/>
        </w:rPr>
        <w:tab/>
        <w:t xml:space="preserve">Todas as pessoas </w:t>
      </w:r>
      <w:r w:rsidR="00191C69" w:rsidRPr="00AC6FAF">
        <w:rPr>
          <w:rFonts w:ascii="Palatino Linotype" w:hAnsi="Palatino Linotype"/>
        </w:rPr>
        <w:t xml:space="preserve">usavam algo em sua cabeça, </w:t>
      </w:r>
      <w:r w:rsidR="00BE0028" w:rsidRPr="00AC6FAF">
        <w:rPr>
          <w:rFonts w:ascii="Palatino Linotype" w:hAnsi="Palatino Linotype"/>
        </w:rPr>
        <w:t>alguns</w:t>
      </w:r>
      <w:r w:rsidR="00492F75" w:rsidRPr="00AC6FAF">
        <w:rPr>
          <w:rFonts w:ascii="Palatino Linotype" w:hAnsi="Palatino Linotype"/>
        </w:rPr>
        <w:t xml:space="preserve"> usavam</w:t>
      </w:r>
      <w:r w:rsidR="00BE0028" w:rsidRPr="00AC6FAF">
        <w:rPr>
          <w:rFonts w:ascii="Palatino Linotype" w:hAnsi="Palatino Linotype"/>
        </w:rPr>
        <w:t xml:space="preserve"> capuz, outros bonés, mas sempre algo.  </w:t>
      </w:r>
      <w:r w:rsidR="008E06E1" w:rsidRPr="00AC6FAF">
        <w:rPr>
          <w:rFonts w:ascii="Palatino Linotype" w:hAnsi="Palatino Linotype"/>
        </w:rPr>
        <w:t xml:space="preserve">“Não querem arranjar problema” deduziu. </w:t>
      </w:r>
      <w:r w:rsidR="00E71974" w:rsidRPr="00AC6FAF">
        <w:rPr>
          <w:rFonts w:ascii="Palatino Linotype" w:hAnsi="Palatino Linotype"/>
        </w:rPr>
        <w:t xml:space="preserve">Não havia visto </w:t>
      </w:r>
      <w:r w:rsidR="00B35FD3" w:rsidRPr="00AC6FAF">
        <w:rPr>
          <w:rFonts w:ascii="Palatino Linotype" w:hAnsi="Palatino Linotype"/>
        </w:rPr>
        <w:t xml:space="preserve">uma sequer pessoa desviar seu olhar para o comboio. </w:t>
      </w:r>
    </w:p>
    <w:p w14:paraId="310342C3" w14:textId="0216BAD5" w:rsidR="00B35FD3" w:rsidRPr="00AC6FAF" w:rsidRDefault="00B35FD3" w:rsidP="001B1090">
      <w:pPr>
        <w:jc w:val="both"/>
        <w:rPr>
          <w:rFonts w:ascii="Palatino Linotype" w:hAnsi="Palatino Linotype"/>
        </w:rPr>
      </w:pPr>
      <w:r w:rsidRPr="00AC6FAF">
        <w:rPr>
          <w:rFonts w:ascii="Palatino Linotype" w:hAnsi="Palatino Linotype"/>
        </w:rPr>
        <w:tab/>
        <w:t xml:space="preserve">Conforme </w:t>
      </w:r>
      <w:r w:rsidR="00AB25F3" w:rsidRPr="00AC6FAF">
        <w:rPr>
          <w:rFonts w:ascii="Palatino Linotype" w:hAnsi="Palatino Linotype"/>
        </w:rPr>
        <w:t>avançavam</w:t>
      </w:r>
      <w:r w:rsidR="00545593" w:rsidRPr="00AC6FAF">
        <w:rPr>
          <w:rFonts w:ascii="Palatino Linotype" w:hAnsi="Palatino Linotype"/>
        </w:rPr>
        <w:t xml:space="preserve"> pela rua, desta vez plana</w:t>
      </w:r>
      <w:r w:rsidR="00FA7CDA" w:rsidRPr="00AC6FAF">
        <w:rPr>
          <w:rFonts w:ascii="Palatino Linotype" w:hAnsi="Palatino Linotype"/>
        </w:rPr>
        <w:t xml:space="preserve">, a não ser por uma leve descida que se revelava afrente </w:t>
      </w:r>
      <w:r w:rsidR="00486FA2" w:rsidRPr="00AC6FAF">
        <w:rPr>
          <w:rFonts w:ascii="Palatino Linotype" w:hAnsi="Palatino Linotype"/>
        </w:rPr>
        <w:t xml:space="preserve">assim como o prédio no horizonte ficava mais próximo, </w:t>
      </w:r>
      <w:r w:rsidR="007B6822" w:rsidRPr="00AC6FAF">
        <w:rPr>
          <w:rFonts w:ascii="Palatino Linotype" w:hAnsi="Palatino Linotype"/>
        </w:rPr>
        <w:t>seu tenente puxou assunto:</w:t>
      </w:r>
    </w:p>
    <w:p w14:paraId="6FFD4B8A" w14:textId="25330C3E" w:rsidR="007B6822" w:rsidRPr="00AC6FAF" w:rsidRDefault="007B6822" w:rsidP="00154178">
      <w:pPr>
        <w:ind w:firstLine="708"/>
        <w:jc w:val="both"/>
        <w:rPr>
          <w:rFonts w:ascii="Palatino Linotype" w:hAnsi="Palatino Linotype"/>
        </w:rPr>
      </w:pPr>
      <w:r w:rsidRPr="00AC6FAF">
        <w:rPr>
          <w:rFonts w:ascii="Palatino Linotype" w:hAnsi="Palatino Linotype"/>
        </w:rPr>
        <w:t>-</w:t>
      </w:r>
      <w:r w:rsidR="00EC0611" w:rsidRPr="00AC6FAF">
        <w:rPr>
          <w:rFonts w:ascii="Palatino Linotype" w:hAnsi="Palatino Linotype"/>
        </w:rPr>
        <w:t>Não é estranho que ninguém tenha olhado para nós? – perguntou</w:t>
      </w:r>
    </w:p>
    <w:p w14:paraId="32F6EBD0" w14:textId="54CAED63" w:rsidR="00EC0611" w:rsidRPr="00AC6FAF" w:rsidRDefault="00EC0611" w:rsidP="00154178">
      <w:pPr>
        <w:ind w:firstLine="708"/>
        <w:jc w:val="both"/>
        <w:rPr>
          <w:rFonts w:ascii="Palatino Linotype" w:hAnsi="Palatino Linotype"/>
        </w:rPr>
      </w:pPr>
      <w:r w:rsidRPr="00AC6FAF">
        <w:rPr>
          <w:rFonts w:ascii="Palatino Linotype" w:hAnsi="Palatino Linotype"/>
        </w:rPr>
        <w:t>-</w:t>
      </w:r>
      <w:r w:rsidR="007457E4" w:rsidRPr="00AC6FAF">
        <w:rPr>
          <w:rFonts w:ascii="Palatino Linotype" w:hAnsi="Palatino Linotype"/>
        </w:rPr>
        <w:t>Não nesta cidade. – re</w:t>
      </w:r>
      <w:r w:rsidR="0050464B" w:rsidRPr="00AC6FAF">
        <w:rPr>
          <w:rFonts w:ascii="Palatino Linotype" w:hAnsi="Palatino Linotype"/>
        </w:rPr>
        <w:t>s</w:t>
      </w:r>
      <w:r w:rsidR="007457E4" w:rsidRPr="00AC6FAF">
        <w:rPr>
          <w:rFonts w:ascii="Palatino Linotype" w:hAnsi="Palatino Linotype"/>
        </w:rPr>
        <w:t>pondeu</w:t>
      </w:r>
      <w:r w:rsidR="00947036" w:rsidRPr="00AC6FAF">
        <w:rPr>
          <w:rFonts w:ascii="Palatino Linotype" w:hAnsi="Palatino Linotype"/>
        </w:rPr>
        <w:t xml:space="preserve"> – repare na cintura deles, todos armados. </w:t>
      </w:r>
    </w:p>
    <w:p w14:paraId="49FC9BED" w14:textId="14E1B4B2" w:rsidR="00947036" w:rsidRPr="00AC6FAF" w:rsidRDefault="00A426A6" w:rsidP="00154178">
      <w:pPr>
        <w:ind w:firstLine="708"/>
        <w:jc w:val="both"/>
        <w:rPr>
          <w:rFonts w:ascii="Palatino Linotype" w:hAnsi="Palatino Linotype"/>
        </w:rPr>
      </w:pPr>
      <w:r w:rsidRPr="00AC6FAF">
        <w:rPr>
          <w:rFonts w:ascii="Palatino Linotype" w:hAnsi="Palatino Linotype"/>
        </w:rPr>
        <w:t>-Entendo</w:t>
      </w:r>
      <w:r w:rsidR="00271F93" w:rsidRPr="00AC6FAF">
        <w:rPr>
          <w:rFonts w:ascii="Palatino Linotype" w:hAnsi="Palatino Linotype"/>
        </w:rPr>
        <w:t xml:space="preserve"> eles</w:t>
      </w:r>
      <w:r w:rsidRPr="00AC6FAF">
        <w:rPr>
          <w:rFonts w:ascii="Palatino Linotype" w:hAnsi="Palatino Linotype"/>
        </w:rPr>
        <w:t xml:space="preserve">, eu cresci no Rio, uma cidade no brasil. É bem </w:t>
      </w:r>
      <w:r w:rsidR="00AC758E" w:rsidRPr="00AC6FAF">
        <w:rPr>
          <w:rFonts w:ascii="Palatino Linotype" w:hAnsi="Palatino Linotype"/>
        </w:rPr>
        <w:t>parecida</w:t>
      </w:r>
      <w:r w:rsidRPr="00AC6FAF">
        <w:rPr>
          <w:rFonts w:ascii="Palatino Linotype" w:hAnsi="Palatino Linotype"/>
        </w:rPr>
        <w:t xml:space="preserve"> com aqui</w:t>
      </w:r>
      <w:r w:rsidR="00AC758E" w:rsidRPr="00AC6FAF">
        <w:rPr>
          <w:rFonts w:ascii="Palatino Linotype" w:hAnsi="Palatino Linotype"/>
        </w:rPr>
        <w:t>.</w:t>
      </w:r>
    </w:p>
    <w:p w14:paraId="352F290E" w14:textId="5B1E31F1" w:rsidR="00AC758E" w:rsidRPr="00AC6FAF" w:rsidRDefault="00AC758E" w:rsidP="00154178">
      <w:pPr>
        <w:ind w:firstLine="708"/>
        <w:jc w:val="both"/>
        <w:rPr>
          <w:rFonts w:ascii="Palatino Linotype" w:hAnsi="Palatino Linotype"/>
        </w:rPr>
      </w:pPr>
      <w:r w:rsidRPr="00AC6FAF">
        <w:rPr>
          <w:rFonts w:ascii="Palatino Linotype" w:hAnsi="Palatino Linotype"/>
        </w:rPr>
        <w:t xml:space="preserve">-É uma bela cidade. </w:t>
      </w:r>
    </w:p>
    <w:p w14:paraId="27707F79" w14:textId="45940D26" w:rsidR="00AC758E" w:rsidRPr="00AC6FAF" w:rsidRDefault="00AC758E" w:rsidP="00154178">
      <w:pPr>
        <w:ind w:firstLine="708"/>
        <w:jc w:val="both"/>
        <w:rPr>
          <w:rFonts w:ascii="Palatino Linotype" w:hAnsi="Palatino Linotype"/>
        </w:rPr>
      </w:pPr>
      <w:r w:rsidRPr="00AC6FAF">
        <w:rPr>
          <w:rFonts w:ascii="Palatino Linotype" w:hAnsi="Palatino Linotype"/>
        </w:rPr>
        <w:t xml:space="preserve">-Por uma certa perspectiva. </w:t>
      </w:r>
    </w:p>
    <w:p w14:paraId="25A1FACA" w14:textId="2850BA6F" w:rsidR="00AC758E" w:rsidRPr="00AC6FAF" w:rsidRDefault="00AC758E" w:rsidP="00154178">
      <w:pPr>
        <w:ind w:firstLine="708"/>
        <w:jc w:val="both"/>
        <w:rPr>
          <w:rFonts w:ascii="Palatino Linotype" w:hAnsi="Palatino Linotype"/>
        </w:rPr>
      </w:pPr>
      <w:r w:rsidRPr="00AC6FAF">
        <w:rPr>
          <w:rFonts w:ascii="Palatino Linotype" w:hAnsi="Palatino Linotype"/>
        </w:rPr>
        <w:t xml:space="preserve">-Qual </w:t>
      </w:r>
      <w:r w:rsidR="003F6FF4" w:rsidRPr="00AC6FAF">
        <w:rPr>
          <w:rFonts w:ascii="Palatino Linotype" w:hAnsi="Palatino Linotype"/>
        </w:rPr>
        <w:t>a sua perspectiva?</w:t>
      </w:r>
    </w:p>
    <w:p w14:paraId="3E8E9A43" w14:textId="7505E6A2" w:rsidR="001F0B80" w:rsidRPr="00AC6FAF" w:rsidRDefault="003F6FF4" w:rsidP="00154178">
      <w:pPr>
        <w:ind w:firstLine="708"/>
        <w:jc w:val="both"/>
        <w:rPr>
          <w:rFonts w:ascii="Palatino Linotype" w:hAnsi="Palatino Linotype"/>
        </w:rPr>
      </w:pPr>
      <w:r w:rsidRPr="00AC6FAF">
        <w:rPr>
          <w:rFonts w:ascii="Palatino Linotype" w:hAnsi="Palatino Linotype"/>
        </w:rPr>
        <w:t xml:space="preserve">-Uma perspectiva de quem viveu o mundo do crime lá, </w:t>
      </w:r>
      <w:r w:rsidR="00150817" w:rsidRPr="00AC6FAF">
        <w:rPr>
          <w:rFonts w:ascii="Palatino Linotype" w:hAnsi="Palatino Linotype"/>
        </w:rPr>
        <w:t xml:space="preserve">uma perspectiva de quem perdeu o pai em uma luta por território entre as facções. </w:t>
      </w:r>
      <w:r w:rsidR="00271F93" w:rsidRPr="00AC6FAF">
        <w:rPr>
          <w:rFonts w:ascii="Palatino Linotype" w:hAnsi="Palatino Linotype"/>
        </w:rPr>
        <w:t>Que convivia diariamente com o crime</w:t>
      </w:r>
      <w:r w:rsidR="008A49D1" w:rsidRPr="00AC6FAF">
        <w:rPr>
          <w:rFonts w:ascii="Palatino Linotype" w:hAnsi="Palatino Linotype"/>
        </w:rPr>
        <w:t xml:space="preserve">, que </w:t>
      </w:r>
      <w:r w:rsidR="00B936C7" w:rsidRPr="00AC6FAF">
        <w:rPr>
          <w:rFonts w:ascii="Palatino Linotype" w:hAnsi="Palatino Linotype"/>
        </w:rPr>
        <w:t>vivia em uma casa tão apertada que</w:t>
      </w:r>
      <w:r w:rsidR="0001328B" w:rsidRPr="00AC6FAF">
        <w:rPr>
          <w:rFonts w:ascii="Palatino Linotype" w:hAnsi="Palatino Linotype"/>
        </w:rPr>
        <w:t>... – Foi interrompido por um</w:t>
      </w:r>
      <w:r w:rsidR="008535CA" w:rsidRPr="00AC6FAF">
        <w:rPr>
          <w:rFonts w:ascii="Palatino Linotype" w:hAnsi="Palatino Linotype"/>
        </w:rPr>
        <w:t xml:space="preserve"> disparo vindo de fora. Um rapaz, não tinha mais de </w:t>
      </w:r>
      <w:r w:rsidR="008A49D1" w:rsidRPr="00AC6FAF">
        <w:rPr>
          <w:rFonts w:ascii="Palatino Linotype" w:hAnsi="Palatino Linotype"/>
        </w:rPr>
        <w:t xml:space="preserve">23 anos, segurava </w:t>
      </w:r>
      <w:r w:rsidR="00B936C7" w:rsidRPr="00AC6FAF">
        <w:rPr>
          <w:rFonts w:ascii="Palatino Linotype" w:hAnsi="Palatino Linotype"/>
        </w:rPr>
        <w:t xml:space="preserve">um </w:t>
      </w:r>
      <w:r w:rsidR="00594037" w:rsidRPr="00AC6FAF">
        <w:rPr>
          <w:rFonts w:ascii="Palatino Linotype" w:hAnsi="Palatino Linotype"/>
        </w:rPr>
        <w:t>revólver</w:t>
      </w:r>
      <w:r w:rsidR="00B936C7" w:rsidRPr="00AC6FAF">
        <w:rPr>
          <w:rFonts w:ascii="Palatino Linotype" w:hAnsi="Palatino Linotype"/>
        </w:rPr>
        <w:t xml:space="preserve"> calibre 38 em direção </w:t>
      </w:r>
      <w:r w:rsidR="00594037" w:rsidRPr="00AC6FAF">
        <w:rPr>
          <w:rFonts w:ascii="Palatino Linotype" w:hAnsi="Palatino Linotype"/>
        </w:rPr>
        <w:t xml:space="preserve">a um homem caído no chão que se contorcia pela dor de ter levado um tiro. Os dedos do rapaz se direcionaram para </w:t>
      </w:r>
      <w:r w:rsidR="008E37C3" w:rsidRPr="00AC6FAF">
        <w:rPr>
          <w:rFonts w:ascii="Palatino Linotype" w:hAnsi="Palatino Linotype"/>
        </w:rPr>
        <w:t>a pequena alavanca que servia para recarrega</w:t>
      </w:r>
      <w:r w:rsidR="009F6768" w:rsidRPr="00AC6FAF">
        <w:rPr>
          <w:rFonts w:ascii="Palatino Linotype" w:hAnsi="Palatino Linotype"/>
        </w:rPr>
        <w:t xml:space="preserve">r seu revólver. </w:t>
      </w:r>
      <w:r w:rsidR="001566D0" w:rsidRPr="00AC6FAF">
        <w:rPr>
          <w:rFonts w:ascii="Palatino Linotype" w:hAnsi="Palatino Linotype"/>
        </w:rPr>
        <w:t>O tenente encarou</w:t>
      </w:r>
      <w:r w:rsidR="009F6768" w:rsidRPr="00AC6FAF">
        <w:rPr>
          <w:rFonts w:ascii="Palatino Linotype" w:hAnsi="Palatino Linotype"/>
        </w:rPr>
        <w:t xml:space="preserve"> </w:t>
      </w:r>
      <w:r w:rsidR="001566D0" w:rsidRPr="00AC6FAF">
        <w:rPr>
          <w:rFonts w:ascii="Palatino Linotype" w:hAnsi="Palatino Linotype"/>
        </w:rPr>
        <w:t>assustado pelo susto do tiro repentino por alguns segundos</w:t>
      </w:r>
      <w:r w:rsidR="00926C95" w:rsidRPr="00AC6FAF">
        <w:rPr>
          <w:rFonts w:ascii="Palatino Linotype" w:hAnsi="Palatino Linotype"/>
        </w:rPr>
        <w:t xml:space="preserve"> antes de dizer – Devemos intervir Álvares?</w:t>
      </w:r>
    </w:p>
    <w:p w14:paraId="13F5B9EC" w14:textId="388CA5E8" w:rsidR="00070835" w:rsidRPr="00AC6FAF" w:rsidRDefault="00070835" w:rsidP="00154178">
      <w:pPr>
        <w:ind w:firstLine="708"/>
        <w:jc w:val="both"/>
        <w:rPr>
          <w:rFonts w:ascii="Palatino Linotype" w:hAnsi="Palatino Linotype"/>
        </w:rPr>
      </w:pPr>
      <w:r w:rsidRPr="00AC6FAF">
        <w:rPr>
          <w:rFonts w:ascii="Palatino Linotype" w:hAnsi="Palatino Linotype"/>
        </w:rPr>
        <w:t>– Ainda não é nosso tiroteio, tenente. Mas fique de olho nesse desgraçado e ponha a mão no gatilho de sua pistola.</w:t>
      </w:r>
    </w:p>
    <w:p w14:paraId="637810C9" w14:textId="758D98E9" w:rsidR="00901D96" w:rsidRPr="00AC6FAF" w:rsidRDefault="00901D96" w:rsidP="00154178">
      <w:pPr>
        <w:ind w:firstLine="708"/>
        <w:jc w:val="both"/>
        <w:rPr>
          <w:rFonts w:ascii="Palatino Linotype" w:hAnsi="Palatino Linotype"/>
        </w:rPr>
      </w:pPr>
      <w:r w:rsidRPr="00AC6FAF">
        <w:rPr>
          <w:rFonts w:ascii="Palatino Linotype" w:hAnsi="Palatino Linotype"/>
        </w:rPr>
        <w:t>-Como ele tem coragem de fazer isso na frente de militares?</w:t>
      </w:r>
    </w:p>
    <w:p w14:paraId="517A0169" w14:textId="7CE02C87" w:rsidR="00901D96" w:rsidRPr="00AC6FAF" w:rsidRDefault="00901D96" w:rsidP="00154178">
      <w:pPr>
        <w:ind w:firstLine="708"/>
        <w:jc w:val="both"/>
        <w:rPr>
          <w:rFonts w:ascii="Palatino Linotype" w:hAnsi="Palatino Linotype"/>
        </w:rPr>
      </w:pPr>
      <w:r w:rsidRPr="00AC6FAF">
        <w:rPr>
          <w:rFonts w:ascii="Palatino Linotype" w:hAnsi="Palatino Linotype"/>
        </w:rPr>
        <w:t>-Aqui n</w:t>
      </w:r>
      <w:r w:rsidR="007954F2" w:rsidRPr="00AC6FAF">
        <w:rPr>
          <w:rFonts w:ascii="Palatino Linotype" w:hAnsi="Palatino Linotype"/>
        </w:rPr>
        <w:t>a casa Andes, ser militar não significa nada além de levar uma arma, mas todos aqui tem uma</w:t>
      </w:r>
      <w:r w:rsidR="00250462" w:rsidRPr="00AC6FAF">
        <w:rPr>
          <w:rFonts w:ascii="Palatino Linotype" w:hAnsi="Palatino Linotype"/>
        </w:rPr>
        <w:t xml:space="preserve"> igual. Ou seja, não há respeito a nós. </w:t>
      </w:r>
    </w:p>
    <w:p w14:paraId="6DA6278B" w14:textId="2FF9814E" w:rsidR="003571F1" w:rsidRPr="00AC6FAF" w:rsidRDefault="003571F1" w:rsidP="00154178">
      <w:pPr>
        <w:ind w:firstLine="708"/>
        <w:jc w:val="both"/>
        <w:rPr>
          <w:rFonts w:ascii="Palatino Linotype" w:hAnsi="Palatino Linotype"/>
        </w:rPr>
      </w:pPr>
      <w:r w:rsidRPr="00AC6FAF">
        <w:rPr>
          <w:rFonts w:ascii="Palatino Linotype" w:hAnsi="Palatino Linotype"/>
        </w:rPr>
        <w:lastRenderedPageBreak/>
        <w:t>-Desgraçados.</w:t>
      </w:r>
    </w:p>
    <w:p w14:paraId="5CD2E280" w14:textId="445D6AFC" w:rsidR="00C51C01" w:rsidRPr="00AC6FAF" w:rsidRDefault="00C51C01" w:rsidP="001B1090">
      <w:pPr>
        <w:jc w:val="both"/>
        <w:rPr>
          <w:rFonts w:ascii="Palatino Linotype" w:hAnsi="Palatino Linotype"/>
        </w:rPr>
      </w:pPr>
      <w:r w:rsidRPr="00AC6FAF">
        <w:rPr>
          <w:rFonts w:ascii="Palatino Linotype" w:hAnsi="Palatino Linotype"/>
        </w:rPr>
        <w:tab/>
        <w:t>O prédio estava cada vez mais próximo e alguns minutos se passaram. Seu tenente pareceu se importar com ele pela primeira vez:</w:t>
      </w:r>
    </w:p>
    <w:p w14:paraId="3CB43020" w14:textId="763B5C0C" w:rsidR="00C51C01" w:rsidRPr="00AC6FAF" w:rsidRDefault="00C51C01" w:rsidP="00154178">
      <w:pPr>
        <w:ind w:firstLine="708"/>
        <w:jc w:val="both"/>
        <w:rPr>
          <w:rFonts w:ascii="Palatino Linotype" w:hAnsi="Palatino Linotype"/>
        </w:rPr>
      </w:pPr>
      <w:r w:rsidRPr="00AC6FAF">
        <w:rPr>
          <w:rFonts w:ascii="Palatino Linotype" w:hAnsi="Palatino Linotype"/>
        </w:rPr>
        <w:t xml:space="preserve">-É um belo prédio. </w:t>
      </w:r>
    </w:p>
    <w:p w14:paraId="6D297FDE" w14:textId="2AEB4A27" w:rsidR="00C51C01" w:rsidRPr="00AC6FAF" w:rsidRDefault="00C51C01" w:rsidP="00154178">
      <w:pPr>
        <w:ind w:firstLine="708"/>
        <w:jc w:val="both"/>
        <w:rPr>
          <w:rFonts w:ascii="Palatino Linotype" w:hAnsi="Palatino Linotype"/>
        </w:rPr>
      </w:pPr>
      <w:r w:rsidRPr="00AC6FAF">
        <w:rPr>
          <w:rFonts w:ascii="Palatino Linotype" w:hAnsi="Palatino Linotype"/>
        </w:rPr>
        <w:t>-Concordo.</w:t>
      </w:r>
    </w:p>
    <w:p w14:paraId="528EE9DC" w14:textId="3C7344F9" w:rsidR="00C51C01" w:rsidRPr="00AC6FAF" w:rsidRDefault="000625AA" w:rsidP="00154178">
      <w:pPr>
        <w:ind w:firstLine="708"/>
        <w:jc w:val="both"/>
        <w:rPr>
          <w:rFonts w:ascii="Palatino Linotype" w:hAnsi="Palatino Linotype"/>
        </w:rPr>
      </w:pPr>
      <w:r w:rsidRPr="00AC6FAF">
        <w:rPr>
          <w:rFonts w:ascii="Palatino Linotype" w:hAnsi="Palatino Linotype"/>
        </w:rPr>
        <w:t xml:space="preserve">-Você o conhece Álvares? </w:t>
      </w:r>
      <w:r w:rsidR="00511AB4" w:rsidRPr="00AC6FAF">
        <w:rPr>
          <w:rFonts w:ascii="Palatino Linotype" w:hAnsi="Palatino Linotype"/>
        </w:rPr>
        <w:t>Porque parece que conhece cada pedra aqui.</w:t>
      </w:r>
    </w:p>
    <w:p w14:paraId="39DD3FCF" w14:textId="061C4FB0" w:rsidR="00511AB4" w:rsidRPr="00AC6FAF" w:rsidRDefault="00511AB4" w:rsidP="00154178">
      <w:pPr>
        <w:ind w:firstLine="708"/>
        <w:jc w:val="both"/>
        <w:rPr>
          <w:rFonts w:ascii="Palatino Linotype" w:hAnsi="Palatino Linotype"/>
        </w:rPr>
      </w:pPr>
      <w:r w:rsidRPr="00AC6FAF">
        <w:rPr>
          <w:rFonts w:ascii="Palatino Linotype" w:hAnsi="Palatino Linotype"/>
        </w:rPr>
        <w:t xml:space="preserve">-O conheço sim </w:t>
      </w:r>
      <w:r w:rsidR="00501033" w:rsidRPr="00AC6FAF">
        <w:rPr>
          <w:rFonts w:ascii="Palatino Linotype" w:hAnsi="Palatino Linotype"/>
        </w:rPr>
        <w:t xml:space="preserve">Rodrigues, eu </w:t>
      </w:r>
      <w:r w:rsidR="00F170C2" w:rsidRPr="00AC6FAF">
        <w:rPr>
          <w:rFonts w:ascii="Palatino Linotype" w:hAnsi="Palatino Linotype"/>
        </w:rPr>
        <w:t xml:space="preserve">sempre </w:t>
      </w:r>
      <w:r w:rsidR="00DF2C5B" w:rsidRPr="00AC6FAF">
        <w:rPr>
          <w:rFonts w:ascii="Palatino Linotype" w:hAnsi="Palatino Linotype"/>
        </w:rPr>
        <w:t>co</w:t>
      </w:r>
      <w:r w:rsidR="006E5C1B" w:rsidRPr="00AC6FAF">
        <w:rPr>
          <w:rFonts w:ascii="Palatino Linotype" w:hAnsi="Palatino Linotype"/>
        </w:rPr>
        <w:t>nh</w:t>
      </w:r>
      <w:r w:rsidR="00F170C2" w:rsidRPr="00AC6FAF">
        <w:rPr>
          <w:rFonts w:ascii="Palatino Linotype" w:hAnsi="Palatino Linotype"/>
        </w:rPr>
        <w:t xml:space="preserve">eço o terreno antes de entrar. </w:t>
      </w:r>
    </w:p>
    <w:p w14:paraId="28E2A1DD" w14:textId="72204875" w:rsidR="00F170C2" w:rsidRPr="00AC6FAF" w:rsidRDefault="00F170C2" w:rsidP="00154178">
      <w:pPr>
        <w:ind w:firstLine="708"/>
        <w:jc w:val="both"/>
        <w:rPr>
          <w:rFonts w:ascii="Palatino Linotype" w:hAnsi="Palatino Linotype"/>
        </w:rPr>
      </w:pPr>
      <w:r w:rsidRPr="00AC6FAF">
        <w:rPr>
          <w:rFonts w:ascii="Palatino Linotype" w:hAnsi="Palatino Linotype"/>
        </w:rPr>
        <w:t>-Por que ele está aqui nessa cidade?</w:t>
      </w:r>
    </w:p>
    <w:p w14:paraId="5BB404DB" w14:textId="708230DF" w:rsidR="006373EF" w:rsidRPr="00AC6FAF" w:rsidRDefault="005E7A12" w:rsidP="001B1090">
      <w:pPr>
        <w:jc w:val="both"/>
        <w:rPr>
          <w:rFonts w:ascii="Palatino Linotype" w:hAnsi="Palatino Linotype"/>
        </w:rPr>
      </w:pPr>
      <w:r w:rsidRPr="00AC6FAF">
        <w:rPr>
          <w:rFonts w:ascii="Palatino Linotype" w:hAnsi="Palatino Linotype"/>
        </w:rPr>
        <w:t>-</w:t>
      </w:r>
      <w:r w:rsidR="00AD4F0A" w:rsidRPr="00AC6FAF">
        <w:rPr>
          <w:rFonts w:ascii="Palatino Linotype" w:hAnsi="Palatino Linotype"/>
        </w:rPr>
        <w:t xml:space="preserve">Foi construído como forma de </w:t>
      </w:r>
      <w:r w:rsidR="00BA5088" w:rsidRPr="00AC6FAF">
        <w:rPr>
          <w:rFonts w:ascii="Palatino Linotype" w:hAnsi="Palatino Linotype"/>
        </w:rPr>
        <w:t xml:space="preserve">aumentar o ego do prefeito a vários anos sobre o discurso de: Forma </w:t>
      </w:r>
      <w:r w:rsidR="00C9592F" w:rsidRPr="00AC6FAF">
        <w:rPr>
          <w:rFonts w:ascii="Palatino Linotype" w:hAnsi="Palatino Linotype"/>
        </w:rPr>
        <w:t xml:space="preserve">simbólica para acarretar na paz deste lugar, coisa que nunca realmente aconteceu como deveria. Lá </w:t>
      </w:r>
      <w:r w:rsidR="008B778E" w:rsidRPr="00AC6FAF">
        <w:rPr>
          <w:rFonts w:ascii="Palatino Linotype" w:hAnsi="Palatino Linotype"/>
        </w:rPr>
        <w:t xml:space="preserve">moram os membros da classe mais alta da cidade, protegidos pela </w:t>
      </w:r>
      <w:r w:rsidR="00645D43" w:rsidRPr="00AC6FAF">
        <w:rPr>
          <w:rFonts w:ascii="Palatino Linotype" w:hAnsi="Palatino Linotype"/>
        </w:rPr>
        <w:t>M</w:t>
      </w:r>
      <w:r w:rsidR="008B778E" w:rsidRPr="00AC6FAF">
        <w:rPr>
          <w:rFonts w:ascii="Palatino Linotype" w:hAnsi="Palatino Linotype"/>
        </w:rPr>
        <w:t>uralha d</w:t>
      </w:r>
      <w:r w:rsidR="00645D43" w:rsidRPr="00AC6FAF">
        <w:rPr>
          <w:rFonts w:ascii="Palatino Linotype" w:hAnsi="Palatino Linotype"/>
        </w:rPr>
        <w:t xml:space="preserve">a Lua, como é conhecida. É uma muralha que separa as </w:t>
      </w:r>
      <w:r w:rsidR="00D845C9" w:rsidRPr="00AC6FAF">
        <w:rPr>
          <w:rFonts w:ascii="Palatino Linotype" w:hAnsi="Palatino Linotype"/>
        </w:rPr>
        <w:t>classes sociais mais ricas das mais pobres</w:t>
      </w:r>
      <w:r w:rsidR="00E16CA1" w:rsidRPr="00AC6FAF">
        <w:rPr>
          <w:rFonts w:ascii="Palatino Linotype" w:hAnsi="Palatino Linotype"/>
        </w:rPr>
        <w:t xml:space="preserve"> no interior da cidade.</w:t>
      </w:r>
      <w:r w:rsidR="001D6256" w:rsidRPr="00AC6FAF">
        <w:rPr>
          <w:rFonts w:ascii="Palatino Linotype" w:hAnsi="Palatino Linotype"/>
        </w:rPr>
        <w:t xml:space="preserve"> </w:t>
      </w:r>
    </w:p>
    <w:p w14:paraId="22C09BA0" w14:textId="4B38F1C4" w:rsidR="001D6256" w:rsidRPr="00AC6FAF" w:rsidRDefault="001D6256" w:rsidP="00154178">
      <w:pPr>
        <w:ind w:firstLine="708"/>
        <w:jc w:val="both"/>
        <w:rPr>
          <w:rFonts w:ascii="Palatino Linotype" w:hAnsi="Palatino Linotype"/>
        </w:rPr>
      </w:pPr>
      <w:r w:rsidRPr="00AC6FAF">
        <w:rPr>
          <w:rFonts w:ascii="Palatino Linotype" w:hAnsi="Palatino Linotype"/>
        </w:rPr>
        <w:t>-Passaremos por lá? – Perguntou.</w:t>
      </w:r>
    </w:p>
    <w:p w14:paraId="27075F76" w14:textId="56B0EFE5" w:rsidR="001D6256" w:rsidRPr="00AC6FAF" w:rsidRDefault="005941DA" w:rsidP="00154178">
      <w:pPr>
        <w:ind w:firstLine="708"/>
        <w:jc w:val="both"/>
        <w:rPr>
          <w:rFonts w:ascii="Palatino Linotype" w:hAnsi="Palatino Linotype"/>
        </w:rPr>
      </w:pPr>
      <w:r w:rsidRPr="00AC6FAF">
        <w:rPr>
          <w:rFonts w:ascii="Palatino Linotype" w:hAnsi="Palatino Linotype"/>
        </w:rPr>
        <w:t xml:space="preserve">-De raspão. </w:t>
      </w:r>
    </w:p>
    <w:p w14:paraId="7EEB5F53" w14:textId="4DCA16AE" w:rsidR="005941DA" w:rsidRDefault="00DA6ADC" w:rsidP="00154178">
      <w:pPr>
        <w:ind w:firstLine="708"/>
        <w:jc w:val="both"/>
      </w:pPr>
      <w:r>
        <w:t xml:space="preserve">-Ótimo. </w:t>
      </w:r>
    </w:p>
    <w:p w14:paraId="51F23D3D" w14:textId="3A2B39B5" w:rsidR="73219C85" w:rsidRPr="002C4EB2" w:rsidRDefault="00DA6ADC" w:rsidP="002C4EB2">
      <w:pPr>
        <w:jc w:val="both"/>
      </w:pPr>
      <w:r>
        <w:tab/>
        <w:t xml:space="preserve">Continuaram o caminho pela periferia virando </w:t>
      </w:r>
      <w:r w:rsidR="002C4EB2">
        <w:t>à</w:t>
      </w:r>
      <w:r>
        <w:t xml:space="preserve"> esquerda </w:t>
      </w:r>
      <w:r w:rsidR="00DE0500">
        <w:t>para pegar a saída para Forte Del Andes</w:t>
      </w:r>
      <w:r w:rsidR="000625CA">
        <w:t xml:space="preserve"> enquanto Rodrigues e Álvares permaneciam em silencio. </w:t>
      </w:r>
      <w:r w:rsidR="67BE188E" w:rsidRPr="00AC6FAF">
        <w:rPr>
          <w:rFonts w:ascii="Palatino Linotype" w:hAnsi="Palatino Linotype"/>
        </w:rPr>
        <w:t>Sobre a companhia de Álvares caia uma intensa chuva que respingavam nos vidros e que os faziam derrapar pela lama. Horas e mais horas haviam se passado, Álvares tinha se perdido pelos pensamentos tentava se lembrar de como que era o mundo sem guerra e sem casas nobres, era muito distante e quase cego aos olhos humanos e infelizmente não encontrou nada na vasta memória do passado que só olhava para o futuro, um futuro que pareceu distante, mas estava mais perto do presente e longe do passado.</w:t>
      </w:r>
    </w:p>
    <w:p w14:paraId="7508AD02" w14:textId="0F5AB42B" w:rsidR="67BE188E" w:rsidRPr="00AC6FAF" w:rsidRDefault="0847E0D1" w:rsidP="001B1090">
      <w:pPr>
        <w:ind w:firstLine="708"/>
        <w:jc w:val="both"/>
        <w:rPr>
          <w:rFonts w:ascii="Palatino Linotype" w:hAnsi="Palatino Linotype"/>
        </w:rPr>
      </w:pPr>
      <w:r w:rsidRPr="00AC6FAF">
        <w:rPr>
          <w:rFonts w:ascii="Palatino Linotype" w:hAnsi="Palatino Linotype"/>
        </w:rPr>
        <w:t xml:space="preserve">Todos os </w:t>
      </w:r>
      <w:r w:rsidR="11C7C246" w:rsidRPr="00AC6FAF">
        <w:rPr>
          <w:rFonts w:ascii="Palatino Linotype" w:hAnsi="Palatino Linotype"/>
        </w:rPr>
        <w:t>veículos</w:t>
      </w:r>
      <w:r w:rsidRPr="00AC6FAF">
        <w:rPr>
          <w:rFonts w:ascii="Palatino Linotype" w:hAnsi="Palatino Linotype"/>
        </w:rPr>
        <w:t xml:space="preserve"> haviam </w:t>
      </w:r>
      <w:r w:rsidR="7D992D99" w:rsidRPr="00AC6FAF">
        <w:rPr>
          <w:rFonts w:ascii="Palatino Linotype" w:hAnsi="Palatino Linotype"/>
        </w:rPr>
        <w:t xml:space="preserve">chegado </w:t>
      </w:r>
      <w:r w:rsidR="3170599C" w:rsidRPr="00AC6FAF">
        <w:rPr>
          <w:rFonts w:ascii="Palatino Linotype" w:hAnsi="Palatino Linotype"/>
        </w:rPr>
        <w:t>em</w:t>
      </w:r>
      <w:r w:rsidR="61228FDE" w:rsidRPr="00AC6FAF">
        <w:rPr>
          <w:rFonts w:ascii="Palatino Linotype" w:hAnsi="Palatino Linotype"/>
        </w:rPr>
        <w:t xml:space="preserve"> </w:t>
      </w:r>
      <w:r w:rsidR="04450C75" w:rsidRPr="00AC6FAF">
        <w:rPr>
          <w:rFonts w:ascii="Palatino Linotype" w:hAnsi="Palatino Linotype"/>
        </w:rPr>
        <w:t xml:space="preserve">Forte </w:t>
      </w:r>
      <w:r w:rsidR="2DEC6DFF" w:rsidRPr="00AC6FAF">
        <w:rPr>
          <w:rFonts w:ascii="Palatino Linotype" w:hAnsi="Palatino Linotype"/>
        </w:rPr>
        <w:t>Del</w:t>
      </w:r>
      <w:r w:rsidR="140ADAB9" w:rsidRPr="00AC6FAF">
        <w:rPr>
          <w:rFonts w:ascii="Palatino Linotype" w:hAnsi="Palatino Linotype"/>
        </w:rPr>
        <w:t xml:space="preserve"> </w:t>
      </w:r>
      <w:r w:rsidR="36EC5EDD" w:rsidRPr="00AC6FAF">
        <w:rPr>
          <w:rFonts w:ascii="Palatino Linotype" w:hAnsi="Palatino Linotype"/>
        </w:rPr>
        <w:t>Andes</w:t>
      </w:r>
      <w:r w:rsidR="2DDD863C" w:rsidRPr="00AC6FAF">
        <w:rPr>
          <w:rFonts w:ascii="Palatino Linotype" w:hAnsi="Palatino Linotype"/>
        </w:rPr>
        <w:t>,</w:t>
      </w:r>
      <w:r w:rsidR="77BF0753" w:rsidRPr="00AC6FAF">
        <w:rPr>
          <w:rFonts w:ascii="Palatino Linotype" w:hAnsi="Palatino Linotype"/>
        </w:rPr>
        <w:t xml:space="preserve"> Álvares</w:t>
      </w:r>
      <w:r w:rsidR="0CD841A3" w:rsidRPr="00AC6FAF">
        <w:rPr>
          <w:rFonts w:ascii="Palatino Linotype" w:hAnsi="Palatino Linotype"/>
        </w:rPr>
        <w:t xml:space="preserve"> olhava</w:t>
      </w:r>
      <w:r w:rsidR="36C655DE" w:rsidRPr="00AC6FAF">
        <w:rPr>
          <w:rFonts w:ascii="Palatino Linotype" w:hAnsi="Palatino Linotype"/>
        </w:rPr>
        <w:t xml:space="preserve"> para fora</w:t>
      </w:r>
      <w:r w:rsidR="7D4563B1" w:rsidRPr="00AC6FAF">
        <w:rPr>
          <w:rFonts w:ascii="Palatino Linotype" w:hAnsi="Palatino Linotype"/>
        </w:rPr>
        <w:t xml:space="preserve"> da </w:t>
      </w:r>
      <w:r w:rsidR="7F2BD5D0" w:rsidRPr="00AC6FAF">
        <w:rPr>
          <w:rFonts w:ascii="Palatino Linotype" w:hAnsi="Palatino Linotype"/>
        </w:rPr>
        <w:t xml:space="preserve">janela </w:t>
      </w:r>
      <w:r w:rsidR="3A9874EB" w:rsidRPr="00AC6FAF">
        <w:rPr>
          <w:rFonts w:ascii="Palatino Linotype" w:hAnsi="Palatino Linotype"/>
        </w:rPr>
        <w:t>e</w:t>
      </w:r>
      <w:r w:rsidR="136C3E50" w:rsidRPr="00AC6FAF">
        <w:rPr>
          <w:rFonts w:ascii="Palatino Linotype" w:hAnsi="Palatino Linotype"/>
        </w:rPr>
        <w:t xml:space="preserve"> via o sorriso </w:t>
      </w:r>
      <w:r w:rsidR="3782F380" w:rsidRPr="00AC6FAF">
        <w:rPr>
          <w:rFonts w:ascii="Palatino Linotype" w:hAnsi="Palatino Linotype"/>
        </w:rPr>
        <w:t xml:space="preserve">na cara das </w:t>
      </w:r>
      <w:r w:rsidR="509F78F4" w:rsidRPr="00AC6FAF">
        <w:rPr>
          <w:rFonts w:ascii="Palatino Linotype" w:hAnsi="Palatino Linotype"/>
        </w:rPr>
        <w:t xml:space="preserve">crianças </w:t>
      </w:r>
      <w:r w:rsidR="265EBB74" w:rsidRPr="00AC6FAF">
        <w:rPr>
          <w:rFonts w:ascii="Palatino Linotype" w:hAnsi="Palatino Linotype"/>
        </w:rPr>
        <w:t>e de suas</w:t>
      </w:r>
      <w:r w:rsidR="7784D3E5" w:rsidRPr="00AC6FAF">
        <w:rPr>
          <w:rFonts w:ascii="Palatino Linotype" w:hAnsi="Palatino Linotype"/>
        </w:rPr>
        <w:t xml:space="preserve"> </w:t>
      </w:r>
      <w:r w:rsidR="4C7CC356" w:rsidRPr="00AC6FAF">
        <w:rPr>
          <w:rFonts w:ascii="Palatino Linotype" w:hAnsi="Palatino Linotype"/>
        </w:rPr>
        <w:t>famílias</w:t>
      </w:r>
      <w:r w:rsidR="054B8B26" w:rsidRPr="00AC6FAF">
        <w:rPr>
          <w:rFonts w:ascii="Palatino Linotype" w:hAnsi="Palatino Linotype"/>
        </w:rPr>
        <w:t>,</w:t>
      </w:r>
      <w:r w:rsidR="4C7CC356" w:rsidRPr="00AC6FAF">
        <w:rPr>
          <w:rFonts w:ascii="Palatino Linotype" w:hAnsi="Palatino Linotype"/>
        </w:rPr>
        <w:t xml:space="preserve"> </w:t>
      </w:r>
      <w:r w:rsidR="39F29803" w:rsidRPr="00AC6FAF">
        <w:rPr>
          <w:rFonts w:ascii="Palatino Linotype" w:hAnsi="Palatino Linotype"/>
        </w:rPr>
        <w:t xml:space="preserve">bem </w:t>
      </w:r>
      <w:r w:rsidR="03CE4A79" w:rsidRPr="00AC6FAF">
        <w:rPr>
          <w:rFonts w:ascii="Palatino Linotype" w:hAnsi="Palatino Linotype"/>
        </w:rPr>
        <w:t xml:space="preserve">diferente da cidade </w:t>
      </w:r>
      <w:r w:rsidR="02259939" w:rsidRPr="00AC6FAF">
        <w:rPr>
          <w:rFonts w:ascii="Palatino Linotype" w:hAnsi="Palatino Linotype"/>
        </w:rPr>
        <w:t xml:space="preserve">anterior que </w:t>
      </w:r>
      <w:r w:rsidR="0E7BCC2C" w:rsidRPr="00AC6FAF">
        <w:rPr>
          <w:rFonts w:ascii="Palatino Linotype" w:hAnsi="Palatino Linotype"/>
        </w:rPr>
        <w:t xml:space="preserve">a </w:t>
      </w:r>
      <w:r w:rsidR="1FF4253F" w:rsidRPr="00AC6FAF">
        <w:rPr>
          <w:rFonts w:ascii="Palatino Linotype" w:hAnsi="Palatino Linotype"/>
        </w:rPr>
        <w:t>única</w:t>
      </w:r>
      <w:r w:rsidR="0E7BCC2C" w:rsidRPr="00AC6FAF">
        <w:rPr>
          <w:rFonts w:ascii="Palatino Linotype" w:hAnsi="Palatino Linotype"/>
        </w:rPr>
        <w:t xml:space="preserve"> coisa </w:t>
      </w:r>
      <w:r w:rsidR="507B67DC" w:rsidRPr="00AC6FAF">
        <w:rPr>
          <w:rFonts w:ascii="Palatino Linotype" w:hAnsi="Palatino Linotype"/>
        </w:rPr>
        <w:t xml:space="preserve">que viam era </w:t>
      </w:r>
      <w:r w:rsidR="721795A4" w:rsidRPr="00AC6FAF">
        <w:rPr>
          <w:rFonts w:ascii="Palatino Linotype" w:hAnsi="Palatino Linotype"/>
        </w:rPr>
        <w:t xml:space="preserve">tristeza e </w:t>
      </w:r>
      <w:r w:rsidR="43106FEE" w:rsidRPr="00AC6FAF">
        <w:rPr>
          <w:rFonts w:ascii="Palatino Linotype" w:hAnsi="Palatino Linotype"/>
        </w:rPr>
        <w:t>medo</w:t>
      </w:r>
      <w:r w:rsidR="3BB95376" w:rsidRPr="00AC6FAF">
        <w:rPr>
          <w:rFonts w:ascii="Palatino Linotype" w:hAnsi="Palatino Linotype"/>
        </w:rPr>
        <w:t>.</w:t>
      </w:r>
      <w:r w:rsidR="4C832D5C" w:rsidRPr="00AC6FAF">
        <w:rPr>
          <w:rFonts w:ascii="Palatino Linotype" w:hAnsi="Palatino Linotype"/>
        </w:rPr>
        <w:t xml:space="preserve"> </w:t>
      </w:r>
    </w:p>
    <w:p w14:paraId="5940A398" w14:textId="23849F08" w:rsidR="2DFCF0F3" w:rsidRPr="00AC6FAF" w:rsidRDefault="3CAC9758" w:rsidP="00154178">
      <w:pPr>
        <w:ind w:firstLine="708"/>
        <w:jc w:val="both"/>
        <w:rPr>
          <w:rFonts w:ascii="Palatino Linotype" w:hAnsi="Palatino Linotype"/>
        </w:rPr>
      </w:pPr>
      <w:r w:rsidRPr="00AC6FAF">
        <w:rPr>
          <w:rFonts w:ascii="Palatino Linotype" w:hAnsi="Palatino Linotype"/>
        </w:rPr>
        <w:t>-Quem são vocês</w:t>
      </w:r>
      <w:r w:rsidR="58034B23" w:rsidRPr="00AC6FAF">
        <w:rPr>
          <w:rFonts w:ascii="Palatino Linotype" w:hAnsi="Palatino Linotype"/>
        </w:rPr>
        <w:t xml:space="preserve">? </w:t>
      </w:r>
      <w:r w:rsidR="3DFE5A82" w:rsidRPr="00AC6FAF">
        <w:rPr>
          <w:rFonts w:ascii="Palatino Linotype" w:hAnsi="Palatino Linotype"/>
        </w:rPr>
        <w:t xml:space="preserve">- um cidadão perguntou enquanto Álvares </w:t>
      </w:r>
      <w:r w:rsidR="2B86F897" w:rsidRPr="00AC6FAF">
        <w:rPr>
          <w:rFonts w:ascii="Palatino Linotype" w:hAnsi="Palatino Linotype"/>
        </w:rPr>
        <w:t xml:space="preserve">saia do </w:t>
      </w:r>
      <w:r w:rsidR="04F259CF" w:rsidRPr="00AC6FAF">
        <w:rPr>
          <w:rFonts w:ascii="Palatino Linotype" w:hAnsi="Palatino Linotype"/>
        </w:rPr>
        <w:t>carro</w:t>
      </w:r>
      <w:r w:rsidR="0A0BD4B2" w:rsidRPr="00AC6FAF">
        <w:rPr>
          <w:rFonts w:ascii="Palatino Linotype" w:hAnsi="Palatino Linotype"/>
        </w:rPr>
        <w:t>.</w:t>
      </w:r>
    </w:p>
    <w:p w14:paraId="477067FF" w14:textId="56F323AF" w:rsidR="00F53775" w:rsidRPr="00AC6FAF" w:rsidRDefault="0056FCDB" w:rsidP="00154178">
      <w:pPr>
        <w:ind w:firstLine="708"/>
        <w:jc w:val="both"/>
        <w:rPr>
          <w:rFonts w:ascii="Palatino Linotype" w:hAnsi="Palatino Linotype"/>
        </w:rPr>
      </w:pPr>
      <w:r w:rsidRPr="00AC6FAF">
        <w:rPr>
          <w:rFonts w:ascii="Palatino Linotype" w:hAnsi="Palatino Linotype"/>
        </w:rPr>
        <w:t xml:space="preserve">-Eu </w:t>
      </w:r>
      <w:r w:rsidR="3A1CE488" w:rsidRPr="00AC6FAF">
        <w:rPr>
          <w:rFonts w:ascii="Palatino Linotype" w:hAnsi="Palatino Linotype"/>
        </w:rPr>
        <w:t>sou</w:t>
      </w:r>
      <w:r w:rsidR="004F1B7D" w:rsidRPr="00AC6FAF">
        <w:rPr>
          <w:rFonts w:ascii="Palatino Linotype" w:hAnsi="Palatino Linotype"/>
        </w:rPr>
        <w:t xml:space="preserve"> o Capitão</w:t>
      </w:r>
      <w:r w:rsidR="4E446C4F" w:rsidRPr="00AC6FAF">
        <w:rPr>
          <w:rFonts w:ascii="Palatino Linotype" w:hAnsi="Palatino Linotype"/>
        </w:rPr>
        <w:t xml:space="preserve"> </w:t>
      </w:r>
      <w:r w:rsidR="563A7F1C" w:rsidRPr="00AC6FAF">
        <w:rPr>
          <w:rFonts w:ascii="Palatino Linotype" w:hAnsi="Palatino Linotype"/>
        </w:rPr>
        <w:t>Álvares</w:t>
      </w:r>
      <w:r w:rsidR="5B1E4BB8" w:rsidRPr="00AC6FAF">
        <w:rPr>
          <w:rFonts w:ascii="Palatino Linotype" w:hAnsi="Palatino Linotype"/>
        </w:rPr>
        <w:t xml:space="preserve"> </w:t>
      </w:r>
      <w:r w:rsidR="004F1B7D" w:rsidRPr="00AC6FAF">
        <w:rPr>
          <w:rFonts w:ascii="Palatino Linotype" w:hAnsi="Palatino Linotype"/>
        </w:rPr>
        <w:t xml:space="preserve">do exército da Casa Menor Andes, </w:t>
      </w:r>
      <w:r w:rsidR="55E063D7" w:rsidRPr="00AC6FAF">
        <w:rPr>
          <w:rFonts w:ascii="Palatino Linotype" w:hAnsi="Palatino Linotype"/>
        </w:rPr>
        <w:t>e</w:t>
      </w:r>
      <w:r w:rsidR="041B7532" w:rsidRPr="00AC6FAF">
        <w:rPr>
          <w:rFonts w:ascii="Palatino Linotype" w:hAnsi="Palatino Linotype"/>
        </w:rPr>
        <w:t xml:space="preserve"> essa </w:t>
      </w:r>
      <w:r w:rsidR="77524DE4" w:rsidRPr="00AC6FAF">
        <w:rPr>
          <w:rFonts w:ascii="Palatino Linotype" w:hAnsi="Palatino Linotype"/>
        </w:rPr>
        <w:t xml:space="preserve">é minha </w:t>
      </w:r>
      <w:r w:rsidR="7179BCCE" w:rsidRPr="00AC6FAF">
        <w:rPr>
          <w:rFonts w:ascii="Palatino Linotype" w:hAnsi="Palatino Linotype"/>
        </w:rPr>
        <w:t>companhia</w:t>
      </w:r>
      <w:r w:rsidR="53E21A4A" w:rsidRPr="00AC6FAF">
        <w:rPr>
          <w:rFonts w:ascii="Palatino Linotype" w:hAnsi="Palatino Linotype"/>
        </w:rPr>
        <w:t>,</w:t>
      </w:r>
      <w:r w:rsidR="42CB1BF0" w:rsidRPr="00AC6FAF">
        <w:rPr>
          <w:rFonts w:ascii="Palatino Linotype" w:hAnsi="Palatino Linotype"/>
        </w:rPr>
        <w:t xml:space="preserve"> estamos </w:t>
      </w:r>
      <w:r w:rsidR="2EBFB446" w:rsidRPr="00AC6FAF">
        <w:rPr>
          <w:rFonts w:ascii="Palatino Linotype" w:hAnsi="Palatino Linotype"/>
        </w:rPr>
        <w:t xml:space="preserve">aqui </w:t>
      </w:r>
      <w:r w:rsidR="4A733B2D" w:rsidRPr="00AC6FAF">
        <w:rPr>
          <w:rFonts w:ascii="Palatino Linotype" w:hAnsi="Palatino Linotype"/>
        </w:rPr>
        <w:t>porque</w:t>
      </w:r>
      <w:r w:rsidR="6CC263CD" w:rsidRPr="00AC6FAF">
        <w:rPr>
          <w:rFonts w:ascii="Palatino Linotype" w:hAnsi="Palatino Linotype"/>
        </w:rPr>
        <w:t xml:space="preserve"> </w:t>
      </w:r>
      <w:r w:rsidR="42CC2610" w:rsidRPr="00AC6FAF">
        <w:rPr>
          <w:rFonts w:ascii="Palatino Linotype" w:hAnsi="Palatino Linotype"/>
        </w:rPr>
        <w:t xml:space="preserve">temos uma </w:t>
      </w:r>
      <w:r w:rsidR="70062DB2" w:rsidRPr="00AC6FAF">
        <w:rPr>
          <w:rFonts w:ascii="Palatino Linotype" w:hAnsi="Palatino Linotype"/>
        </w:rPr>
        <w:t>missão de</w:t>
      </w:r>
      <w:r w:rsidR="42CC2610" w:rsidRPr="00AC6FAF">
        <w:rPr>
          <w:rFonts w:ascii="Palatino Linotype" w:hAnsi="Palatino Linotype"/>
        </w:rPr>
        <w:t xml:space="preserve"> </w:t>
      </w:r>
      <w:r w:rsidR="52E3C9E4" w:rsidRPr="00AC6FAF">
        <w:rPr>
          <w:rFonts w:ascii="Palatino Linotype" w:hAnsi="Palatino Linotype"/>
        </w:rPr>
        <w:t>busca</w:t>
      </w:r>
      <w:r w:rsidR="290F85BF" w:rsidRPr="00AC6FAF">
        <w:rPr>
          <w:rFonts w:ascii="Palatino Linotype" w:hAnsi="Palatino Linotype"/>
        </w:rPr>
        <w:t>.</w:t>
      </w:r>
      <w:r w:rsidR="004F1B7D" w:rsidRPr="00AC6FAF">
        <w:rPr>
          <w:rFonts w:ascii="Palatino Linotype" w:hAnsi="Palatino Linotype"/>
        </w:rPr>
        <w:t xml:space="preserve"> -Disse </w:t>
      </w:r>
      <w:r w:rsidR="00BB5B39" w:rsidRPr="00AC6FAF">
        <w:rPr>
          <w:rFonts w:ascii="Palatino Linotype" w:hAnsi="Palatino Linotype"/>
        </w:rPr>
        <w:t>Álvares. -</w:t>
      </w:r>
      <w:r w:rsidR="00E6030E" w:rsidRPr="00AC6FAF">
        <w:rPr>
          <w:rFonts w:ascii="Palatino Linotype" w:hAnsi="Palatino Linotype"/>
        </w:rPr>
        <w:t xml:space="preserve"> </w:t>
      </w:r>
      <w:r w:rsidR="00BB5B39" w:rsidRPr="00AC6FAF">
        <w:rPr>
          <w:rFonts w:ascii="Palatino Linotype" w:hAnsi="Palatino Linotype"/>
        </w:rPr>
        <w:t>Precisamos</w:t>
      </w:r>
      <w:r w:rsidR="00E6030E" w:rsidRPr="00AC6FAF">
        <w:rPr>
          <w:rFonts w:ascii="Palatino Linotype" w:hAnsi="Palatino Linotype"/>
        </w:rPr>
        <w:t xml:space="preserve"> de um lugar para passar a noite</w:t>
      </w:r>
      <w:r w:rsidR="00F53775" w:rsidRPr="00AC6FAF">
        <w:rPr>
          <w:rFonts w:ascii="Palatino Linotype" w:hAnsi="Palatino Linotype"/>
        </w:rPr>
        <w:t xml:space="preserve"> </w:t>
      </w:r>
      <w:r w:rsidR="002D2D74" w:rsidRPr="00AC6FAF">
        <w:rPr>
          <w:rFonts w:ascii="Palatino Linotype" w:hAnsi="Palatino Linotype"/>
        </w:rPr>
        <w:t>pois vamos embora amanhã cedo.</w:t>
      </w:r>
    </w:p>
    <w:p w14:paraId="0D09D2ED" w14:textId="0FA7D3B3" w:rsidR="002D2D74" w:rsidRPr="00AC6FAF" w:rsidRDefault="002D2D74" w:rsidP="00154178">
      <w:pPr>
        <w:ind w:firstLine="708"/>
        <w:jc w:val="both"/>
        <w:rPr>
          <w:rFonts w:ascii="Palatino Linotype" w:hAnsi="Palatino Linotype"/>
        </w:rPr>
      </w:pPr>
      <w:r w:rsidRPr="00AC6FAF">
        <w:rPr>
          <w:rFonts w:ascii="Palatino Linotype" w:hAnsi="Palatino Linotype"/>
        </w:rPr>
        <w:t>-Claro</w:t>
      </w:r>
      <w:r w:rsidR="008A3CE2" w:rsidRPr="00AC6FAF">
        <w:rPr>
          <w:rFonts w:ascii="Palatino Linotype" w:hAnsi="Palatino Linotype"/>
        </w:rPr>
        <w:t xml:space="preserve">, temos um espaço para montar </w:t>
      </w:r>
      <w:r w:rsidR="00BB5B39" w:rsidRPr="00AC6FAF">
        <w:rPr>
          <w:rFonts w:ascii="Palatino Linotype" w:hAnsi="Palatino Linotype"/>
        </w:rPr>
        <w:t>acampamento se</w:t>
      </w:r>
      <w:r w:rsidR="00497D4F" w:rsidRPr="00AC6FAF">
        <w:rPr>
          <w:rFonts w:ascii="Palatino Linotype" w:hAnsi="Palatino Linotype"/>
        </w:rPr>
        <w:t xml:space="preserve"> isso for de seu agrado.</w:t>
      </w:r>
    </w:p>
    <w:p w14:paraId="73FC309B" w14:textId="7DB9D3CF" w:rsidR="73219C85" w:rsidRPr="00AC6FAF" w:rsidRDefault="00A70C72" w:rsidP="00154178">
      <w:pPr>
        <w:ind w:firstLine="708"/>
        <w:jc w:val="both"/>
        <w:rPr>
          <w:rFonts w:ascii="Palatino Linotype" w:hAnsi="Palatino Linotype"/>
        </w:rPr>
      </w:pPr>
      <w:r w:rsidRPr="00AC6FAF">
        <w:rPr>
          <w:rFonts w:ascii="Palatino Linotype" w:hAnsi="Palatino Linotype"/>
        </w:rPr>
        <w:t xml:space="preserve">- É </w:t>
      </w:r>
      <w:r w:rsidR="00BB5B39" w:rsidRPr="00AC6FAF">
        <w:rPr>
          <w:rFonts w:ascii="Palatino Linotype" w:hAnsi="Palatino Linotype"/>
        </w:rPr>
        <w:t>perfeito. -</w:t>
      </w:r>
      <w:r w:rsidR="00B35894" w:rsidRPr="00AC6FAF">
        <w:rPr>
          <w:rFonts w:ascii="Palatino Linotype" w:hAnsi="Palatino Linotype"/>
        </w:rPr>
        <w:t xml:space="preserve"> Álvares </w:t>
      </w:r>
      <w:r w:rsidR="004F6D98" w:rsidRPr="00AC6FAF">
        <w:rPr>
          <w:rFonts w:ascii="Palatino Linotype" w:hAnsi="Palatino Linotype"/>
        </w:rPr>
        <w:t xml:space="preserve">exclamou pegando sua mala e avisando </w:t>
      </w:r>
      <w:r w:rsidR="00DF6F6A" w:rsidRPr="00AC6FAF">
        <w:rPr>
          <w:rFonts w:ascii="Palatino Linotype" w:hAnsi="Palatino Linotype"/>
        </w:rPr>
        <w:t xml:space="preserve">aos tenentes para </w:t>
      </w:r>
      <w:r w:rsidR="00677656" w:rsidRPr="00AC6FAF">
        <w:rPr>
          <w:rFonts w:ascii="Palatino Linotype" w:hAnsi="Palatino Linotype"/>
        </w:rPr>
        <w:t xml:space="preserve">todos se reagruparem </w:t>
      </w:r>
      <w:r w:rsidR="003831E8" w:rsidRPr="00AC6FAF">
        <w:rPr>
          <w:rFonts w:ascii="Palatino Linotype" w:hAnsi="Palatino Linotype"/>
        </w:rPr>
        <w:t xml:space="preserve">e levantassem </w:t>
      </w:r>
      <w:r w:rsidR="00346CAD" w:rsidRPr="00AC6FAF">
        <w:rPr>
          <w:rFonts w:ascii="Palatino Linotype" w:hAnsi="Palatino Linotype"/>
        </w:rPr>
        <w:t>acampamento.</w:t>
      </w:r>
    </w:p>
    <w:p w14:paraId="5C31B9DE" w14:textId="3A121FFA" w:rsidR="00346CAD" w:rsidRPr="00AC6FAF" w:rsidRDefault="138EB6E9" w:rsidP="6C35FA63">
      <w:pPr>
        <w:jc w:val="both"/>
        <w:rPr>
          <w:rFonts w:ascii="Palatino Linotype" w:hAnsi="Palatino Linotype"/>
        </w:rPr>
      </w:pPr>
      <w:r w:rsidRPr="138EB6E9">
        <w:rPr>
          <w:rFonts w:ascii="Palatino Linotype" w:hAnsi="Palatino Linotype"/>
        </w:rPr>
        <w:lastRenderedPageBreak/>
        <w:t>Álvares</w:t>
      </w:r>
      <w:r w:rsidR="4CA06D2B" w:rsidRPr="4CA06D2B">
        <w:rPr>
          <w:rFonts w:ascii="Palatino Linotype" w:hAnsi="Palatino Linotype"/>
        </w:rPr>
        <w:t xml:space="preserve"> </w:t>
      </w:r>
      <w:r w:rsidR="02CABFDE" w:rsidRPr="02CABFDE">
        <w:rPr>
          <w:rFonts w:ascii="Palatino Linotype" w:hAnsi="Palatino Linotype"/>
        </w:rPr>
        <w:t xml:space="preserve">caminhou um </w:t>
      </w:r>
      <w:r w:rsidR="660AC68E" w:rsidRPr="660AC68E">
        <w:rPr>
          <w:rFonts w:ascii="Palatino Linotype" w:hAnsi="Palatino Linotype"/>
        </w:rPr>
        <w:t>pouco</w:t>
      </w:r>
      <w:r w:rsidR="472EE3BB" w:rsidRPr="472EE3BB">
        <w:rPr>
          <w:rFonts w:ascii="Palatino Linotype" w:hAnsi="Palatino Linotype"/>
        </w:rPr>
        <w:t xml:space="preserve">, </w:t>
      </w:r>
      <w:r w:rsidR="7DC644F7" w:rsidRPr="7DC644F7">
        <w:rPr>
          <w:rFonts w:ascii="Palatino Linotype" w:hAnsi="Palatino Linotype"/>
        </w:rPr>
        <w:t xml:space="preserve">viu ao seu lado um </w:t>
      </w:r>
      <w:r w:rsidR="5E7DDC48" w:rsidRPr="5E7DDC48">
        <w:rPr>
          <w:rFonts w:ascii="Palatino Linotype" w:hAnsi="Palatino Linotype"/>
        </w:rPr>
        <w:t>restaurante</w:t>
      </w:r>
      <w:r w:rsidR="18372D01" w:rsidRPr="18372D01">
        <w:rPr>
          <w:rFonts w:ascii="Palatino Linotype" w:hAnsi="Palatino Linotype"/>
        </w:rPr>
        <w:t xml:space="preserve">, com </w:t>
      </w:r>
      <w:r w:rsidR="30FC37E3" w:rsidRPr="30FC37E3">
        <w:rPr>
          <w:rFonts w:ascii="Palatino Linotype" w:hAnsi="Palatino Linotype"/>
        </w:rPr>
        <w:t>estruturas</w:t>
      </w:r>
      <w:r w:rsidR="472EE3BB" w:rsidRPr="472EE3BB">
        <w:rPr>
          <w:rFonts w:ascii="Palatino Linotype" w:hAnsi="Palatino Linotype"/>
        </w:rPr>
        <w:t xml:space="preserve"> </w:t>
      </w:r>
      <w:r w:rsidR="01EE95E0" w:rsidRPr="01EE95E0">
        <w:rPr>
          <w:rFonts w:ascii="Palatino Linotype" w:hAnsi="Palatino Linotype"/>
        </w:rPr>
        <w:t xml:space="preserve">feitas com </w:t>
      </w:r>
      <w:r w:rsidR="42675F20" w:rsidRPr="42675F20">
        <w:rPr>
          <w:rFonts w:ascii="Palatino Linotype" w:hAnsi="Palatino Linotype"/>
        </w:rPr>
        <w:t xml:space="preserve">tijolo e </w:t>
      </w:r>
      <w:r w:rsidR="37DE7025" w:rsidRPr="37DE7025">
        <w:rPr>
          <w:rFonts w:ascii="Palatino Linotype" w:hAnsi="Palatino Linotype"/>
        </w:rPr>
        <w:t xml:space="preserve">pintado de </w:t>
      </w:r>
      <w:r w:rsidR="52F32D39" w:rsidRPr="52F32D39">
        <w:rPr>
          <w:rFonts w:ascii="Palatino Linotype" w:hAnsi="Palatino Linotype"/>
        </w:rPr>
        <w:t>branco</w:t>
      </w:r>
      <w:r w:rsidR="1E0AA17A" w:rsidRPr="1E0AA17A">
        <w:rPr>
          <w:rFonts w:ascii="Palatino Linotype" w:hAnsi="Palatino Linotype"/>
        </w:rPr>
        <w:t xml:space="preserve"> onde subia </w:t>
      </w:r>
      <w:r w:rsidR="704B9457" w:rsidRPr="704B9457">
        <w:rPr>
          <w:rFonts w:ascii="Palatino Linotype" w:hAnsi="Palatino Linotype"/>
        </w:rPr>
        <w:t xml:space="preserve">uma grande </w:t>
      </w:r>
      <w:r w:rsidR="1B8CF9E4" w:rsidRPr="1B8CF9E4">
        <w:rPr>
          <w:rFonts w:ascii="Palatino Linotype" w:hAnsi="Palatino Linotype"/>
        </w:rPr>
        <w:t>coluna</w:t>
      </w:r>
      <w:r w:rsidR="1803EF73" w:rsidRPr="1803EF73">
        <w:rPr>
          <w:rFonts w:ascii="Palatino Linotype" w:hAnsi="Palatino Linotype"/>
        </w:rPr>
        <w:t xml:space="preserve"> que </w:t>
      </w:r>
      <w:r w:rsidR="08D6E5E9" w:rsidRPr="08D6E5E9">
        <w:rPr>
          <w:rFonts w:ascii="Palatino Linotype" w:hAnsi="Palatino Linotype"/>
        </w:rPr>
        <w:t>segurava a parte</w:t>
      </w:r>
      <w:r w:rsidR="50225C56" w:rsidRPr="50225C56">
        <w:rPr>
          <w:rFonts w:ascii="Palatino Linotype" w:hAnsi="Palatino Linotype"/>
        </w:rPr>
        <w:t xml:space="preserve"> do segundo </w:t>
      </w:r>
      <w:r w:rsidR="3BCF3816" w:rsidRPr="3BCF3816">
        <w:rPr>
          <w:rFonts w:ascii="Palatino Linotype" w:hAnsi="Palatino Linotype"/>
        </w:rPr>
        <w:t>andar</w:t>
      </w:r>
      <w:r w:rsidR="25516E43" w:rsidRPr="25516E43">
        <w:rPr>
          <w:rFonts w:ascii="Palatino Linotype" w:hAnsi="Palatino Linotype"/>
        </w:rPr>
        <w:t xml:space="preserve">, </w:t>
      </w:r>
      <w:r w:rsidR="10C02D30" w:rsidRPr="10C02D30">
        <w:rPr>
          <w:rFonts w:ascii="Palatino Linotype" w:hAnsi="Palatino Linotype"/>
        </w:rPr>
        <w:t xml:space="preserve">ele ficou </w:t>
      </w:r>
      <w:r w:rsidR="6E85DEC6" w:rsidRPr="6E85DEC6">
        <w:rPr>
          <w:rFonts w:ascii="Palatino Linotype" w:hAnsi="Palatino Linotype"/>
        </w:rPr>
        <w:t>impressionado com</w:t>
      </w:r>
      <w:r w:rsidR="6C63E42B" w:rsidRPr="6C63E42B">
        <w:rPr>
          <w:rFonts w:ascii="Palatino Linotype" w:hAnsi="Palatino Linotype"/>
        </w:rPr>
        <w:t xml:space="preserve"> a fila</w:t>
      </w:r>
      <w:r w:rsidR="2B55AF7A" w:rsidRPr="2B55AF7A">
        <w:rPr>
          <w:rFonts w:ascii="Palatino Linotype" w:hAnsi="Palatino Linotype"/>
        </w:rPr>
        <w:t xml:space="preserve"> de </w:t>
      </w:r>
      <w:r w:rsidR="0FC1E1E3" w:rsidRPr="0FC1E1E3">
        <w:rPr>
          <w:rFonts w:ascii="Palatino Linotype" w:hAnsi="Palatino Linotype"/>
        </w:rPr>
        <w:t xml:space="preserve">pessoas que </w:t>
      </w:r>
      <w:r w:rsidR="32B74045" w:rsidRPr="32B74045">
        <w:rPr>
          <w:rFonts w:ascii="Palatino Linotype" w:hAnsi="Palatino Linotype"/>
        </w:rPr>
        <w:t>esperavam para ser</w:t>
      </w:r>
      <w:r w:rsidR="67550063" w:rsidRPr="67550063">
        <w:rPr>
          <w:rFonts w:ascii="Palatino Linotype" w:hAnsi="Palatino Linotype"/>
        </w:rPr>
        <w:t xml:space="preserve"> </w:t>
      </w:r>
      <w:r w:rsidR="2F95436D" w:rsidRPr="2F95436D">
        <w:rPr>
          <w:rFonts w:ascii="Palatino Linotype" w:hAnsi="Palatino Linotype"/>
        </w:rPr>
        <w:t xml:space="preserve">atendidas </w:t>
      </w:r>
      <w:r w:rsidR="49664A84" w:rsidRPr="49664A84">
        <w:rPr>
          <w:rFonts w:ascii="Palatino Linotype" w:hAnsi="Palatino Linotype"/>
        </w:rPr>
        <w:t xml:space="preserve">que </w:t>
      </w:r>
      <w:r w:rsidR="552FE632" w:rsidRPr="552FE632">
        <w:rPr>
          <w:rFonts w:ascii="Palatino Linotype" w:hAnsi="Palatino Linotype"/>
        </w:rPr>
        <w:t>impressionantemente</w:t>
      </w:r>
      <w:r w:rsidR="7F2AEF33" w:rsidRPr="7F2AEF33">
        <w:rPr>
          <w:rFonts w:ascii="Palatino Linotype" w:hAnsi="Palatino Linotype"/>
        </w:rPr>
        <w:t xml:space="preserve"> ocupavam</w:t>
      </w:r>
      <w:r w:rsidR="15FA288C" w:rsidRPr="15FA288C">
        <w:rPr>
          <w:rFonts w:ascii="Palatino Linotype" w:hAnsi="Palatino Linotype"/>
        </w:rPr>
        <w:t xml:space="preserve"> quase</w:t>
      </w:r>
      <w:r w:rsidR="19A04BBC" w:rsidRPr="19A04BBC">
        <w:rPr>
          <w:rFonts w:ascii="Palatino Linotype" w:hAnsi="Palatino Linotype"/>
        </w:rPr>
        <w:t xml:space="preserve"> toda a </w:t>
      </w:r>
      <w:r w:rsidR="0894E3EE" w:rsidRPr="0894E3EE">
        <w:rPr>
          <w:rFonts w:ascii="Palatino Linotype" w:hAnsi="Palatino Linotype"/>
        </w:rPr>
        <w:t>esquina.</w:t>
      </w:r>
      <w:r w:rsidR="2E6D59DA" w:rsidRPr="2E6D59DA">
        <w:rPr>
          <w:rFonts w:ascii="Palatino Linotype" w:hAnsi="Palatino Linotype"/>
        </w:rPr>
        <w:t xml:space="preserve"> </w:t>
      </w:r>
      <w:r w:rsidR="4385B8F0" w:rsidRPr="4385B8F0">
        <w:rPr>
          <w:rFonts w:ascii="Palatino Linotype" w:hAnsi="Palatino Linotype"/>
        </w:rPr>
        <w:t xml:space="preserve">Andou mais um pouco e </w:t>
      </w:r>
      <w:r w:rsidR="2403A076" w:rsidRPr="2403A076">
        <w:rPr>
          <w:rFonts w:ascii="Palatino Linotype" w:hAnsi="Palatino Linotype"/>
        </w:rPr>
        <w:t xml:space="preserve">viu </w:t>
      </w:r>
      <w:r w:rsidR="743B4D04" w:rsidRPr="743B4D04">
        <w:rPr>
          <w:rFonts w:ascii="Palatino Linotype" w:hAnsi="Palatino Linotype"/>
        </w:rPr>
        <w:t>que quase</w:t>
      </w:r>
      <w:r w:rsidR="63820CF0" w:rsidRPr="63820CF0">
        <w:rPr>
          <w:rFonts w:ascii="Palatino Linotype" w:hAnsi="Palatino Linotype"/>
        </w:rPr>
        <w:t xml:space="preserve"> todas as </w:t>
      </w:r>
      <w:r w:rsidR="1E9F3247" w:rsidRPr="1E9F3247">
        <w:rPr>
          <w:rFonts w:ascii="Palatino Linotype" w:hAnsi="Palatino Linotype"/>
        </w:rPr>
        <w:t xml:space="preserve">casas eram </w:t>
      </w:r>
      <w:r w:rsidR="49CEF68B" w:rsidRPr="49CEF68B">
        <w:rPr>
          <w:rFonts w:ascii="Palatino Linotype" w:hAnsi="Palatino Linotype"/>
        </w:rPr>
        <w:t xml:space="preserve">iguais </w:t>
      </w:r>
      <w:r w:rsidR="7CB689CA" w:rsidRPr="7CB689CA">
        <w:rPr>
          <w:rFonts w:ascii="Palatino Linotype" w:hAnsi="Palatino Linotype"/>
        </w:rPr>
        <w:t>e</w:t>
      </w:r>
      <w:r w:rsidR="5ACDC31D" w:rsidRPr="5ACDC31D">
        <w:rPr>
          <w:rFonts w:ascii="Palatino Linotype" w:hAnsi="Palatino Linotype"/>
        </w:rPr>
        <w:t xml:space="preserve"> as </w:t>
      </w:r>
      <w:r w:rsidR="6C3F0167" w:rsidRPr="6C3F0167">
        <w:rPr>
          <w:rFonts w:ascii="Palatino Linotype" w:hAnsi="Palatino Linotype"/>
        </w:rPr>
        <w:t>expressões</w:t>
      </w:r>
      <w:r w:rsidR="65DB424F" w:rsidRPr="65DB424F">
        <w:rPr>
          <w:rFonts w:ascii="Palatino Linotype" w:hAnsi="Palatino Linotype"/>
        </w:rPr>
        <w:t xml:space="preserve"> </w:t>
      </w:r>
      <w:r w:rsidR="2A5850D0" w:rsidRPr="2A5850D0">
        <w:rPr>
          <w:rFonts w:ascii="Palatino Linotype" w:hAnsi="Palatino Linotype"/>
        </w:rPr>
        <w:t xml:space="preserve">dos </w:t>
      </w:r>
      <w:r w:rsidR="575AD92E" w:rsidRPr="575AD92E">
        <w:rPr>
          <w:rFonts w:ascii="Palatino Linotype" w:hAnsi="Palatino Linotype"/>
        </w:rPr>
        <w:t>cidadãos</w:t>
      </w:r>
      <w:r w:rsidR="2A5850D0" w:rsidRPr="2A5850D0">
        <w:rPr>
          <w:rFonts w:ascii="Palatino Linotype" w:hAnsi="Palatino Linotype"/>
        </w:rPr>
        <w:t xml:space="preserve"> </w:t>
      </w:r>
      <w:r w:rsidR="6CA038A8" w:rsidRPr="6CA038A8">
        <w:rPr>
          <w:rFonts w:ascii="Palatino Linotype" w:hAnsi="Palatino Linotype"/>
        </w:rPr>
        <w:t>também</w:t>
      </w:r>
      <w:r w:rsidR="1B1021EF" w:rsidRPr="1B1021EF">
        <w:rPr>
          <w:rFonts w:ascii="Palatino Linotype" w:hAnsi="Palatino Linotype"/>
        </w:rPr>
        <w:t>.</w:t>
      </w:r>
      <w:r w:rsidR="4031C957" w:rsidRPr="4031C957">
        <w:rPr>
          <w:rFonts w:ascii="Palatino Linotype" w:hAnsi="Palatino Linotype"/>
        </w:rPr>
        <w:t xml:space="preserve"> </w:t>
      </w:r>
      <w:r w:rsidR="0A2030BB" w:rsidRPr="0A2030BB">
        <w:rPr>
          <w:rFonts w:ascii="Palatino Linotype" w:hAnsi="Palatino Linotype"/>
        </w:rPr>
        <w:t>“</w:t>
      </w:r>
      <w:r w:rsidR="26DE3ABD" w:rsidRPr="26DE3ABD">
        <w:rPr>
          <w:rFonts w:ascii="Palatino Linotype" w:hAnsi="Palatino Linotype"/>
        </w:rPr>
        <w:t>Há</w:t>
      </w:r>
      <w:r w:rsidR="3881C05E" w:rsidRPr="3881C05E">
        <w:rPr>
          <w:rFonts w:ascii="Palatino Linotype" w:hAnsi="Palatino Linotype"/>
        </w:rPr>
        <w:t xml:space="preserve"> </w:t>
      </w:r>
      <w:r w:rsidR="3C4B6EF0" w:rsidRPr="3C4B6EF0">
        <w:rPr>
          <w:rFonts w:ascii="Palatino Linotype" w:hAnsi="Palatino Linotype"/>
        </w:rPr>
        <w:t>muito tempo</w:t>
      </w:r>
      <w:r w:rsidR="6865B05E" w:rsidRPr="6865B05E">
        <w:rPr>
          <w:rFonts w:ascii="Palatino Linotype" w:hAnsi="Palatino Linotype"/>
        </w:rPr>
        <w:t xml:space="preserve"> </w:t>
      </w:r>
      <w:r w:rsidR="3CD6E7C0" w:rsidRPr="3CD6E7C0">
        <w:rPr>
          <w:rFonts w:ascii="Palatino Linotype" w:hAnsi="Palatino Linotype"/>
        </w:rPr>
        <w:t>que</w:t>
      </w:r>
      <w:r w:rsidR="3C4B6EF0" w:rsidRPr="3C4B6EF0">
        <w:rPr>
          <w:rFonts w:ascii="Palatino Linotype" w:hAnsi="Palatino Linotype"/>
        </w:rPr>
        <w:t xml:space="preserve"> </w:t>
      </w:r>
      <w:r w:rsidR="2EDB9F1A" w:rsidRPr="2EDB9F1A">
        <w:rPr>
          <w:rFonts w:ascii="Palatino Linotype" w:hAnsi="Palatino Linotype"/>
        </w:rPr>
        <w:t>não</w:t>
      </w:r>
      <w:r w:rsidR="3D18D148" w:rsidRPr="3D18D148">
        <w:rPr>
          <w:rFonts w:ascii="Palatino Linotype" w:hAnsi="Palatino Linotype"/>
        </w:rPr>
        <w:t xml:space="preserve"> vejo pessoas </w:t>
      </w:r>
      <w:r w:rsidR="2EDB9F1A" w:rsidRPr="2EDB9F1A">
        <w:rPr>
          <w:rFonts w:ascii="Palatino Linotype" w:hAnsi="Palatino Linotype"/>
        </w:rPr>
        <w:t>tão</w:t>
      </w:r>
      <w:r w:rsidR="3D18D148" w:rsidRPr="3D18D148">
        <w:rPr>
          <w:rFonts w:ascii="Palatino Linotype" w:hAnsi="Palatino Linotype"/>
        </w:rPr>
        <w:t xml:space="preserve"> </w:t>
      </w:r>
      <w:r w:rsidR="105D3B9C" w:rsidRPr="105D3B9C">
        <w:rPr>
          <w:rFonts w:ascii="Palatino Linotype" w:hAnsi="Palatino Linotype"/>
        </w:rPr>
        <w:t xml:space="preserve">felizes </w:t>
      </w:r>
      <w:r w:rsidR="52408E7C" w:rsidRPr="52408E7C">
        <w:rPr>
          <w:rFonts w:ascii="Palatino Linotype" w:hAnsi="Palatino Linotype"/>
        </w:rPr>
        <w:t>assim</w:t>
      </w:r>
      <w:r w:rsidR="481FBF50" w:rsidRPr="481FBF50">
        <w:rPr>
          <w:rFonts w:ascii="Palatino Linotype" w:hAnsi="Palatino Linotype"/>
        </w:rPr>
        <w:t>,</w:t>
      </w:r>
      <w:r w:rsidR="2FE01DE3" w:rsidRPr="2FE01DE3">
        <w:rPr>
          <w:rFonts w:ascii="Palatino Linotype" w:hAnsi="Palatino Linotype"/>
        </w:rPr>
        <w:t xml:space="preserve"> acho</w:t>
      </w:r>
      <w:r w:rsidR="7E62FC6A" w:rsidRPr="7E62FC6A">
        <w:rPr>
          <w:rFonts w:ascii="Palatino Linotype" w:hAnsi="Palatino Linotype"/>
        </w:rPr>
        <w:t xml:space="preserve"> que </w:t>
      </w:r>
      <w:r w:rsidR="020355FC" w:rsidRPr="020355FC">
        <w:rPr>
          <w:rFonts w:ascii="Palatino Linotype" w:hAnsi="Palatino Linotype"/>
        </w:rPr>
        <w:t xml:space="preserve">desde </w:t>
      </w:r>
      <w:r w:rsidR="72F4AA99" w:rsidRPr="72F4AA99">
        <w:rPr>
          <w:rFonts w:ascii="Palatino Linotype" w:hAnsi="Palatino Linotype"/>
        </w:rPr>
        <w:t xml:space="preserve">que </w:t>
      </w:r>
      <w:r w:rsidR="019E5AB4" w:rsidRPr="019E5AB4">
        <w:rPr>
          <w:rFonts w:ascii="Palatino Linotype" w:hAnsi="Palatino Linotype"/>
        </w:rPr>
        <w:t>começou a guerra</w:t>
      </w:r>
      <w:r w:rsidR="35010E9C" w:rsidRPr="35010E9C">
        <w:rPr>
          <w:rFonts w:ascii="Palatino Linotype" w:hAnsi="Palatino Linotype"/>
        </w:rPr>
        <w:t>”</w:t>
      </w:r>
      <w:r w:rsidR="5626E03E" w:rsidRPr="5626E03E">
        <w:rPr>
          <w:rFonts w:ascii="Palatino Linotype" w:hAnsi="Palatino Linotype"/>
        </w:rPr>
        <w:t xml:space="preserve"> pensou </w:t>
      </w:r>
      <w:r w:rsidR="0F343E80" w:rsidRPr="0F343E80">
        <w:rPr>
          <w:rFonts w:ascii="Palatino Linotype" w:hAnsi="Palatino Linotype"/>
        </w:rPr>
        <w:t xml:space="preserve">alvares </w:t>
      </w:r>
      <w:r w:rsidR="45A1D731" w:rsidRPr="45A1D731">
        <w:rPr>
          <w:rFonts w:ascii="Palatino Linotype" w:hAnsi="Palatino Linotype"/>
        </w:rPr>
        <w:t xml:space="preserve">enquanto </w:t>
      </w:r>
      <w:r w:rsidR="6A73115F" w:rsidRPr="6A73115F">
        <w:rPr>
          <w:rFonts w:ascii="Palatino Linotype" w:hAnsi="Palatino Linotype"/>
        </w:rPr>
        <w:t>voltava</w:t>
      </w:r>
      <w:r w:rsidR="458FDEBC" w:rsidRPr="458FDEBC">
        <w:rPr>
          <w:rFonts w:ascii="Palatino Linotype" w:hAnsi="Palatino Linotype"/>
        </w:rPr>
        <w:t xml:space="preserve"> a se </w:t>
      </w:r>
      <w:r w:rsidR="513D0F2D" w:rsidRPr="513D0F2D">
        <w:rPr>
          <w:rFonts w:ascii="Palatino Linotype" w:hAnsi="Palatino Linotype"/>
        </w:rPr>
        <w:t>encontrar</w:t>
      </w:r>
      <w:r w:rsidR="28D82CB3" w:rsidRPr="28D82CB3">
        <w:rPr>
          <w:rFonts w:ascii="Palatino Linotype" w:hAnsi="Palatino Linotype"/>
        </w:rPr>
        <w:t xml:space="preserve"> com sua </w:t>
      </w:r>
      <w:r w:rsidR="6D67C2DD" w:rsidRPr="6D67C2DD">
        <w:rPr>
          <w:rFonts w:ascii="Palatino Linotype" w:hAnsi="Palatino Linotype"/>
        </w:rPr>
        <w:t>companhia.</w:t>
      </w:r>
    </w:p>
    <w:p w14:paraId="06FF2618" w14:textId="754EF2D1" w:rsidR="00346CAD" w:rsidRPr="00AC6FAF" w:rsidRDefault="00EF6160" w:rsidP="00DF089B">
      <w:pPr>
        <w:ind w:firstLine="708"/>
        <w:jc w:val="both"/>
        <w:rPr>
          <w:rFonts w:ascii="Palatino Linotype" w:hAnsi="Palatino Linotype"/>
        </w:rPr>
      </w:pPr>
      <w:r w:rsidRPr="00AC6FAF">
        <w:rPr>
          <w:rFonts w:ascii="Palatino Linotype" w:hAnsi="Palatino Linotype"/>
        </w:rPr>
        <w:t>Á noite caia sobre o acampamento</w:t>
      </w:r>
      <w:r w:rsidR="004F7CA9" w:rsidRPr="00AC6FAF">
        <w:rPr>
          <w:rFonts w:ascii="Palatino Linotype" w:hAnsi="Palatino Linotype"/>
        </w:rPr>
        <w:t xml:space="preserve"> e a lua cheia começara a aparecer. Álvares </w:t>
      </w:r>
      <w:r w:rsidR="00AD3C56" w:rsidRPr="00AC6FAF">
        <w:rPr>
          <w:rFonts w:ascii="Palatino Linotype" w:hAnsi="Palatino Linotype"/>
        </w:rPr>
        <w:t xml:space="preserve">estava dentro de sua cabana comendo um sanduíche que </w:t>
      </w:r>
      <w:r w:rsidR="00916F94" w:rsidRPr="00AC6FAF">
        <w:rPr>
          <w:rFonts w:ascii="Palatino Linotype" w:hAnsi="Palatino Linotype"/>
        </w:rPr>
        <w:t>sua própria companhia</w:t>
      </w:r>
      <w:r w:rsidR="005965EA" w:rsidRPr="00AC6FAF">
        <w:rPr>
          <w:rFonts w:ascii="Palatino Linotype" w:hAnsi="Palatino Linotype"/>
        </w:rPr>
        <w:t xml:space="preserve"> havia </w:t>
      </w:r>
      <w:r w:rsidR="00916F94" w:rsidRPr="00AC6FAF">
        <w:rPr>
          <w:rFonts w:ascii="Palatino Linotype" w:hAnsi="Palatino Linotype"/>
        </w:rPr>
        <w:t xml:space="preserve">feito. Se trocou e escovou </w:t>
      </w:r>
      <w:r w:rsidR="003C4091" w:rsidRPr="00AC6FAF">
        <w:rPr>
          <w:rFonts w:ascii="Palatino Linotype" w:hAnsi="Palatino Linotype"/>
        </w:rPr>
        <w:t>os dentes</w:t>
      </w:r>
      <w:r w:rsidR="00782A3B" w:rsidRPr="00AC6FAF">
        <w:rPr>
          <w:rFonts w:ascii="Palatino Linotype" w:hAnsi="Palatino Linotype"/>
        </w:rPr>
        <w:t xml:space="preserve"> </w:t>
      </w:r>
      <w:r w:rsidR="006270BF" w:rsidRPr="00AC6FAF">
        <w:rPr>
          <w:rFonts w:ascii="Palatino Linotype" w:hAnsi="Palatino Linotype"/>
        </w:rPr>
        <w:t xml:space="preserve">passou pela cama e automaticamente lhe deu vontade de </w:t>
      </w:r>
      <w:r w:rsidR="007D2DF5" w:rsidRPr="00AC6FAF">
        <w:rPr>
          <w:rFonts w:ascii="Palatino Linotype" w:hAnsi="Palatino Linotype"/>
        </w:rPr>
        <w:t>se deitar</w:t>
      </w:r>
      <w:ins w:id="30" w:author="Microsoft Word" w:date="2025-04-19T15:24:00Z" w16du:dateUtc="2025-04-19T18:24:00Z">
        <w:r w:rsidR="00DF089B" w:rsidRPr="00AC6FAF">
          <w:rPr>
            <w:rFonts w:ascii="Palatino Linotype" w:hAnsi="Palatino Linotype"/>
          </w:rPr>
          <w:t>,</w:t>
        </w:r>
      </w:ins>
      <w:r w:rsidR="006270BF" w:rsidRPr="00AC6FAF">
        <w:rPr>
          <w:rFonts w:ascii="Palatino Linotype" w:hAnsi="Palatino Linotype"/>
        </w:rPr>
        <w:t xml:space="preserve"> mas tinha que ter uma conversa </w:t>
      </w:r>
      <w:r w:rsidR="00936348" w:rsidRPr="00AC6FAF">
        <w:rPr>
          <w:rFonts w:ascii="Palatino Linotype" w:hAnsi="Palatino Linotype"/>
        </w:rPr>
        <w:t xml:space="preserve">com os tenentes antes de poder </w:t>
      </w:r>
      <w:r w:rsidR="00F51802" w:rsidRPr="00AC6FAF">
        <w:rPr>
          <w:rFonts w:ascii="Palatino Linotype" w:hAnsi="Palatino Linotype"/>
        </w:rPr>
        <w:t xml:space="preserve">descansar. </w:t>
      </w:r>
    </w:p>
    <w:p w14:paraId="0A37BC8F" w14:textId="62240C64" w:rsidR="00FE76D0" w:rsidRPr="00AC6FAF" w:rsidRDefault="00FE76D0" w:rsidP="00154178">
      <w:pPr>
        <w:ind w:firstLine="708"/>
        <w:jc w:val="both"/>
        <w:rPr>
          <w:rFonts w:ascii="Palatino Linotype" w:hAnsi="Palatino Linotype"/>
        </w:rPr>
      </w:pPr>
      <w:r w:rsidRPr="00AC6FAF">
        <w:rPr>
          <w:rFonts w:ascii="Palatino Linotype" w:hAnsi="Palatino Linotype"/>
        </w:rPr>
        <w:t xml:space="preserve">-Partiremos as cinco da manhã </w:t>
      </w:r>
      <w:r w:rsidR="006F2BBC" w:rsidRPr="00AC6FAF">
        <w:rPr>
          <w:rFonts w:ascii="Palatino Linotype" w:hAnsi="Palatino Linotype"/>
        </w:rPr>
        <w:t xml:space="preserve">então quero todos acordados as </w:t>
      </w:r>
      <w:r w:rsidR="009900E6" w:rsidRPr="00AC6FAF">
        <w:rPr>
          <w:rFonts w:ascii="Palatino Linotype" w:hAnsi="Palatino Linotype"/>
        </w:rPr>
        <w:t>quatro</w:t>
      </w:r>
      <w:r w:rsidR="000077FD" w:rsidRPr="00AC6FAF">
        <w:rPr>
          <w:rFonts w:ascii="Palatino Linotype" w:hAnsi="Palatino Linotype"/>
        </w:rPr>
        <w:t>.</w:t>
      </w:r>
      <w:r w:rsidR="4E08DE22" w:rsidRPr="4E08DE22">
        <w:rPr>
          <w:rFonts w:ascii="Palatino Linotype" w:hAnsi="Palatino Linotype"/>
        </w:rPr>
        <w:t xml:space="preserve"> -</w:t>
      </w:r>
      <w:r w:rsidR="64ED7372" w:rsidRPr="64ED7372">
        <w:rPr>
          <w:rFonts w:ascii="Palatino Linotype" w:hAnsi="Palatino Linotype"/>
        </w:rPr>
        <w:t xml:space="preserve">falou </w:t>
      </w:r>
      <w:r w:rsidR="475A62D2" w:rsidRPr="475A62D2">
        <w:rPr>
          <w:rFonts w:ascii="Palatino Linotype" w:hAnsi="Palatino Linotype"/>
        </w:rPr>
        <w:t>Álvares</w:t>
      </w:r>
      <w:r w:rsidR="5D759459" w:rsidRPr="5D759459">
        <w:rPr>
          <w:rFonts w:ascii="Palatino Linotype" w:hAnsi="Palatino Linotype"/>
        </w:rPr>
        <w:t>.</w:t>
      </w:r>
    </w:p>
    <w:p w14:paraId="04991CBB" w14:textId="4E776914" w:rsidR="000077FD" w:rsidRPr="00AC6FAF" w:rsidRDefault="00DE4B6E" w:rsidP="00154178">
      <w:pPr>
        <w:ind w:firstLine="708"/>
        <w:jc w:val="both"/>
        <w:rPr>
          <w:rFonts w:ascii="Palatino Linotype" w:hAnsi="Palatino Linotype"/>
        </w:rPr>
      </w:pPr>
      <w:r w:rsidRPr="00AC6FAF">
        <w:rPr>
          <w:rFonts w:ascii="Palatino Linotype" w:hAnsi="Palatino Linotype"/>
        </w:rPr>
        <w:t>-</w:t>
      </w:r>
      <w:r w:rsidR="000077FD" w:rsidRPr="00AC6FAF">
        <w:rPr>
          <w:rFonts w:ascii="Palatino Linotype" w:hAnsi="Palatino Linotype"/>
        </w:rPr>
        <w:t xml:space="preserve">Ok </w:t>
      </w:r>
      <w:r w:rsidR="007D2DF5" w:rsidRPr="00AC6FAF">
        <w:rPr>
          <w:rFonts w:ascii="Palatino Linotype" w:hAnsi="Palatino Linotype"/>
        </w:rPr>
        <w:t>senhor,</w:t>
      </w:r>
      <w:r w:rsidR="000077FD" w:rsidRPr="00AC6FAF">
        <w:rPr>
          <w:rFonts w:ascii="Palatino Linotype" w:hAnsi="Palatino Linotype"/>
        </w:rPr>
        <w:t xml:space="preserve"> mas por onde passaremos</w:t>
      </w:r>
      <w:r w:rsidRPr="00AC6FAF">
        <w:rPr>
          <w:rFonts w:ascii="Palatino Linotype" w:hAnsi="Palatino Linotype"/>
        </w:rPr>
        <w:t>?</w:t>
      </w:r>
      <w:r w:rsidR="6191DD47" w:rsidRPr="6191DD47">
        <w:rPr>
          <w:rFonts w:ascii="Palatino Linotype" w:hAnsi="Palatino Linotype"/>
        </w:rPr>
        <w:t xml:space="preserve"> </w:t>
      </w:r>
      <w:r w:rsidR="25104D22" w:rsidRPr="25104D22">
        <w:rPr>
          <w:rFonts w:ascii="Palatino Linotype" w:hAnsi="Palatino Linotype"/>
        </w:rPr>
        <w:t xml:space="preserve">- perguntou um </w:t>
      </w:r>
      <w:r w:rsidR="217D59E6" w:rsidRPr="217D59E6">
        <w:rPr>
          <w:rFonts w:ascii="Palatino Linotype" w:hAnsi="Palatino Linotype"/>
        </w:rPr>
        <w:t>tenente.</w:t>
      </w:r>
    </w:p>
    <w:p w14:paraId="3952AACE" w14:textId="456212E0" w:rsidR="002068DE" w:rsidRPr="00AC6FAF" w:rsidRDefault="002068DE" w:rsidP="00154178">
      <w:pPr>
        <w:ind w:firstLine="708"/>
        <w:jc w:val="both"/>
        <w:rPr>
          <w:rFonts w:ascii="Palatino Linotype" w:hAnsi="Palatino Linotype"/>
        </w:rPr>
      </w:pPr>
      <w:r w:rsidRPr="00AC6FAF">
        <w:rPr>
          <w:rFonts w:ascii="Palatino Linotype" w:hAnsi="Palatino Linotype"/>
        </w:rPr>
        <w:t>-</w:t>
      </w:r>
      <w:r w:rsidR="002422E9" w:rsidRPr="00AC6FAF">
        <w:rPr>
          <w:rFonts w:ascii="Palatino Linotype" w:hAnsi="Palatino Linotype"/>
        </w:rPr>
        <w:t>Passaremos</w:t>
      </w:r>
      <w:r w:rsidRPr="00AC6FAF">
        <w:rPr>
          <w:rFonts w:ascii="Palatino Linotype" w:hAnsi="Palatino Linotype"/>
        </w:rPr>
        <w:t xml:space="preserve"> por um </w:t>
      </w:r>
      <w:r w:rsidR="003D3062" w:rsidRPr="00AC6FAF">
        <w:rPr>
          <w:rFonts w:ascii="Palatino Linotype" w:hAnsi="Palatino Linotype"/>
        </w:rPr>
        <w:t>salar, um lugar vazio sem civilizações</w:t>
      </w:r>
      <w:r w:rsidR="0C7D0E49" w:rsidRPr="0C7D0E49">
        <w:rPr>
          <w:rFonts w:ascii="Palatino Linotype" w:hAnsi="Palatino Linotype"/>
        </w:rPr>
        <w:t>.</w:t>
      </w:r>
    </w:p>
    <w:p w14:paraId="2F27FD4E" w14:textId="2F7FDB56" w:rsidR="73219C85" w:rsidRDefault="7AD54465" w:rsidP="4D0EBB4F">
      <w:pPr>
        <w:ind w:firstLine="708"/>
        <w:jc w:val="both"/>
        <w:rPr>
          <w:rFonts w:ascii="Palatino Linotype" w:hAnsi="Palatino Linotype"/>
        </w:rPr>
      </w:pPr>
      <w:r w:rsidRPr="7AD54465">
        <w:rPr>
          <w:rFonts w:ascii="Palatino Linotype" w:hAnsi="Palatino Linotype"/>
        </w:rPr>
        <w:t>Após</w:t>
      </w:r>
      <w:r w:rsidR="0C7D0E49" w:rsidRPr="0C7D0E49">
        <w:rPr>
          <w:rFonts w:ascii="Palatino Linotype" w:hAnsi="Palatino Linotype"/>
        </w:rPr>
        <w:t xml:space="preserve"> falar isso </w:t>
      </w:r>
      <w:r w:rsidR="405BDFF8" w:rsidRPr="405BDFF8">
        <w:rPr>
          <w:rFonts w:ascii="Palatino Linotype" w:hAnsi="Palatino Linotype"/>
        </w:rPr>
        <w:t>Álvares</w:t>
      </w:r>
      <w:r w:rsidR="0C7D0E49" w:rsidRPr="0C7D0E49">
        <w:rPr>
          <w:rFonts w:ascii="Palatino Linotype" w:hAnsi="Palatino Linotype"/>
        </w:rPr>
        <w:t xml:space="preserve"> entrou em sua cabana e se deitou na cama, apagou a luz, fechou os olhos e adormeceu. Os sonhos de alvares naquela noite foram bem tranquilos o que o fizeram dormir tão bem que nem se lembrara da última vez que lhe aconteceu aquilo.</w:t>
      </w:r>
    </w:p>
    <w:p w14:paraId="0AE0396F" w14:textId="7B0929EC" w:rsidR="0C7D0E49" w:rsidRDefault="0C7D0E49" w:rsidP="4CF8971E">
      <w:pPr>
        <w:ind w:firstLine="708"/>
        <w:jc w:val="both"/>
        <w:rPr>
          <w:rFonts w:ascii="Palatino Linotype" w:hAnsi="Palatino Linotype"/>
        </w:rPr>
      </w:pPr>
      <w:r w:rsidRPr="0C7D0E49">
        <w:rPr>
          <w:rFonts w:ascii="Palatino Linotype" w:hAnsi="Palatino Linotype"/>
        </w:rPr>
        <w:t>Todos acordaram no horário combinado, mas alvares acordara cinco minutos antes para começar a organizar as coisas. Dez para as cinco todos de sua companhia haviam entrado nos carros, alvares agradeceu o cidadão que indicou o lugar para dormirem e partiram.</w:t>
      </w:r>
    </w:p>
    <w:p w14:paraId="7FABFAD6" w14:textId="507CFD55" w:rsidR="0C7D0E49" w:rsidRDefault="654D3BAE" w:rsidP="277B45E9">
      <w:pPr>
        <w:ind w:firstLine="708"/>
        <w:jc w:val="both"/>
        <w:rPr>
          <w:rFonts w:ascii="Palatino Linotype" w:hAnsi="Palatino Linotype"/>
        </w:rPr>
      </w:pPr>
      <w:r w:rsidRPr="654D3BAE">
        <w:rPr>
          <w:rFonts w:ascii="Palatino Linotype" w:hAnsi="Palatino Linotype"/>
        </w:rPr>
        <w:t>Várias</w:t>
      </w:r>
      <w:r w:rsidR="0C7D0E49" w:rsidRPr="0C7D0E49">
        <w:rPr>
          <w:rFonts w:ascii="Palatino Linotype" w:hAnsi="Palatino Linotype"/>
        </w:rPr>
        <w:t xml:space="preserve"> horas já tinham passado, mas a companhia só conseguia ver a vasta amplidão do novo ambiente que passavam</w:t>
      </w:r>
      <w:r w:rsidR="390687B2" w:rsidRPr="390687B2">
        <w:rPr>
          <w:rFonts w:ascii="Palatino Linotype" w:hAnsi="Palatino Linotype"/>
        </w:rPr>
        <w:t>.</w:t>
      </w:r>
      <w:r w:rsidR="6C9A9553" w:rsidRPr="6C9A9553">
        <w:rPr>
          <w:rFonts w:ascii="Palatino Linotype" w:hAnsi="Palatino Linotype"/>
        </w:rPr>
        <w:t xml:space="preserve"> </w:t>
      </w:r>
      <w:r w:rsidR="46115659" w:rsidRPr="46115659">
        <w:rPr>
          <w:rFonts w:ascii="Palatino Linotype" w:hAnsi="Palatino Linotype"/>
        </w:rPr>
        <w:t>Os</w:t>
      </w:r>
      <w:r w:rsidR="0F98C355" w:rsidRPr="0F98C355">
        <w:rPr>
          <w:rFonts w:ascii="Palatino Linotype" w:hAnsi="Palatino Linotype"/>
        </w:rPr>
        <w:t xml:space="preserve"> </w:t>
      </w:r>
      <w:r w:rsidR="091BB719" w:rsidRPr="091BB719">
        <w:rPr>
          <w:rFonts w:ascii="Palatino Linotype" w:hAnsi="Palatino Linotype"/>
        </w:rPr>
        <w:t xml:space="preserve">pensamentos </w:t>
      </w:r>
      <w:r w:rsidR="560452FB" w:rsidRPr="560452FB">
        <w:rPr>
          <w:rFonts w:ascii="Palatino Linotype" w:hAnsi="Palatino Linotype"/>
        </w:rPr>
        <w:t>eram esquisitos por</w:t>
      </w:r>
      <w:r w:rsidR="166C5BD6" w:rsidRPr="166C5BD6">
        <w:rPr>
          <w:rFonts w:ascii="Palatino Linotype" w:hAnsi="Palatino Linotype"/>
        </w:rPr>
        <w:t xml:space="preserve"> causa do</w:t>
      </w:r>
      <w:r w:rsidR="3CB93C9C" w:rsidRPr="3CB93C9C">
        <w:rPr>
          <w:rFonts w:ascii="Palatino Linotype" w:hAnsi="Palatino Linotype"/>
        </w:rPr>
        <w:t xml:space="preserve"> </w:t>
      </w:r>
      <w:r w:rsidR="06E2A133" w:rsidRPr="06E2A133">
        <w:rPr>
          <w:rFonts w:ascii="Palatino Linotype" w:hAnsi="Palatino Linotype"/>
        </w:rPr>
        <w:t xml:space="preserve">ambiente, </w:t>
      </w:r>
      <w:r w:rsidR="5D390626" w:rsidRPr="5D390626">
        <w:rPr>
          <w:rFonts w:ascii="Palatino Linotype" w:hAnsi="Palatino Linotype"/>
        </w:rPr>
        <w:t xml:space="preserve">muitos </w:t>
      </w:r>
      <w:r w:rsidR="4C12A0F6" w:rsidRPr="4C12A0F6">
        <w:rPr>
          <w:rFonts w:ascii="Palatino Linotype" w:hAnsi="Palatino Linotype"/>
        </w:rPr>
        <w:t xml:space="preserve">pensavam em </w:t>
      </w:r>
      <w:r w:rsidR="784A2D4C" w:rsidRPr="784A2D4C">
        <w:rPr>
          <w:rFonts w:ascii="Palatino Linotype" w:hAnsi="Palatino Linotype"/>
        </w:rPr>
        <w:t>solidão</w:t>
      </w:r>
      <w:r w:rsidR="28CCDEE6" w:rsidRPr="28CCDEE6">
        <w:rPr>
          <w:rFonts w:ascii="Palatino Linotype" w:hAnsi="Palatino Linotype"/>
        </w:rPr>
        <w:t xml:space="preserve"> </w:t>
      </w:r>
      <w:r w:rsidR="743653C2" w:rsidRPr="743653C2">
        <w:rPr>
          <w:rFonts w:ascii="Palatino Linotype" w:hAnsi="Palatino Linotype"/>
        </w:rPr>
        <w:t xml:space="preserve">outros </w:t>
      </w:r>
      <w:r w:rsidR="6564EF1D" w:rsidRPr="6564EF1D">
        <w:rPr>
          <w:rFonts w:ascii="Palatino Linotype" w:hAnsi="Palatino Linotype"/>
        </w:rPr>
        <w:t xml:space="preserve">em </w:t>
      </w:r>
      <w:r w:rsidR="00AC691D" w:rsidRPr="00AC691D">
        <w:rPr>
          <w:rFonts w:ascii="Palatino Linotype" w:hAnsi="Palatino Linotype"/>
        </w:rPr>
        <w:t xml:space="preserve">que aquilo nunca </w:t>
      </w:r>
      <w:r w:rsidR="11985FB1" w:rsidRPr="11985FB1">
        <w:rPr>
          <w:rFonts w:ascii="Palatino Linotype" w:hAnsi="Palatino Linotype"/>
        </w:rPr>
        <w:t xml:space="preserve">acabaria </w:t>
      </w:r>
      <w:r w:rsidR="0DA2DEEC" w:rsidRPr="0DA2DEEC">
        <w:rPr>
          <w:rFonts w:ascii="Palatino Linotype" w:hAnsi="Palatino Linotype"/>
        </w:rPr>
        <w:t xml:space="preserve">e </w:t>
      </w:r>
      <w:r w:rsidR="0AC78CEE" w:rsidRPr="0AC78CEE">
        <w:rPr>
          <w:rFonts w:ascii="Palatino Linotype" w:hAnsi="Palatino Linotype"/>
        </w:rPr>
        <w:t>Álvares</w:t>
      </w:r>
      <w:r w:rsidR="3A20746A" w:rsidRPr="3A20746A">
        <w:rPr>
          <w:rFonts w:ascii="Palatino Linotype" w:hAnsi="Palatino Linotype"/>
        </w:rPr>
        <w:t xml:space="preserve"> </w:t>
      </w:r>
      <w:r w:rsidR="67490F0F" w:rsidRPr="67490F0F">
        <w:rPr>
          <w:rFonts w:ascii="Palatino Linotype" w:hAnsi="Palatino Linotype"/>
        </w:rPr>
        <w:t>não</w:t>
      </w:r>
      <w:r w:rsidR="0E42DBC8" w:rsidRPr="0E42DBC8">
        <w:rPr>
          <w:rFonts w:ascii="Palatino Linotype" w:hAnsi="Palatino Linotype"/>
        </w:rPr>
        <w:t xml:space="preserve"> pensava </w:t>
      </w:r>
      <w:r w:rsidR="54800C03" w:rsidRPr="54800C03">
        <w:rPr>
          <w:rFonts w:ascii="Palatino Linotype" w:hAnsi="Palatino Linotype"/>
        </w:rPr>
        <w:t xml:space="preserve">muito </w:t>
      </w:r>
      <w:r w:rsidR="67490F0F" w:rsidRPr="67490F0F">
        <w:rPr>
          <w:rFonts w:ascii="Palatino Linotype" w:hAnsi="Palatino Linotype"/>
        </w:rPr>
        <w:t>diferente</w:t>
      </w:r>
      <w:r w:rsidR="1FD6FBE0" w:rsidRPr="1FD6FBE0">
        <w:rPr>
          <w:rFonts w:ascii="Palatino Linotype" w:hAnsi="Palatino Linotype"/>
        </w:rPr>
        <w:t>...</w:t>
      </w:r>
      <w:r w:rsidR="0C7D0E49" w:rsidRPr="0C7D0E49">
        <w:rPr>
          <w:rFonts w:ascii="Palatino Linotype" w:hAnsi="Palatino Linotype"/>
        </w:rPr>
        <w:t xml:space="preserve"> Nesse momento o soldado que estava dirigindo perguntou:</w:t>
      </w:r>
    </w:p>
    <w:p w14:paraId="011A3188" w14:textId="51EEDE4F" w:rsidR="0C7D0E49" w:rsidRDefault="0C7D0E49" w:rsidP="00154178">
      <w:pPr>
        <w:ind w:firstLine="708"/>
        <w:jc w:val="both"/>
        <w:rPr>
          <w:rFonts w:ascii="Palatino Linotype" w:hAnsi="Palatino Linotype"/>
        </w:rPr>
      </w:pPr>
      <w:r w:rsidRPr="0C7D0E49">
        <w:rPr>
          <w:rFonts w:ascii="Palatino Linotype" w:hAnsi="Palatino Linotype"/>
        </w:rPr>
        <w:t>-Capitão temos alguma chance de sermos atacados?</w:t>
      </w:r>
    </w:p>
    <w:p w14:paraId="7438FEF5" w14:textId="705ED7CF" w:rsidR="0C7D0E49" w:rsidRDefault="0C7D0E49" w:rsidP="00154178">
      <w:pPr>
        <w:ind w:firstLine="708"/>
        <w:jc w:val="both"/>
        <w:rPr>
          <w:rFonts w:ascii="Palatino Linotype" w:hAnsi="Palatino Linotype"/>
        </w:rPr>
      </w:pPr>
      <w:r w:rsidRPr="0C7D0E49">
        <w:rPr>
          <w:rFonts w:ascii="Palatino Linotype" w:hAnsi="Palatino Linotype"/>
        </w:rPr>
        <w:t>-Temos uma pequena chance sim, mas as tropas andes só passam por aqui para pegar as armas que o</w:t>
      </w:r>
      <w:r w:rsidR="00245BC0">
        <w:rPr>
          <w:rFonts w:ascii="Palatino Linotype" w:hAnsi="Palatino Linotype"/>
        </w:rPr>
        <w:t xml:space="preserve"> Puerto Del Lua </w:t>
      </w:r>
      <w:r w:rsidRPr="0C7D0E49">
        <w:rPr>
          <w:rFonts w:ascii="Palatino Linotype" w:hAnsi="Palatino Linotype"/>
        </w:rPr>
        <w:t xml:space="preserve">fabrica, e isso acontece normalmente a cada </w:t>
      </w:r>
      <w:r w:rsidR="00245BC0">
        <w:rPr>
          <w:rFonts w:ascii="Palatino Linotype" w:hAnsi="Palatino Linotype"/>
        </w:rPr>
        <w:t>mês</w:t>
      </w:r>
      <w:r w:rsidRPr="0C7D0E49">
        <w:rPr>
          <w:rFonts w:ascii="Palatino Linotype" w:hAnsi="Palatino Linotype"/>
        </w:rPr>
        <w:t xml:space="preserve">. </w:t>
      </w:r>
    </w:p>
    <w:p w14:paraId="2DE55D76" w14:textId="6BF8DCC1" w:rsidR="0C7D0E49" w:rsidRDefault="0C7D0E49" w:rsidP="7B632023">
      <w:pPr>
        <w:ind w:firstLine="708"/>
        <w:jc w:val="both"/>
        <w:rPr>
          <w:rFonts w:ascii="Palatino Linotype" w:hAnsi="Palatino Linotype"/>
        </w:rPr>
      </w:pPr>
      <w:r w:rsidRPr="0C7D0E49">
        <w:rPr>
          <w:rFonts w:ascii="Palatino Linotype" w:hAnsi="Palatino Linotype"/>
        </w:rPr>
        <w:t>O soldado respondeu com a cabeça e continuou dirigindo</w:t>
      </w:r>
      <w:r w:rsidR="002F36BA">
        <w:rPr>
          <w:rFonts w:ascii="Palatino Linotype" w:hAnsi="Palatino Linotype"/>
        </w:rPr>
        <w:t xml:space="preserve">, Álvares pensando sobre seu velho amigo rapidamente </w:t>
      </w:r>
      <w:r w:rsidR="00CE5064">
        <w:rPr>
          <w:rFonts w:ascii="Palatino Linotype" w:hAnsi="Palatino Linotype"/>
        </w:rPr>
        <w:t>resolveu espiar o mapa da triangulação</w:t>
      </w:r>
      <w:r w:rsidR="00464254">
        <w:rPr>
          <w:rFonts w:ascii="Palatino Linotype" w:hAnsi="Palatino Linotype"/>
        </w:rPr>
        <w:t xml:space="preserve"> que o levaria a </w:t>
      </w:r>
      <w:r w:rsidR="007A79CA">
        <w:rPr>
          <w:rFonts w:ascii="Palatino Linotype" w:hAnsi="Palatino Linotype"/>
        </w:rPr>
        <w:t>Victor. O mapa mais atualizado contia</w:t>
      </w:r>
      <w:r w:rsidR="00D354D4">
        <w:rPr>
          <w:rFonts w:ascii="Palatino Linotype" w:hAnsi="Palatino Linotype"/>
        </w:rPr>
        <w:t xml:space="preserve"> o raio interno de</w:t>
      </w:r>
      <w:r w:rsidR="007A79CA">
        <w:rPr>
          <w:rFonts w:ascii="Palatino Linotype" w:hAnsi="Palatino Linotype"/>
        </w:rPr>
        <w:t xml:space="preserve"> 10 km, </w:t>
      </w:r>
      <w:r w:rsidR="00266E43">
        <w:rPr>
          <w:rFonts w:ascii="Palatino Linotype" w:hAnsi="Palatino Linotype"/>
        </w:rPr>
        <w:t xml:space="preserve">na borda esquerda o </w:t>
      </w:r>
      <w:r w:rsidR="0052365C">
        <w:rPr>
          <w:rFonts w:ascii="Palatino Linotype" w:hAnsi="Palatino Linotype"/>
        </w:rPr>
        <w:t>círculo</w:t>
      </w:r>
      <w:r w:rsidR="00266E43">
        <w:rPr>
          <w:rFonts w:ascii="Palatino Linotype" w:hAnsi="Palatino Linotype"/>
        </w:rPr>
        <w:t xml:space="preserve"> cortava </w:t>
      </w:r>
      <w:r w:rsidR="00922FBE">
        <w:rPr>
          <w:rFonts w:ascii="Palatino Linotype" w:hAnsi="Palatino Linotype"/>
        </w:rPr>
        <w:t xml:space="preserve">ao meio uma vila conhecida como Resto Del Guerreiro, </w:t>
      </w:r>
      <w:r w:rsidR="002170D8">
        <w:rPr>
          <w:rFonts w:ascii="Palatino Linotype" w:hAnsi="Palatino Linotype"/>
        </w:rPr>
        <w:t xml:space="preserve">passando próximo ao ponto central passava a estrada que, em breve, passariam para chegar </w:t>
      </w:r>
      <w:r w:rsidR="0052365C">
        <w:rPr>
          <w:rFonts w:ascii="Palatino Linotype" w:hAnsi="Palatino Linotype"/>
        </w:rPr>
        <w:t>à</w:t>
      </w:r>
      <w:r w:rsidR="002170D8">
        <w:rPr>
          <w:rFonts w:ascii="Palatino Linotype" w:hAnsi="Palatino Linotype"/>
        </w:rPr>
        <w:t xml:space="preserve"> vila. </w:t>
      </w:r>
      <w:r w:rsidR="0052365C">
        <w:rPr>
          <w:rFonts w:ascii="Palatino Linotype" w:hAnsi="Palatino Linotype"/>
        </w:rPr>
        <w:t xml:space="preserve">A </w:t>
      </w:r>
      <w:r w:rsidR="0052365C">
        <w:rPr>
          <w:rFonts w:ascii="Palatino Linotype" w:hAnsi="Palatino Linotype"/>
        </w:rPr>
        <w:lastRenderedPageBreak/>
        <w:t>estrada contia pouca, ou nenhuma ramificação dentro do raio</w:t>
      </w:r>
      <w:r w:rsidR="00087EEE">
        <w:rPr>
          <w:rFonts w:ascii="Palatino Linotype" w:hAnsi="Palatino Linotype"/>
        </w:rPr>
        <w:t xml:space="preserve"> </w:t>
      </w:r>
      <w:r w:rsidR="00D05773">
        <w:rPr>
          <w:rFonts w:ascii="Palatino Linotype" w:hAnsi="Palatino Linotype"/>
        </w:rPr>
        <w:t xml:space="preserve">que poderiam levar a Victor. </w:t>
      </w:r>
      <w:r w:rsidR="002B5A8E">
        <w:rPr>
          <w:rFonts w:ascii="Palatino Linotype" w:hAnsi="Palatino Linotype"/>
        </w:rPr>
        <w:t>Talvez ele estivesse na vila, mas seria muito</w:t>
      </w:r>
      <w:r w:rsidR="00B433E1">
        <w:rPr>
          <w:rFonts w:ascii="Palatino Linotype" w:hAnsi="Palatino Linotype"/>
        </w:rPr>
        <w:t xml:space="preserve"> mais</w:t>
      </w:r>
      <w:r w:rsidR="002B5A8E">
        <w:rPr>
          <w:rFonts w:ascii="Palatino Linotype" w:hAnsi="Palatino Linotype"/>
        </w:rPr>
        <w:t xml:space="preserve"> provável que não</w:t>
      </w:r>
      <w:r w:rsidR="00B433E1">
        <w:rPr>
          <w:rFonts w:ascii="Palatino Linotype" w:hAnsi="Palatino Linotype"/>
        </w:rPr>
        <w:t>.</w:t>
      </w:r>
    </w:p>
    <w:p w14:paraId="521367E3" w14:textId="17FEBBF6" w:rsidR="00B433E1" w:rsidRDefault="00B433E1" w:rsidP="7B632023">
      <w:pPr>
        <w:ind w:firstLine="708"/>
        <w:jc w:val="both"/>
        <w:rPr>
          <w:rFonts w:ascii="Palatino Linotype" w:hAnsi="Palatino Linotype"/>
        </w:rPr>
      </w:pPr>
      <w:r>
        <w:rPr>
          <w:rFonts w:ascii="Palatino Linotype" w:hAnsi="Palatino Linotype"/>
        </w:rPr>
        <w:t xml:space="preserve">Olhou em volta, </w:t>
      </w:r>
      <w:r w:rsidR="00B77C3C">
        <w:rPr>
          <w:rFonts w:ascii="Palatino Linotype" w:hAnsi="Palatino Linotype"/>
        </w:rPr>
        <w:t xml:space="preserve">a noite já havia tomado conta da paisagem </w:t>
      </w:r>
      <w:r w:rsidR="002225B3">
        <w:rPr>
          <w:rFonts w:ascii="Palatino Linotype" w:hAnsi="Palatino Linotype"/>
        </w:rPr>
        <w:t xml:space="preserve">que, agora escura, </w:t>
      </w:r>
      <w:r w:rsidR="003555D1">
        <w:rPr>
          <w:rFonts w:ascii="Palatino Linotype" w:hAnsi="Palatino Linotype"/>
        </w:rPr>
        <w:t xml:space="preserve">era iluminada </w:t>
      </w:r>
      <w:r w:rsidR="002D3349">
        <w:rPr>
          <w:rFonts w:ascii="Palatino Linotype" w:hAnsi="Palatino Linotype"/>
        </w:rPr>
        <w:t>apenas pelas</w:t>
      </w:r>
      <w:r w:rsidR="002225B3">
        <w:rPr>
          <w:rFonts w:ascii="Palatino Linotype" w:hAnsi="Palatino Linotype"/>
        </w:rPr>
        <w:t xml:space="preserve"> luz</w:t>
      </w:r>
      <w:r w:rsidR="002D3349">
        <w:rPr>
          <w:rFonts w:ascii="Palatino Linotype" w:hAnsi="Palatino Linotype"/>
        </w:rPr>
        <w:t>es</w:t>
      </w:r>
      <w:r w:rsidR="002225B3">
        <w:rPr>
          <w:rFonts w:ascii="Palatino Linotype" w:hAnsi="Palatino Linotype"/>
        </w:rPr>
        <w:t xml:space="preserve"> dos farói</w:t>
      </w:r>
      <w:r w:rsidR="003555D1">
        <w:rPr>
          <w:rFonts w:ascii="Palatino Linotype" w:hAnsi="Palatino Linotype"/>
        </w:rPr>
        <w:t xml:space="preserve">s dos carros do comboio que iluminavam </w:t>
      </w:r>
      <w:r w:rsidR="00B510C0">
        <w:rPr>
          <w:rFonts w:ascii="Palatino Linotype" w:hAnsi="Palatino Linotype"/>
        </w:rPr>
        <w:t xml:space="preserve">não muito mais que </w:t>
      </w:r>
      <w:r w:rsidR="00B510C0" w:rsidRPr="00B95FE3">
        <w:rPr>
          <w:rFonts w:ascii="Palatino Linotype" w:hAnsi="Palatino Linotype"/>
        </w:rPr>
        <w:t>poucos metros afrentem</w:t>
      </w:r>
      <w:r w:rsidR="003555D1" w:rsidRPr="00B95FE3">
        <w:rPr>
          <w:rFonts w:ascii="Palatino Linotype" w:hAnsi="Palatino Linotype"/>
        </w:rPr>
        <w:t xml:space="preserve"> </w:t>
      </w:r>
      <w:r w:rsidR="00B510C0">
        <w:rPr>
          <w:rFonts w:ascii="Palatino Linotype" w:hAnsi="Palatino Linotype"/>
        </w:rPr>
        <w:t xml:space="preserve">dele. </w:t>
      </w:r>
    </w:p>
    <w:p w14:paraId="08C98D7F" w14:textId="1B5AB966" w:rsidR="00B510C0" w:rsidRDefault="00B510C0" w:rsidP="7B632023">
      <w:pPr>
        <w:ind w:firstLine="708"/>
        <w:jc w:val="both"/>
        <w:rPr>
          <w:rFonts w:ascii="Palatino Linotype" w:hAnsi="Palatino Linotype"/>
        </w:rPr>
      </w:pPr>
      <w:r>
        <w:rPr>
          <w:rFonts w:ascii="Palatino Linotype" w:hAnsi="Palatino Linotype"/>
        </w:rPr>
        <w:t>Os segundos se tornaram minutos que se tornaram horas. Todos no comboio estavam dormindo</w:t>
      </w:r>
      <w:r w:rsidR="009F13BA">
        <w:rPr>
          <w:rFonts w:ascii="Palatino Linotype" w:hAnsi="Palatino Linotype"/>
        </w:rPr>
        <w:t xml:space="preserve"> menos ele e rodrigues, que dirigia o carro nesse turno. </w:t>
      </w:r>
      <w:r w:rsidR="001843BE">
        <w:rPr>
          <w:rFonts w:ascii="Palatino Linotype" w:hAnsi="Palatino Linotype"/>
        </w:rPr>
        <w:t>Álvares estava com o rosto encostado e virado para o lado</w:t>
      </w:r>
      <w:r w:rsidR="008C279E">
        <w:rPr>
          <w:rFonts w:ascii="Palatino Linotype" w:hAnsi="Palatino Linotype"/>
        </w:rPr>
        <w:t xml:space="preserve">, olhando para a escuridão. Resolveu olhar rodrigues. </w:t>
      </w:r>
    </w:p>
    <w:p w14:paraId="18E2B04E" w14:textId="10EE53F2" w:rsidR="008C279E" w:rsidRDefault="008C279E" w:rsidP="008C279E">
      <w:pPr>
        <w:jc w:val="both"/>
        <w:rPr>
          <w:rFonts w:ascii="Palatino Linotype" w:hAnsi="Palatino Linotype"/>
        </w:rPr>
      </w:pPr>
      <w:r>
        <w:rPr>
          <w:rFonts w:ascii="Palatino Linotype" w:hAnsi="Palatino Linotype"/>
        </w:rPr>
        <w:tab/>
        <w:t xml:space="preserve">-Álvares? Pensei que estivesse dormindo. – Disse em um sussurro alto. </w:t>
      </w:r>
    </w:p>
    <w:p w14:paraId="6E5CD852" w14:textId="660C174B" w:rsidR="008C279E" w:rsidRDefault="008C279E" w:rsidP="008C279E">
      <w:pPr>
        <w:jc w:val="both"/>
        <w:rPr>
          <w:rFonts w:ascii="Palatino Linotype" w:hAnsi="Palatino Linotype"/>
        </w:rPr>
      </w:pPr>
      <w:r>
        <w:rPr>
          <w:rFonts w:ascii="Palatino Linotype" w:hAnsi="Palatino Linotype"/>
        </w:rPr>
        <w:tab/>
        <w:t xml:space="preserve">-Não, eu estava pensando. </w:t>
      </w:r>
      <w:r w:rsidR="001D0867">
        <w:rPr>
          <w:rFonts w:ascii="Palatino Linotype" w:hAnsi="Palatino Linotype"/>
        </w:rPr>
        <w:t xml:space="preserve">– Disse ele no mesmo tom de voz. </w:t>
      </w:r>
    </w:p>
    <w:p w14:paraId="167690E5" w14:textId="6BBA20A3" w:rsidR="001D0867" w:rsidRDefault="001D0867" w:rsidP="008C279E">
      <w:pPr>
        <w:jc w:val="both"/>
        <w:rPr>
          <w:rFonts w:ascii="Palatino Linotype" w:hAnsi="Palatino Linotype"/>
        </w:rPr>
      </w:pPr>
      <w:r>
        <w:rPr>
          <w:rFonts w:ascii="Palatino Linotype" w:hAnsi="Palatino Linotype"/>
        </w:rPr>
        <w:tab/>
        <w:t xml:space="preserve">-No que? – Perguntou Rodrigues sem desviar o olhar do volante. </w:t>
      </w:r>
    </w:p>
    <w:p w14:paraId="62FD26C2" w14:textId="7DD926A0" w:rsidR="001D0867" w:rsidRDefault="001D0867" w:rsidP="008C279E">
      <w:pPr>
        <w:jc w:val="both"/>
        <w:rPr>
          <w:rFonts w:ascii="Palatino Linotype" w:hAnsi="Palatino Linotype"/>
        </w:rPr>
      </w:pPr>
      <w:r>
        <w:rPr>
          <w:rFonts w:ascii="Palatino Linotype" w:hAnsi="Palatino Linotype"/>
        </w:rPr>
        <w:tab/>
        <w:t>-Não faz sentido termos sido atacados</w:t>
      </w:r>
      <w:r w:rsidR="00CA5E4C">
        <w:rPr>
          <w:rFonts w:ascii="Palatino Linotype" w:hAnsi="Palatino Linotype"/>
        </w:rPr>
        <w:t xml:space="preserve"> aquele dia. – Disse enquanto voltava seu olhar para frente.</w:t>
      </w:r>
    </w:p>
    <w:p w14:paraId="70BADE78" w14:textId="358E0602" w:rsidR="00CA5E4C" w:rsidRDefault="00CA5E4C" w:rsidP="008C279E">
      <w:pPr>
        <w:jc w:val="both"/>
        <w:rPr>
          <w:rFonts w:ascii="Palatino Linotype" w:hAnsi="Palatino Linotype"/>
        </w:rPr>
      </w:pPr>
      <w:r>
        <w:rPr>
          <w:rFonts w:ascii="Palatino Linotype" w:hAnsi="Palatino Linotype"/>
        </w:rPr>
        <w:tab/>
        <w:t xml:space="preserve">-Como assim? Nos confundiram. </w:t>
      </w:r>
    </w:p>
    <w:p w14:paraId="3B1998BD" w14:textId="35140105" w:rsidR="00B9282E" w:rsidRDefault="00CA5E4C" w:rsidP="008C279E">
      <w:pPr>
        <w:jc w:val="both"/>
        <w:rPr>
          <w:rFonts w:ascii="Palatino Linotype" w:hAnsi="Palatino Linotype"/>
        </w:rPr>
      </w:pPr>
      <w:r>
        <w:rPr>
          <w:rFonts w:ascii="Palatino Linotype" w:hAnsi="Palatino Linotype"/>
        </w:rPr>
        <w:tab/>
        <w:t>-</w:t>
      </w:r>
      <w:r w:rsidR="00077219">
        <w:rPr>
          <w:rFonts w:ascii="Palatino Linotype" w:hAnsi="Palatino Linotype"/>
        </w:rPr>
        <w:t>Estávamos emitindo sinais nas frequências da Casa Amazônica e dos Andes, nosso comboio estava sinalizado para ambos os lados.</w:t>
      </w:r>
      <w:r w:rsidR="00B9282E">
        <w:rPr>
          <w:rFonts w:ascii="Palatino Linotype" w:hAnsi="Palatino Linotype"/>
        </w:rPr>
        <w:t xml:space="preserve"> – Conforme foi falando seu tom de voz aumentou um pouco. </w:t>
      </w:r>
    </w:p>
    <w:p w14:paraId="22D42D00" w14:textId="65D314D3" w:rsidR="00B9282E" w:rsidRDefault="00B9282E" w:rsidP="008C279E">
      <w:pPr>
        <w:jc w:val="both"/>
        <w:rPr>
          <w:rFonts w:ascii="Palatino Linotype" w:hAnsi="Palatino Linotype"/>
        </w:rPr>
      </w:pPr>
      <w:r>
        <w:rPr>
          <w:rFonts w:ascii="Palatino Linotype" w:hAnsi="Palatino Linotype"/>
        </w:rPr>
        <w:tab/>
        <w:t>-</w:t>
      </w:r>
      <w:r w:rsidR="00B21866">
        <w:rPr>
          <w:rFonts w:ascii="Palatino Linotype" w:hAnsi="Palatino Linotype"/>
        </w:rPr>
        <w:t xml:space="preserve">Falcão parecia estar fingindo? </w:t>
      </w:r>
      <w:r w:rsidR="004534BA">
        <w:rPr>
          <w:rFonts w:ascii="Palatino Linotype" w:hAnsi="Palatino Linotype"/>
        </w:rPr>
        <w:t>–</w:t>
      </w:r>
      <w:r w:rsidR="00B21866">
        <w:rPr>
          <w:rFonts w:ascii="Palatino Linotype" w:hAnsi="Palatino Linotype"/>
        </w:rPr>
        <w:t xml:space="preserve"> Perguntou</w:t>
      </w:r>
      <w:r w:rsidR="004534BA">
        <w:rPr>
          <w:rFonts w:ascii="Palatino Linotype" w:hAnsi="Palatino Linotype"/>
        </w:rPr>
        <w:t xml:space="preserve">. </w:t>
      </w:r>
    </w:p>
    <w:p w14:paraId="4B9E1C87" w14:textId="277036BE" w:rsidR="004534BA" w:rsidRDefault="004534BA" w:rsidP="008C279E">
      <w:pPr>
        <w:jc w:val="both"/>
        <w:rPr>
          <w:rFonts w:ascii="Palatino Linotype" w:hAnsi="Palatino Linotype"/>
        </w:rPr>
      </w:pPr>
      <w:r>
        <w:rPr>
          <w:rFonts w:ascii="Palatino Linotype" w:hAnsi="Palatino Linotype"/>
        </w:rPr>
        <w:tab/>
        <w:t xml:space="preserve">-Não, definitivamente não. – Respondeu Álvares. </w:t>
      </w:r>
      <w:r w:rsidR="0091148C">
        <w:rPr>
          <w:rFonts w:ascii="Palatino Linotype" w:hAnsi="Palatino Linotype"/>
        </w:rPr>
        <w:t xml:space="preserve">– Falcão sempre foi um bom amigo. </w:t>
      </w:r>
    </w:p>
    <w:p w14:paraId="340A6352" w14:textId="7B54E099" w:rsidR="0091148C" w:rsidRDefault="0091148C" w:rsidP="008C279E">
      <w:pPr>
        <w:jc w:val="both"/>
        <w:rPr>
          <w:rFonts w:ascii="Palatino Linotype" w:hAnsi="Palatino Linotype"/>
        </w:rPr>
      </w:pPr>
      <w:r>
        <w:rPr>
          <w:rFonts w:ascii="Palatino Linotype" w:hAnsi="Palatino Linotype"/>
        </w:rPr>
        <w:tab/>
        <w:t xml:space="preserve">-Você sabe o nome real dele por acaso? – Questionou rodrigues. </w:t>
      </w:r>
    </w:p>
    <w:p w14:paraId="6864C38E" w14:textId="53B255CB" w:rsidR="0091148C" w:rsidRDefault="0091148C" w:rsidP="008C279E">
      <w:pPr>
        <w:jc w:val="both"/>
        <w:rPr>
          <w:rFonts w:ascii="Palatino Linotype" w:hAnsi="Palatino Linotype"/>
        </w:rPr>
      </w:pPr>
      <w:r>
        <w:rPr>
          <w:rFonts w:ascii="Palatino Linotype" w:hAnsi="Palatino Linotype"/>
        </w:rPr>
        <w:tab/>
        <w:t xml:space="preserve">-Não, apenas o conheço como Falcão. – Dizia. </w:t>
      </w:r>
    </w:p>
    <w:p w14:paraId="3FC06E77" w14:textId="64EFB9C3" w:rsidR="00625767" w:rsidRDefault="0091148C" w:rsidP="00A83391">
      <w:pPr>
        <w:jc w:val="both"/>
        <w:rPr>
          <w:rFonts w:ascii="Palatino Linotype" w:hAnsi="Palatino Linotype"/>
        </w:rPr>
      </w:pPr>
      <w:r>
        <w:rPr>
          <w:rFonts w:ascii="Palatino Linotype" w:hAnsi="Palatino Linotype"/>
        </w:rPr>
        <w:tab/>
        <w:t xml:space="preserve">-Descanse Álvares, amanhã é um longo dia, o dia em que chegaremos a Resto Del Guerreiro </w:t>
      </w:r>
      <w:r w:rsidR="00B52104">
        <w:rPr>
          <w:rFonts w:ascii="Palatino Linotype" w:hAnsi="Palatino Linotype"/>
        </w:rPr>
        <w:t>e o dia que encontraremos Victo</w:t>
      </w:r>
      <w:r w:rsidR="001B451E">
        <w:rPr>
          <w:rFonts w:ascii="Palatino Linotype" w:hAnsi="Palatino Linotype"/>
        </w:rPr>
        <w:t>r.</w:t>
      </w:r>
    </w:p>
    <w:p w14:paraId="306F6212" w14:textId="77777777" w:rsidR="00625767" w:rsidRPr="00A83391" w:rsidRDefault="00625767" w:rsidP="00A83391">
      <w:pPr>
        <w:jc w:val="both"/>
        <w:rPr>
          <w:rFonts w:ascii="Palatino Linotype" w:hAnsi="Palatino Linotype"/>
        </w:rPr>
      </w:pPr>
    </w:p>
    <w:p w14:paraId="171E2478" w14:textId="044FFBB9" w:rsidR="00471858" w:rsidRPr="004257E7" w:rsidRDefault="155EF08D" w:rsidP="004257E7">
      <w:pPr>
        <w:pStyle w:val="Ttulo2"/>
        <w:jc w:val="center"/>
        <w:rPr>
          <w:sz w:val="96"/>
          <w:szCs w:val="96"/>
        </w:rPr>
      </w:pPr>
      <w:bookmarkStart w:id="31" w:name="_Toc299320766"/>
      <w:r w:rsidRPr="155EF08D">
        <w:rPr>
          <w:b/>
          <w:bCs/>
          <w:sz w:val="96"/>
          <w:szCs w:val="96"/>
        </w:rPr>
        <w:t>14 Victor (</w:t>
      </w:r>
      <w:r w:rsidRPr="155EF08D">
        <w:rPr>
          <w:rFonts w:ascii="Electra LT Std Display" w:hAnsi="Electra LT Std Display"/>
          <w:b/>
          <w:bCs/>
          <w:sz w:val="96"/>
          <w:szCs w:val="96"/>
        </w:rPr>
        <w:t>V</w:t>
      </w:r>
      <w:r w:rsidRPr="155EF08D">
        <w:rPr>
          <w:b/>
          <w:bCs/>
          <w:sz w:val="96"/>
          <w:szCs w:val="96"/>
        </w:rPr>
        <w:t>)</w:t>
      </w:r>
      <w:bookmarkEnd w:id="31"/>
    </w:p>
    <w:p w14:paraId="546EF2CD" w14:textId="77777777" w:rsidR="004257E7" w:rsidRDefault="00814094" w:rsidP="001B1090">
      <w:pPr>
        <w:jc w:val="both"/>
      </w:pPr>
      <w:r>
        <w:tab/>
      </w:r>
    </w:p>
    <w:p w14:paraId="7B961101" w14:textId="0B8DA7E7" w:rsidR="00BA1067" w:rsidRPr="00AC6FAF" w:rsidRDefault="00BA1067" w:rsidP="004257E7">
      <w:pPr>
        <w:ind w:firstLine="708"/>
        <w:jc w:val="both"/>
        <w:rPr>
          <w:rFonts w:ascii="Palatino Linotype" w:hAnsi="Palatino Linotype"/>
        </w:rPr>
      </w:pPr>
      <w:r w:rsidRPr="00AC6FAF">
        <w:rPr>
          <w:rFonts w:ascii="Palatino Linotype" w:hAnsi="Palatino Linotype"/>
        </w:rPr>
        <w:t xml:space="preserve">Era alguma hora da noite, Victor não podia ter certeza de qual. Seus olhos estavam semicerrados observando a escuridão do seu pequeno e agradável container. Victor só podia ter certeza de que era de noite por intuição, pois não sabia como chegar a uma definição de noite, assim como aconteceu com a definição de dia. </w:t>
      </w:r>
    </w:p>
    <w:p w14:paraId="09C46ACE" w14:textId="77777777" w:rsidR="00BA1067" w:rsidRPr="00AC6FAF" w:rsidRDefault="00BA1067" w:rsidP="001B1090">
      <w:pPr>
        <w:jc w:val="both"/>
        <w:rPr>
          <w:rFonts w:ascii="Palatino Linotype" w:hAnsi="Palatino Linotype"/>
        </w:rPr>
      </w:pPr>
      <w:r w:rsidRPr="00AC6FAF">
        <w:rPr>
          <w:rFonts w:ascii="Palatino Linotype" w:hAnsi="Palatino Linotype"/>
        </w:rPr>
        <w:lastRenderedPageBreak/>
        <w:tab/>
        <w:t xml:space="preserve">Não sabia quanto tempo havia se passado desde o momento que começou a refletir, sabia que pouco, mas não muito pouco. </w:t>
      </w:r>
    </w:p>
    <w:p w14:paraId="4717428F" w14:textId="4BB16885" w:rsidR="00BA1067" w:rsidRPr="00AC6FAF" w:rsidRDefault="00BA1067" w:rsidP="001B1090">
      <w:pPr>
        <w:ind w:firstLine="708"/>
        <w:jc w:val="both"/>
        <w:rPr>
          <w:rFonts w:ascii="Palatino Linotype" w:hAnsi="Palatino Linotype"/>
        </w:rPr>
      </w:pPr>
      <w:r w:rsidRPr="00AC6FAF">
        <w:rPr>
          <w:rFonts w:ascii="Palatino Linotype" w:hAnsi="Palatino Linotype"/>
        </w:rPr>
        <w:t xml:space="preserve">Quando já estava com seus olhos completamente fechados. Sentiu um humano perto dele, lembrou-se de como é sentir isso, fazia tanto tempo que não sentia isso. Só </w:t>
      </w:r>
      <w:r w:rsidR="009B08B9" w:rsidRPr="00AC6FAF">
        <w:rPr>
          <w:rFonts w:ascii="Palatino Linotype" w:hAnsi="Palatino Linotype"/>
        </w:rPr>
        <w:t xml:space="preserve">depois </w:t>
      </w:r>
      <w:r w:rsidR="002E1710" w:rsidRPr="00AC6FAF">
        <w:rPr>
          <w:rFonts w:ascii="Palatino Linotype" w:hAnsi="Palatino Linotype"/>
        </w:rPr>
        <w:t>algum tempo</w:t>
      </w:r>
      <w:r w:rsidRPr="00AC6FAF">
        <w:rPr>
          <w:rFonts w:ascii="Palatino Linotype" w:hAnsi="Palatino Linotype"/>
        </w:rPr>
        <w:t>, ele percebeu o que significa ter um humano ao lado dele sendo que morava sozinho em Lugar Nenhum. Imediatamente seus olhos se abriram quase que instantaneamente. Viu ao lado de sua cama um homem que olhava para ele com uma expressão</w:t>
      </w:r>
      <w:r w:rsidR="002E1710" w:rsidRPr="00AC6FAF">
        <w:rPr>
          <w:rFonts w:ascii="Palatino Linotype" w:hAnsi="Palatino Linotype"/>
        </w:rPr>
        <w:t xml:space="preserve"> que era uma</w:t>
      </w:r>
      <w:r w:rsidRPr="00AC6FAF">
        <w:rPr>
          <w:rFonts w:ascii="Palatino Linotype" w:hAnsi="Palatino Linotype"/>
        </w:rPr>
        <w:t xml:space="preserve"> mistura de curiosidade com admiração. Prestou atenção com o que estava vestido, era um traje militar, ele segurava uma arma, nada que ele houvesse projetado. Se sentiu feliz por isso. Começou a pensar em como aquele homem havia parado ali, raciocínio que</w:t>
      </w:r>
      <w:r w:rsidR="005D7DD6" w:rsidRPr="00AC6FAF">
        <w:rPr>
          <w:rFonts w:ascii="Palatino Linotype" w:hAnsi="Palatino Linotype"/>
        </w:rPr>
        <w:t xml:space="preserve"> logo</w:t>
      </w:r>
      <w:r w:rsidRPr="00AC6FAF">
        <w:rPr>
          <w:rFonts w:ascii="Palatino Linotype" w:hAnsi="Palatino Linotype"/>
        </w:rPr>
        <w:t xml:space="preserve"> foi interrompido quando ele percebeu que havia mais de uma pessoa parada diante dele.  Victor se assustou. Pulou de sua cama e tentou correr, movimento que foi barrado por um dos homens que o segurou. Victor começou a se debater até perceber que não adiantaria em nada. O homem então disse: </w:t>
      </w:r>
    </w:p>
    <w:p w14:paraId="626130B4" w14:textId="77777777" w:rsidR="00BA1067" w:rsidRPr="00AC6FAF" w:rsidRDefault="00BA1067" w:rsidP="00154178">
      <w:pPr>
        <w:ind w:firstLine="708"/>
        <w:jc w:val="both"/>
        <w:rPr>
          <w:rFonts w:ascii="Palatino Linotype" w:hAnsi="Palatino Linotype"/>
        </w:rPr>
      </w:pPr>
      <w:r w:rsidRPr="00AC6FAF">
        <w:rPr>
          <w:rFonts w:ascii="Palatino Linotype" w:hAnsi="Palatino Linotype"/>
        </w:rPr>
        <w:t>-Calma, calma. – Disse o homem</w:t>
      </w:r>
    </w:p>
    <w:p w14:paraId="4596518A" w14:textId="77777777" w:rsidR="00BA1067" w:rsidRPr="00AC6FAF" w:rsidRDefault="00BA1067" w:rsidP="00154178">
      <w:pPr>
        <w:ind w:firstLine="708"/>
        <w:jc w:val="both"/>
        <w:rPr>
          <w:rFonts w:ascii="Palatino Linotype" w:hAnsi="Palatino Linotype"/>
        </w:rPr>
      </w:pPr>
      <w:r w:rsidRPr="00AC6FAF">
        <w:rPr>
          <w:rFonts w:ascii="Palatino Linotype" w:hAnsi="Palatino Linotype"/>
        </w:rPr>
        <w:t>-Quem são vocês? – Berrou Victor assustado. Fazia muito tempo que não falava com outro ser humano</w:t>
      </w:r>
    </w:p>
    <w:p w14:paraId="0FBCB1D2" w14:textId="53EE63C0" w:rsidR="008B5A2A" w:rsidRPr="00AC6FAF" w:rsidRDefault="00BA1067" w:rsidP="00154178">
      <w:pPr>
        <w:ind w:firstLine="708"/>
        <w:jc w:val="both"/>
        <w:rPr>
          <w:rFonts w:ascii="Palatino Linotype" w:hAnsi="Palatino Linotype"/>
        </w:rPr>
      </w:pPr>
      <w:r w:rsidRPr="00AC6FAF">
        <w:rPr>
          <w:rFonts w:ascii="Palatino Linotype" w:hAnsi="Palatino Linotype"/>
        </w:rPr>
        <w:t>-Não se lembra de mim? Victor. -Disse o homem – S</w:t>
      </w:r>
      <w:r w:rsidR="00E76F0A" w:rsidRPr="00AC6FAF">
        <w:rPr>
          <w:rFonts w:ascii="Palatino Linotype" w:hAnsi="Palatino Linotype"/>
        </w:rPr>
        <w:t>ou eu,</w:t>
      </w:r>
      <w:r w:rsidR="002626CE" w:rsidRPr="00AC6FAF">
        <w:rPr>
          <w:rFonts w:ascii="Palatino Linotype" w:hAnsi="Palatino Linotype"/>
        </w:rPr>
        <w:t xml:space="preserve"> seu</w:t>
      </w:r>
      <w:r w:rsidRPr="00AC6FAF">
        <w:rPr>
          <w:rFonts w:ascii="Palatino Linotype" w:hAnsi="Palatino Linotype"/>
        </w:rPr>
        <w:t xml:space="preserve"> velho amigo Álvares.</w:t>
      </w:r>
    </w:p>
    <w:p w14:paraId="17C3CC83" w14:textId="77777777" w:rsidR="00B51E45" w:rsidRPr="00AC6FAF" w:rsidRDefault="002626CE" w:rsidP="00154178">
      <w:pPr>
        <w:ind w:firstLine="708"/>
        <w:jc w:val="both"/>
        <w:rPr>
          <w:rFonts w:ascii="Palatino Linotype" w:hAnsi="Palatino Linotype"/>
        </w:rPr>
      </w:pPr>
      <w:r w:rsidRPr="00AC6FAF">
        <w:rPr>
          <w:rFonts w:ascii="Palatino Linotype" w:hAnsi="Palatino Linotype"/>
        </w:rPr>
        <w:t xml:space="preserve">-Não conheço ninguém com esse nome. – Disse da boca para fora, sem nem ter tempo de lembrar dos ataques terroristas e do </w:t>
      </w:r>
      <w:r w:rsidR="00B51E45" w:rsidRPr="00AC6FAF">
        <w:rPr>
          <w:rFonts w:ascii="Palatino Linotype" w:hAnsi="Palatino Linotype"/>
        </w:rPr>
        <w:t>Tenente Álvares que certa vez havia ouvido no rádio.</w:t>
      </w:r>
    </w:p>
    <w:p w14:paraId="7947C3EA" w14:textId="30459D97" w:rsidR="002367CF" w:rsidRPr="00AC6FAF" w:rsidRDefault="002367CF" w:rsidP="00154178">
      <w:pPr>
        <w:ind w:firstLine="708"/>
        <w:jc w:val="both"/>
        <w:rPr>
          <w:rFonts w:ascii="Palatino Linotype" w:hAnsi="Palatino Linotype"/>
        </w:rPr>
      </w:pPr>
      <w:r w:rsidRPr="00AC6FAF">
        <w:rPr>
          <w:rFonts w:ascii="Palatino Linotype" w:hAnsi="Palatino Linotype"/>
        </w:rPr>
        <w:t>-</w:t>
      </w:r>
      <w:r w:rsidR="00BD7EFF" w:rsidRPr="00AC6FAF">
        <w:rPr>
          <w:rFonts w:ascii="Palatino Linotype" w:hAnsi="Palatino Linotype"/>
        </w:rPr>
        <w:t xml:space="preserve">Então é verdade, Victor não se lembra de mim – Disse Álvares </w:t>
      </w:r>
      <w:r w:rsidR="0069599E" w:rsidRPr="00AC6FAF">
        <w:rPr>
          <w:rFonts w:ascii="Palatino Linotype" w:hAnsi="Palatino Linotype"/>
        </w:rPr>
        <w:t xml:space="preserve">triste internamente e sem expressões externamente. </w:t>
      </w:r>
    </w:p>
    <w:p w14:paraId="422206EF" w14:textId="774C3A73" w:rsidR="002662A3" w:rsidRPr="00AC6FAF" w:rsidRDefault="001C04DD" w:rsidP="00154178">
      <w:pPr>
        <w:ind w:firstLine="708"/>
        <w:jc w:val="both"/>
        <w:rPr>
          <w:rFonts w:ascii="Palatino Linotype" w:hAnsi="Palatino Linotype"/>
        </w:rPr>
      </w:pPr>
      <w:r w:rsidRPr="00AC6FAF">
        <w:rPr>
          <w:rFonts w:ascii="Palatino Linotype" w:hAnsi="Palatino Linotype"/>
        </w:rPr>
        <w:t>-</w:t>
      </w:r>
      <w:r w:rsidR="002662A3" w:rsidRPr="00AC6FAF">
        <w:rPr>
          <w:rFonts w:ascii="Palatino Linotype" w:hAnsi="Palatino Linotype"/>
        </w:rPr>
        <w:t>Me lembro, na verdade eu me lembro. – Disse Victor, Álvares se animou com a possibilidade.</w:t>
      </w:r>
    </w:p>
    <w:p w14:paraId="0186CF24" w14:textId="17A7A9EC" w:rsidR="002662A3" w:rsidRPr="00AC6FAF" w:rsidRDefault="002662A3" w:rsidP="00154178">
      <w:pPr>
        <w:ind w:firstLine="708"/>
        <w:jc w:val="both"/>
        <w:rPr>
          <w:rFonts w:ascii="Palatino Linotype" w:hAnsi="Palatino Linotype"/>
        </w:rPr>
      </w:pPr>
      <w:r w:rsidRPr="00AC6FAF">
        <w:rPr>
          <w:rFonts w:ascii="Palatino Linotype" w:hAnsi="Palatino Linotype"/>
        </w:rPr>
        <w:t>-Você não passou no rádio?</w:t>
      </w:r>
      <w:r w:rsidR="006B1C19" w:rsidRPr="00AC6FAF">
        <w:rPr>
          <w:rFonts w:ascii="Palatino Linotype" w:hAnsi="Palatino Linotype"/>
        </w:rPr>
        <w:t xml:space="preserve"> – Victor então, retomou as memorias de seu velho amigo, com a </w:t>
      </w:r>
      <w:r w:rsidR="004C5CC2" w:rsidRPr="00AC6FAF">
        <w:rPr>
          <w:rFonts w:ascii="Palatino Linotype" w:hAnsi="Palatino Linotype"/>
        </w:rPr>
        <w:t>vaga lembrança do rádio. – Álvares, da faculdade!</w:t>
      </w:r>
    </w:p>
    <w:p w14:paraId="02145B52" w14:textId="640755DC" w:rsidR="0023789A" w:rsidRPr="00AC6FAF" w:rsidRDefault="00006F51" w:rsidP="00154178">
      <w:pPr>
        <w:ind w:firstLine="708"/>
        <w:jc w:val="both"/>
        <w:rPr>
          <w:rFonts w:ascii="Palatino Linotype" w:hAnsi="Palatino Linotype"/>
        </w:rPr>
      </w:pPr>
      <w:r w:rsidRPr="00AC6FAF">
        <w:rPr>
          <w:rFonts w:ascii="Palatino Linotype" w:hAnsi="Palatino Linotype"/>
        </w:rPr>
        <w:t>-Sim, sou eu. – Álvares desmoronou com a revelação de que ele se lembrava</w:t>
      </w:r>
      <w:r w:rsidR="00510DE6" w:rsidRPr="00AC6FAF">
        <w:rPr>
          <w:rFonts w:ascii="Palatino Linotype" w:hAnsi="Palatino Linotype"/>
        </w:rPr>
        <w:t xml:space="preserve"> e partiu para abraçá-lo.</w:t>
      </w:r>
    </w:p>
    <w:p w14:paraId="280CA0DB" w14:textId="6AA5365B" w:rsidR="0023789A" w:rsidRPr="00AC6FAF" w:rsidRDefault="0023789A" w:rsidP="00154178">
      <w:pPr>
        <w:ind w:firstLine="708"/>
        <w:jc w:val="both"/>
        <w:rPr>
          <w:rFonts w:ascii="Palatino Linotype" w:hAnsi="Palatino Linotype"/>
        </w:rPr>
      </w:pPr>
      <w:r w:rsidRPr="00AC6FAF">
        <w:rPr>
          <w:rFonts w:ascii="Palatino Linotype" w:hAnsi="Palatino Linotype"/>
        </w:rPr>
        <w:t>-</w:t>
      </w:r>
      <w:r w:rsidR="00CA35A5" w:rsidRPr="00AC6FAF">
        <w:rPr>
          <w:rFonts w:ascii="Palatino Linotype" w:hAnsi="Palatino Linotype"/>
        </w:rPr>
        <w:t>O que</w:t>
      </w:r>
      <w:r w:rsidRPr="00AC6FAF">
        <w:rPr>
          <w:rFonts w:ascii="Palatino Linotype" w:hAnsi="Palatino Linotype"/>
        </w:rPr>
        <w:t xml:space="preserve"> faz em minha residência?</w:t>
      </w:r>
    </w:p>
    <w:p w14:paraId="7C3AB05E" w14:textId="72A43EBF" w:rsidR="0023789A" w:rsidRPr="00AC6FAF" w:rsidRDefault="0023789A" w:rsidP="00154178">
      <w:pPr>
        <w:ind w:firstLine="708"/>
        <w:jc w:val="both"/>
        <w:rPr>
          <w:rFonts w:ascii="Palatino Linotype" w:hAnsi="Palatino Linotype"/>
        </w:rPr>
      </w:pPr>
      <w:r w:rsidRPr="00AC6FAF">
        <w:rPr>
          <w:rFonts w:ascii="Palatino Linotype" w:hAnsi="Palatino Linotype"/>
        </w:rPr>
        <w:t>-</w:t>
      </w:r>
      <w:r w:rsidR="009A3942" w:rsidRPr="00AC6FAF">
        <w:rPr>
          <w:rFonts w:ascii="Palatino Linotype" w:hAnsi="Palatino Linotype"/>
        </w:rPr>
        <w:t>Precisamos de você, Victor. – Disse ainda em lagrimas.</w:t>
      </w:r>
    </w:p>
    <w:p w14:paraId="2ACB23E2" w14:textId="1712B0E5" w:rsidR="009A3942" w:rsidRPr="00AC6FAF" w:rsidRDefault="009A3942" w:rsidP="00154178">
      <w:pPr>
        <w:ind w:firstLine="708"/>
        <w:jc w:val="both"/>
        <w:rPr>
          <w:rFonts w:ascii="Palatino Linotype" w:hAnsi="Palatino Linotype"/>
        </w:rPr>
      </w:pPr>
      <w:r w:rsidRPr="00AC6FAF">
        <w:rPr>
          <w:rFonts w:ascii="Palatino Linotype" w:hAnsi="Palatino Linotype"/>
        </w:rPr>
        <w:t xml:space="preserve">-Para que? </w:t>
      </w:r>
    </w:p>
    <w:p w14:paraId="338286D9" w14:textId="55DA5076" w:rsidR="009A3942" w:rsidRPr="00AC6FAF" w:rsidRDefault="009A3942" w:rsidP="00154178">
      <w:pPr>
        <w:ind w:firstLine="708"/>
        <w:jc w:val="both"/>
        <w:rPr>
          <w:rFonts w:ascii="Palatino Linotype" w:hAnsi="Palatino Linotype"/>
        </w:rPr>
      </w:pPr>
      <w:r w:rsidRPr="00AC6FAF">
        <w:rPr>
          <w:rFonts w:ascii="Palatino Linotype" w:hAnsi="Palatino Linotype"/>
        </w:rPr>
        <w:t xml:space="preserve">-Recebemos uma mensagem. </w:t>
      </w:r>
    </w:p>
    <w:p w14:paraId="472C7848" w14:textId="37E95CEE" w:rsidR="009A3942" w:rsidRPr="00AC6FAF" w:rsidRDefault="009A3942" w:rsidP="00154178">
      <w:pPr>
        <w:ind w:firstLine="708"/>
        <w:jc w:val="both"/>
        <w:rPr>
          <w:rFonts w:ascii="Palatino Linotype" w:hAnsi="Palatino Linotype"/>
        </w:rPr>
      </w:pPr>
      <w:r w:rsidRPr="00AC6FAF">
        <w:rPr>
          <w:rFonts w:ascii="Palatino Linotype" w:hAnsi="Palatino Linotype"/>
        </w:rPr>
        <w:t>-De quem?</w:t>
      </w:r>
    </w:p>
    <w:p w14:paraId="7FEBE8DE" w14:textId="4DD0AB8C" w:rsidR="009A3942" w:rsidRPr="00AC6FAF" w:rsidRDefault="009A3942" w:rsidP="00154178">
      <w:pPr>
        <w:ind w:firstLine="708"/>
        <w:jc w:val="both"/>
        <w:rPr>
          <w:rFonts w:ascii="Palatino Linotype" w:hAnsi="Palatino Linotype"/>
        </w:rPr>
      </w:pPr>
      <w:r w:rsidRPr="00AC6FAF">
        <w:rPr>
          <w:rFonts w:ascii="Palatino Linotype" w:hAnsi="Palatino Linotype"/>
        </w:rPr>
        <w:lastRenderedPageBreak/>
        <w:t>-Casa maior América.</w:t>
      </w:r>
    </w:p>
    <w:p w14:paraId="375DF2F1" w14:textId="11C1625F" w:rsidR="009A3942" w:rsidRPr="00AC6FAF" w:rsidRDefault="009A3942" w:rsidP="001B1090">
      <w:pPr>
        <w:jc w:val="both"/>
        <w:rPr>
          <w:rFonts w:ascii="Palatino Linotype" w:hAnsi="Palatino Linotype"/>
        </w:rPr>
      </w:pPr>
      <w:r w:rsidRPr="00AC6FAF">
        <w:rPr>
          <w:rFonts w:ascii="Palatino Linotype" w:hAnsi="Palatino Linotype"/>
        </w:rPr>
        <w:tab/>
        <w:t xml:space="preserve">Victor então, se perdeu </w:t>
      </w:r>
      <w:r w:rsidR="007050C2" w:rsidRPr="00AC6FAF">
        <w:rPr>
          <w:rFonts w:ascii="Palatino Linotype" w:hAnsi="Palatino Linotype"/>
        </w:rPr>
        <w:t>nas lembranças</w:t>
      </w:r>
      <w:r w:rsidRPr="00AC6FAF">
        <w:rPr>
          <w:rFonts w:ascii="Palatino Linotype" w:hAnsi="Palatino Linotype"/>
        </w:rPr>
        <w:t xml:space="preserve"> sobre a casa América que o levaram a </w:t>
      </w:r>
      <w:r w:rsidR="007050C2" w:rsidRPr="00AC6FAF">
        <w:rPr>
          <w:rFonts w:ascii="Palatino Linotype" w:hAnsi="Palatino Linotype"/>
        </w:rPr>
        <w:t xml:space="preserve">se lembrar de sua invenção. </w:t>
      </w:r>
      <w:r w:rsidR="00421C30" w:rsidRPr="00AC6FAF">
        <w:rPr>
          <w:rFonts w:ascii="Palatino Linotype" w:hAnsi="Palatino Linotype"/>
        </w:rPr>
        <w:t>O maior motivo pelo qual estava isolado</w:t>
      </w:r>
      <w:r w:rsidR="00AA7849" w:rsidRPr="00AC6FAF">
        <w:rPr>
          <w:rFonts w:ascii="Palatino Linotype" w:hAnsi="Palatino Linotype"/>
        </w:rPr>
        <w:t xml:space="preserve"> a tanto tempo. </w:t>
      </w:r>
    </w:p>
    <w:p w14:paraId="49BF0866" w14:textId="48E42888" w:rsidR="00AA7849" w:rsidRPr="00AC6FAF" w:rsidRDefault="00AA7849" w:rsidP="00154178">
      <w:pPr>
        <w:ind w:firstLine="708"/>
        <w:jc w:val="both"/>
        <w:rPr>
          <w:rFonts w:ascii="Palatino Linotype" w:hAnsi="Palatino Linotype"/>
        </w:rPr>
      </w:pPr>
      <w:r w:rsidRPr="00AC6FAF">
        <w:rPr>
          <w:rFonts w:ascii="Palatino Linotype" w:hAnsi="Palatino Linotype"/>
        </w:rPr>
        <w:t>-</w:t>
      </w:r>
      <w:r w:rsidR="00334A85" w:rsidRPr="00AC6FAF">
        <w:rPr>
          <w:rFonts w:ascii="Palatino Linotype" w:hAnsi="Palatino Linotype"/>
        </w:rPr>
        <w:t xml:space="preserve">Saiam de perto de mim – Berrou Víctor, tomado pelo medo, medo </w:t>
      </w:r>
      <w:r w:rsidR="002A78A1" w:rsidRPr="00AC6FAF">
        <w:rPr>
          <w:rFonts w:ascii="Palatino Linotype" w:hAnsi="Palatino Linotype"/>
        </w:rPr>
        <w:t xml:space="preserve">de sua invenção, medo de ser usado como ferramenta, medo de perder seu novo velho amigo. </w:t>
      </w:r>
    </w:p>
    <w:p w14:paraId="3B24FCBE" w14:textId="25F0493E" w:rsidR="00744D4D" w:rsidRPr="00AC6FAF" w:rsidRDefault="004808A7" w:rsidP="00154178">
      <w:pPr>
        <w:ind w:firstLine="708"/>
        <w:jc w:val="both"/>
        <w:rPr>
          <w:rFonts w:ascii="Palatino Linotype" w:hAnsi="Palatino Linotype"/>
        </w:rPr>
      </w:pPr>
      <w:r w:rsidRPr="00AC6FAF">
        <w:rPr>
          <w:rFonts w:ascii="Palatino Linotype" w:hAnsi="Palatino Linotype"/>
        </w:rPr>
        <w:t>-Victor, precisamos que decifre a mensagem</w:t>
      </w:r>
      <w:r w:rsidR="00D57EC7" w:rsidRPr="00AC6FAF">
        <w:rPr>
          <w:rFonts w:ascii="Palatino Linotype" w:hAnsi="Palatino Linotype"/>
        </w:rPr>
        <w:t xml:space="preserve">. – Disse Álvares. </w:t>
      </w:r>
    </w:p>
    <w:p w14:paraId="5D99D9AB" w14:textId="5C52DA79" w:rsidR="00D57EC7" w:rsidRPr="00AC6FAF" w:rsidRDefault="00D57EC7" w:rsidP="00154178">
      <w:pPr>
        <w:ind w:firstLine="708"/>
        <w:jc w:val="both"/>
        <w:rPr>
          <w:rFonts w:ascii="Palatino Linotype" w:hAnsi="Palatino Linotype"/>
        </w:rPr>
      </w:pPr>
      <w:r w:rsidRPr="00AC6FAF">
        <w:rPr>
          <w:rFonts w:ascii="Palatino Linotype" w:hAnsi="Palatino Linotype"/>
        </w:rPr>
        <w:t>-</w:t>
      </w:r>
      <w:r w:rsidR="00E579DB" w:rsidRPr="00AC6FAF">
        <w:rPr>
          <w:rFonts w:ascii="Palatino Linotype" w:hAnsi="Palatino Linotype"/>
        </w:rPr>
        <w:t xml:space="preserve">Qual a cifra? – Disse se acalmando. </w:t>
      </w:r>
    </w:p>
    <w:p w14:paraId="5F7C5C73" w14:textId="2B5B13E7" w:rsidR="00E579DB" w:rsidRPr="00AC6FAF" w:rsidRDefault="00E579DB" w:rsidP="00154178">
      <w:pPr>
        <w:ind w:firstLine="708"/>
        <w:jc w:val="both"/>
        <w:rPr>
          <w:rFonts w:ascii="Palatino Linotype" w:hAnsi="Palatino Linotype"/>
        </w:rPr>
      </w:pPr>
      <w:r w:rsidRPr="00AC6FAF">
        <w:rPr>
          <w:rFonts w:ascii="Palatino Linotype" w:hAnsi="Palatino Linotype"/>
        </w:rPr>
        <w:t xml:space="preserve">-Não sabemos ainda, parecem </w:t>
      </w:r>
      <w:r w:rsidR="00557C9D" w:rsidRPr="00AC6FAF">
        <w:rPr>
          <w:rFonts w:ascii="Palatino Linotype" w:hAnsi="Palatino Linotype"/>
        </w:rPr>
        <w:t xml:space="preserve">várias camadas, só você pode nos contar. </w:t>
      </w:r>
    </w:p>
    <w:p w14:paraId="79A9C085" w14:textId="73D20153" w:rsidR="00557C9D" w:rsidRPr="00AC6FAF" w:rsidRDefault="00557C9D" w:rsidP="00154178">
      <w:pPr>
        <w:ind w:firstLine="708"/>
        <w:jc w:val="both"/>
        <w:rPr>
          <w:rFonts w:ascii="Palatino Linotype" w:hAnsi="Palatino Linotype"/>
        </w:rPr>
      </w:pPr>
      <w:r w:rsidRPr="00AC6FAF">
        <w:rPr>
          <w:rFonts w:ascii="Palatino Linotype" w:hAnsi="Palatino Linotype"/>
        </w:rPr>
        <w:t xml:space="preserve">-Qual o formato? </w:t>
      </w:r>
    </w:p>
    <w:p w14:paraId="283452F9" w14:textId="5C8B8323" w:rsidR="00B4375A" w:rsidRPr="00AC6FAF" w:rsidRDefault="00557C9D" w:rsidP="00154178">
      <w:pPr>
        <w:ind w:firstLine="708"/>
        <w:jc w:val="both"/>
        <w:rPr>
          <w:rFonts w:ascii="Palatino Linotype" w:hAnsi="Palatino Linotype"/>
        </w:rPr>
      </w:pPr>
      <w:r w:rsidRPr="00AC6FAF">
        <w:rPr>
          <w:rFonts w:ascii="Palatino Linotype" w:hAnsi="Palatino Linotype"/>
        </w:rPr>
        <w:t>-Temos uma comunicação</w:t>
      </w:r>
      <w:r w:rsidR="00B4375A" w:rsidRPr="00AC6FAF">
        <w:rPr>
          <w:rFonts w:ascii="Palatino Linotype" w:hAnsi="Palatino Linotype"/>
        </w:rPr>
        <w:t xml:space="preserve"> que </w:t>
      </w:r>
      <w:r w:rsidR="00B25717" w:rsidRPr="00AC6FAF">
        <w:rPr>
          <w:rFonts w:ascii="Palatino Linotype" w:hAnsi="Palatino Linotype"/>
        </w:rPr>
        <w:t>é incompreensível</w:t>
      </w:r>
      <w:r w:rsidR="00402424" w:rsidRPr="00AC6FAF">
        <w:rPr>
          <w:rFonts w:ascii="Palatino Linotype" w:hAnsi="Palatino Linotype"/>
        </w:rPr>
        <w:t xml:space="preserve">. </w:t>
      </w:r>
    </w:p>
    <w:p w14:paraId="1F6261C2" w14:textId="673C88A1" w:rsidR="00402424" w:rsidRPr="00AC6FAF" w:rsidRDefault="00402424" w:rsidP="00154178">
      <w:pPr>
        <w:ind w:firstLine="708"/>
        <w:jc w:val="both"/>
        <w:rPr>
          <w:rFonts w:ascii="Palatino Linotype" w:hAnsi="Palatino Linotype"/>
        </w:rPr>
      </w:pPr>
      <w:r w:rsidRPr="00AC6FAF">
        <w:rPr>
          <w:rFonts w:ascii="Palatino Linotype" w:hAnsi="Palatino Linotype"/>
        </w:rPr>
        <w:t xml:space="preserve">-Me deixa ver. </w:t>
      </w:r>
      <w:r w:rsidR="00155134" w:rsidRPr="00AC6FAF">
        <w:rPr>
          <w:rFonts w:ascii="Palatino Linotype" w:hAnsi="Palatino Linotype"/>
        </w:rPr>
        <w:t xml:space="preserve">-Disse Victor. </w:t>
      </w:r>
    </w:p>
    <w:p w14:paraId="4F07B092" w14:textId="3FB00178" w:rsidR="00155134" w:rsidRPr="00AC6FAF" w:rsidRDefault="00155134" w:rsidP="00154178">
      <w:pPr>
        <w:ind w:firstLine="708"/>
        <w:jc w:val="both"/>
        <w:rPr>
          <w:rFonts w:ascii="Palatino Linotype" w:hAnsi="Palatino Linotype"/>
        </w:rPr>
      </w:pPr>
      <w:r w:rsidRPr="00AC6FAF">
        <w:rPr>
          <w:rFonts w:ascii="Palatino Linotype" w:hAnsi="Palatino Linotype"/>
        </w:rPr>
        <w:t>-Primeiro Victor, vamos te levar para</w:t>
      </w:r>
      <w:r w:rsidR="00890529" w:rsidRPr="00AC6FAF">
        <w:rPr>
          <w:rFonts w:ascii="Palatino Linotype" w:hAnsi="Palatino Linotype"/>
        </w:rPr>
        <w:t xml:space="preserve"> civilização. </w:t>
      </w:r>
    </w:p>
    <w:p w14:paraId="6B8FFD75" w14:textId="1D1F4566" w:rsidR="005B71BB" w:rsidRPr="00AC6FAF" w:rsidRDefault="00B02B6E" w:rsidP="001B1090">
      <w:pPr>
        <w:jc w:val="both"/>
        <w:rPr>
          <w:rFonts w:ascii="Palatino Linotype" w:hAnsi="Palatino Linotype"/>
        </w:rPr>
      </w:pPr>
      <w:r w:rsidRPr="00AC6FAF">
        <w:rPr>
          <w:rFonts w:ascii="Palatino Linotype" w:hAnsi="Palatino Linotype"/>
        </w:rPr>
        <w:tab/>
        <w:t xml:space="preserve">Victor olhava em volta, </w:t>
      </w:r>
      <w:r w:rsidR="00FD78FA" w:rsidRPr="00AC6FAF">
        <w:rPr>
          <w:rFonts w:ascii="Palatino Linotype" w:hAnsi="Palatino Linotype"/>
        </w:rPr>
        <w:t xml:space="preserve">contou </w:t>
      </w:r>
      <w:r w:rsidR="00C61247" w:rsidRPr="00AC6FAF">
        <w:rPr>
          <w:rFonts w:ascii="Palatino Linotype" w:hAnsi="Palatino Linotype"/>
        </w:rPr>
        <w:t>5 militares dentro de sua casa, ao passar pela porta, um</w:t>
      </w:r>
      <w:r w:rsidR="00A34DD0" w:rsidRPr="00AC6FAF">
        <w:rPr>
          <w:rFonts w:ascii="Palatino Linotype" w:hAnsi="Palatino Linotype"/>
        </w:rPr>
        <w:t xml:space="preserve"> corredor de militares que </w:t>
      </w:r>
      <w:r w:rsidR="00DC1CF5" w:rsidRPr="00AC6FAF">
        <w:rPr>
          <w:rFonts w:ascii="Palatino Linotype" w:hAnsi="Palatino Linotype"/>
        </w:rPr>
        <w:t>formavam uma extensa fila</w:t>
      </w:r>
      <w:r w:rsidR="00F06ED5" w:rsidRPr="00AC6FAF">
        <w:rPr>
          <w:rFonts w:ascii="Palatino Linotype" w:hAnsi="Palatino Linotype"/>
        </w:rPr>
        <w:t xml:space="preserve"> que o cumprimentavam. </w:t>
      </w:r>
      <w:r w:rsidR="00DD7219" w:rsidRPr="00AC6FAF">
        <w:rPr>
          <w:rFonts w:ascii="Palatino Linotype" w:hAnsi="Palatino Linotype"/>
        </w:rPr>
        <w:t>“Cumpriram uma longa missão.” Pensou, “Estão felizes</w:t>
      </w:r>
      <w:r w:rsidR="00670C4C" w:rsidRPr="00AC6FAF">
        <w:rPr>
          <w:rFonts w:ascii="Palatino Linotype" w:hAnsi="Palatino Linotype"/>
        </w:rPr>
        <w:t xml:space="preserve">”. </w:t>
      </w:r>
      <w:r w:rsidR="005B71BB" w:rsidRPr="00AC6FAF">
        <w:rPr>
          <w:rFonts w:ascii="Palatino Linotype" w:hAnsi="Palatino Linotype"/>
        </w:rPr>
        <w:t>Já fora da casa, Victor perguntou:</w:t>
      </w:r>
    </w:p>
    <w:p w14:paraId="33BE3DE9" w14:textId="25013266" w:rsidR="005B71BB" w:rsidRPr="00AC6FAF" w:rsidRDefault="005B71BB" w:rsidP="00154178">
      <w:pPr>
        <w:ind w:firstLine="708"/>
        <w:jc w:val="both"/>
        <w:rPr>
          <w:rFonts w:ascii="Palatino Linotype" w:hAnsi="Palatino Linotype"/>
        </w:rPr>
      </w:pPr>
      <w:r w:rsidRPr="00AC6FAF">
        <w:rPr>
          <w:rFonts w:ascii="Palatino Linotype" w:hAnsi="Palatino Linotype"/>
        </w:rPr>
        <w:t xml:space="preserve">-É tenente Álvares certo? -Perguntou ele. </w:t>
      </w:r>
    </w:p>
    <w:p w14:paraId="7F893F7D" w14:textId="5FE1ED9C" w:rsidR="0058289F" w:rsidRPr="00AC6FAF" w:rsidRDefault="005B71BB" w:rsidP="00154178">
      <w:pPr>
        <w:ind w:firstLine="708"/>
        <w:jc w:val="both"/>
        <w:rPr>
          <w:rFonts w:ascii="Palatino Linotype" w:hAnsi="Palatino Linotype"/>
        </w:rPr>
      </w:pPr>
      <w:r w:rsidRPr="00AC6FAF">
        <w:rPr>
          <w:rFonts w:ascii="Palatino Linotype" w:hAnsi="Palatino Linotype"/>
        </w:rPr>
        <w:t>-</w:t>
      </w:r>
      <w:r w:rsidR="0058289F" w:rsidRPr="00AC6FAF">
        <w:rPr>
          <w:rFonts w:ascii="Palatino Linotype" w:hAnsi="Palatino Linotype"/>
        </w:rPr>
        <w:t>É capitão, amigo. Recebi uma promoção</w:t>
      </w:r>
      <w:r w:rsidR="00D77FEC" w:rsidRPr="00AC6FAF">
        <w:rPr>
          <w:rFonts w:ascii="Palatino Linotype" w:hAnsi="Palatino Linotype"/>
        </w:rPr>
        <w:t xml:space="preserve"> antes de vir te buscar. </w:t>
      </w:r>
    </w:p>
    <w:p w14:paraId="43048EF0" w14:textId="6D1663ED" w:rsidR="00D77FEC" w:rsidRPr="00AC6FAF" w:rsidRDefault="00D77FEC" w:rsidP="00154178">
      <w:pPr>
        <w:ind w:firstLine="708"/>
        <w:jc w:val="both"/>
        <w:rPr>
          <w:rFonts w:ascii="Palatino Linotype" w:hAnsi="Palatino Linotype"/>
        </w:rPr>
      </w:pPr>
      <w:r w:rsidRPr="00AC6FAF">
        <w:rPr>
          <w:rFonts w:ascii="Palatino Linotype" w:hAnsi="Palatino Linotype"/>
        </w:rPr>
        <w:t xml:space="preserve">-Posso te perguntar algo, Álvares? </w:t>
      </w:r>
    </w:p>
    <w:p w14:paraId="3A00CA76" w14:textId="4F62049D" w:rsidR="00D77FEC" w:rsidRPr="00AC6FAF" w:rsidRDefault="00D77FEC" w:rsidP="00154178">
      <w:pPr>
        <w:ind w:firstLine="708"/>
        <w:jc w:val="both"/>
        <w:rPr>
          <w:rFonts w:ascii="Palatino Linotype" w:hAnsi="Palatino Linotype"/>
        </w:rPr>
      </w:pPr>
      <w:r w:rsidRPr="00AC6FAF">
        <w:rPr>
          <w:rFonts w:ascii="Palatino Linotype" w:hAnsi="Palatino Linotype"/>
        </w:rPr>
        <w:t>-Claro que pode</w:t>
      </w:r>
      <w:r w:rsidR="00A02858" w:rsidRPr="00AC6FAF">
        <w:rPr>
          <w:rFonts w:ascii="Palatino Linotype" w:hAnsi="Palatino Linotype"/>
        </w:rPr>
        <w:t xml:space="preserve">, Victor. </w:t>
      </w:r>
    </w:p>
    <w:p w14:paraId="0A15AC7B" w14:textId="326093CC" w:rsidR="00A02858" w:rsidRPr="00AC6FAF" w:rsidRDefault="00A02858" w:rsidP="00154178">
      <w:pPr>
        <w:ind w:firstLine="708"/>
        <w:jc w:val="both"/>
        <w:rPr>
          <w:rFonts w:ascii="Palatino Linotype" w:hAnsi="Palatino Linotype"/>
        </w:rPr>
      </w:pPr>
      <w:r w:rsidRPr="00AC6FAF">
        <w:rPr>
          <w:rFonts w:ascii="Palatino Linotype" w:hAnsi="Palatino Linotype"/>
        </w:rPr>
        <w:t>-</w:t>
      </w:r>
      <w:r w:rsidR="00CC2868" w:rsidRPr="00AC6FAF">
        <w:rPr>
          <w:rFonts w:ascii="Palatino Linotype" w:hAnsi="Palatino Linotype"/>
        </w:rPr>
        <w:t xml:space="preserve">A bomba foi usada? </w:t>
      </w:r>
    </w:p>
    <w:p w14:paraId="70A4236F" w14:textId="51BF4D3D" w:rsidR="00CC2868" w:rsidRPr="00AC6FAF" w:rsidRDefault="00CC2868" w:rsidP="00154178">
      <w:pPr>
        <w:ind w:firstLine="708"/>
        <w:jc w:val="both"/>
        <w:rPr>
          <w:rFonts w:ascii="Palatino Linotype" w:hAnsi="Palatino Linotype"/>
        </w:rPr>
      </w:pPr>
      <w:r w:rsidRPr="00AC6FAF">
        <w:rPr>
          <w:rFonts w:ascii="Palatino Linotype" w:hAnsi="Palatino Linotype"/>
        </w:rPr>
        <w:t xml:space="preserve">-Não. </w:t>
      </w:r>
    </w:p>
    <w:p w14:paraId="1E7FA801" w14:textId="0330A671" w:rsidR="00CC2868" w:rsidRPr="00AC6FAF" w:rsidRDefault="00CC2868" w:rsidP="00154178">
      <w:pPr>
        <w:ind w:firstLine="708"/>
        <w:jc w:val="both"/>
        <w:rPr>
          <w:rFonts w:ascii="Palatino Linotype" w:hAnsi="Palatino Linotype"/>
        </w:rPr>
      </w:pPr>
      <w:r w:rsidRPr="00AC6FAF">
        <w:rPr>
          <w:rFonts w:ascii="Palatino Linotype" w:hAnsi="Palatino Linotype"/>
        </w:rPr>
        <w:t xml:space="preserve">-Que ótimo. </w:t>
      </w:r>
      <w:r w:rsidR="002D01EB" w:rsidRPr="00AC6FAF">
        <w:rPr>
          <w:rFonts w:ascii="Palatino Linotype" w:hAnsi="Palatino Linotype"/>
        </w:rPr>
        <w:t xml:space="preserve">Quem tem ela? </w:t>
      </w:r>
    </w:p>
    <w:p w14:paraId="1E1EFA56" w14:textId="7ED334E7" w:rsidR="002D01EB" w:rsidRPr="00AC6FAF" w:rsidRDefault="002D01EB" w:rsidP="00154178">
      <w:pPr>
        <w:ind w:firstLine="708"/>
        <w:jc w:val="both"/>
        <w:rPr>
          <w:rFonts w:ascii="Palatino Linotype" w:hAnsi="Palatino Linotype"/>
        </w:rPr>
      </w:pPr>
      <w:r w:rsidRPr="00AC6FAF">
        <w:rPr>
          <w:rFonts w:ascii="Palatino Linotype" w:hAnsi="Palatino Linotype"/>
        </w:rPr>
        <w:t xml:space="preserve">-Ninguém assume que teria o poder de destruir o mundo </w:t>
      </w:r>
      <w:r w:rsidR="00CA35A5" w:rsidRPr="00AC6FAF">
        <w:rPr>
          <w:rFonts w:ascii="Palatino Linotype" w:hAnsi="Palatino Linotype"/>
        </w:rPr>
        <w:t>apenas com um cli</w:t>
      </w:r>
      <w:r w:rsidR="00443AC5" w:rsidRPr="00AC6FAF">
        <w:rPr>
          <w:rFonts w:ascii="Palatino Linotype" w:hAnsi="Palatino Linotype"/>
        </w:rPr>
        <w:t>que</w:t>
      </w:r>
      <w:r w:rsidR="00CA35A5" w:rsidRPr="00AC6FAF">
        <w:rPr>
          <w:rFonts w:ascii="Palatino Linotype" w:hAnsi="Palatino Linotype"/>
        </w:rPr>
        <w:t xml:space="preserve">, Victor, concorda? </w:t>
      </w:r>
    </w:p>
    <w:p w14:paraId="0E0A8EA0" w14:textId="2F8CE1EF" w:rsidR="00CA35A5" w:rsidRPr="00AC6FAF" w:rsidRDefault="00CA35A5" w:rsidP="00154178">
      <w:pPr>
        <w:ind w:firstLine="708"/>
        <w:jc w:val="both"/>
        <w:rPr>
          <w:rFonts w:ascii="Palatino Linotype" w:hAnsi="Palatino Linotype"/>
        </w:rPr>
      </w:pPr>
      <w:r w:rsidRPr="00AC6FAF">
        <w:rPr>
          <w:rFonts w:ascii="Palatino Linotype" w:hAnsi="Palatino Linotype"/>
        </w:rPr>
        <w:t xml:space="preserve">-Sim. </w:t>
      </w:r>
    </w:p>
    <w:p w14:paraId="33D3230D" w14:textId="3AAF4F6A" w:rsidR="00906EF2" w:rsidRPr="00AC6FAF" w:rsidRDefault="00255113" w:rsidP="001B1090">
      <w:pPr>
        <w:jc w:val="both"/>
        <w:rPr>
          <w:rFonts w:ascii="Palatino Linotype" w:hAnsi="Palatino Linotype"/>
        </w:rPr>
      </w:pPr>
      <w:r w:rsidRPr="00AC6FAF">
        <w:rPr>
          <w:rFonts w:ascii="Palatino Linotype" w:hAnsi="Palatino Linotype"/>
        </w:rPr>
        <w:tab/>
        <w:t xml:space="preserve">Continuaram caminhando iluminado apenas pelas lanternas acopladas a ponta das armas. </w:t>
      </w:r>
      <w:r w:rsidR="00DF0BB5" w:rsidRPr="00AC6FAF">
        <w:rPr>
          <w:rFonts w:ascii="Palatino Linotype" w:hAnsi="Palatino Linotype"/>
        </w:rPr>
        <w:t xml:space="preserve">Álvares olhava para o chão enquanto caminhava e Victor parecia </w:t>
      </w:r>
      <w:r w:rsidR="00477A9E" w:rsidRPr="00AC6FAF">
        <w:rPr>
          <w:rFonts w:ascii="Palatino Linotype" w:hAnsi="Palatino Linotype"/>
        </w:rPr>
        <w:t xml:space="preserve">estar hipnotizado com as luzes distantes no carro. </w:t>
      </w:r>
      <w:r w:rsidR="005F3242" w:rsidRPr="00AC6FAF">
        <w:rPr>
          <w:rFonts w:ascii="Palatino Linotype" w:hAnsi="Palatino Linotype"/>
        </w:rPr>
        <w:t xml:space="preserve">No chão havia uma mistura de pedras áridas com poeira, areia escassa. </w:t>
      </w:r>
      <w:r w:rsidR="00906EF2" w:rsidRPr="00AC6FAF">
        <w:rPr>
          <w:rFonts w:ascii="Palatino Linotype" w:hAnsi="Palatino Linotype"/>
        </w:rPr>
        <w:t xml:space="preserve">Era difícil para Victor pisar no chão, já que não o fazia a tempos. </w:t>
      </w:r>
      <w:r w:rsidR="00985FE4" w:rsidRPr="00AC6FAF">
        <w:rPr>
          <w:rFonts w:ascii="Palatino Linotype" w:hAnsi="Palatino Linotype"/>
        </w:rPr>
        <w:t xml:space="preserve">Álvares perguntou, ainda olhando para o chão: </w:t>
      </w:r>
    </w:p>
    <w:p w14:paraId="49258CE8" w14:textId="7DD71DF5" w:rsidR="000A293C" w:rsidRPr="00AC6FAF" w:rsidRDefault="000A293C" w:rsidP="00F246EE">
      <w:pPr>
        <w:ind w:firstLine="708"/>
        <w:jc w:val="both"/>
        <w:rPr>
          <w:rFonts w:ascii="Palatino Linotype" w:hAnsi="Palatino Linotype"/>
        </w:rPr>
      </w:pPr>
      <w:r w:rsidRPr="00AC6FAF">
        <w:rPr>
          <w:rFonts w:ascii="Palatino Linotype" w:hAnsi="Palatino Linotype"/>
        </w:rPr>
        <w:t>-Desta vez, Victor, me deixa te fazer uma pergunta. Como conseguia comida e água? Do jeito que anda, parece que não</w:t>
      </w:r>
      <w:r w:rsidR="0021701D" w:rsidRPr="00AC6FAF">
        <w:rPr>
          <w:rFonts w:ascii="Palatino Linotype" w:hAnsi="Palatino Linotype"/>
        </w:rPr>
        <w:t xml:space="preserve"> sai aqui fora a tempos. </w:t>
      </w:r>
      <w:r w:rsidR="005D5DF0" w:rsidRPr="00AC6FAF">
        <w:rPr>
          <w:rFonts w:ascii="Palatino Linotype" w:hAnsi="Palatino Linotype"/>
        </w:rPr>
        <w:t xml:space="preserve"> </w:t>
      </w:r>
    </w:p>
    <w:p w14:paraId="1B7DE6F5" w14:textId="1CA0C456" w:rsidR="005D5DF0" w:rsidRPr="00AC6FAF" w:rsidRDefault="005D5DF0" w:rsidP="00F246EE">
      <w:pPr>
        <w:ind w:firstLine="708"/>
        <w:jc w:val="both"/>
        <w:rPr>
          <w:rFonts w:ascii="Palatino Linotype" w:hAnsi="Palatino Linotype"/>
        </w:rPr>
      </w:pPr>
      <w:r w:rsidRPr="00AC6FAF">
        <w:rPr>
          <w:rFonts w:ascii="Palatino Linotype" w:hAnsi="Palatino Linotype"/>
        </w:rPr>
        <w:lastRenderedPageBreak/>
        <w:t xml:space="preserve">-Aparecia em minha porta </w:t>
      </w:r>
      <w:r w:rsidR="005E1C9C" w:rsidRPr="00AC6FAF">
        <w:rPr>
          <w:rFonts w:ascii="Palatino Linotype" w:hAnsi="Palatino Linotype"/>
        </w:rPr>
        <w:t>de tempos em tempos. Nunca parei para pensar como acontecia, mas minha mente está mais clara do que nunca</w:t>
      </w:r>
      <w:r w:rsidR="00517292" w:rsidRPr="00AC6FAF">
        <w:rPr>
          <w:rFonts w:ascii="Palatino Linotype" w:hAnsi="Palatino Linotype"/>
        </w:rPr>
        <w:t xml:space="preserve"> agora, então posso afirmar que algum morador caridoso a deixava em minha porta. </w:t>
      </w:r>
    </w:p>
    <w:p w14:paraId="5ECDF349" w14:textId="1AF29438" w:rsidR="00CE5E71" w:rsidRPr="00AC6FAF" w:rsidRDefault="00A22F12" w:rsidP="001B1090">
      <w:pPr>
        <w:jc w:val="both"/>
        <w:rPr>
          <w:rFonts w:ascii="Palatino Linotype" w:hAnsi="Palatino Linotype"/>
        </w:rPr>
      </w:pPr>
      <w:r w:rsidRPr="00AC6FAF">
        <w:rPr>
          <w:rFonts w:ascii="Palatino Linotype" w:hAnsi="Palatino Linotype"/>
        </w:rPr>
        <w:tab/>
        <w:t>Novamente continuaram andando</w:t>
      </w:r>
      <w:r w:rsidR="00C40D2F" w:rsidRPr="00AC6FAF">
        <w:rPr>
          <w:rFonts w:ascii="Palatino Linotype" w:hAnsi="Palatino Linotype"/>
        </w:rPr>
        <w:t xml:space="preserve"> até chegarem </w:t>
      </w:r>
      <w:r w:rsidR="00CE5E71" w:rsidRPr="00AC6FAF">
        <w:rPr>
          <w:rFonts w:ascii="Palatino Linotype" w:hAnsi="Palatino Linotype"/>
        </w:rPr>
        <w:t>à</w:t>
      </w:r>
      <w:r w:rsidR="00C40D2F" w:rsidRPr="00AC6FAF">
        <w:rPr>
          <w:rFonts w:ascii="Palatino Linotype" w:hAnsi="Palatino Linotype"/>
        </w:rPr>
        <w:t xml:space="preserve"> porta </w:t>
      </w:r>
      <w:r w:rsidR="004F406D" w:rsidRPr="00AC6FAF">
        <w:rPr>
          <w:rFonts w:ascii="Palatino Linotype" w:hAnsi="Palatino Linotype"/>
        </w:rPr>
        <w:t xml:space="preserve">de um dos carros do comboio. </w:t>
      </w:r>
      <w:r w:rsidR="003931A7" w:rsidRPr="00AC6FAF">
        <w:rPr>
          <w:rFonts w:ascii="Palatino Linotype" w:hAnsi="Palatino Linotype"/>
        </w:rPr>
        <w:t>Álvares disse</w:t>
      </w:r>
      <w:r w:rsidR="00CE5E71" w:rsidRPr="00AC6FAF">
        <w:rPr>
          <w:rFonts w:ascii="Palatino Linotype" w:hAnsi="Palatino Linotype"/>
        </w:rPr>
        <w:t xml:space="preserve"> segurando sua própria pistola pessoal p</w:t>
      </w:r>
      <w:r w:rsidR="001D6A9C" w:rsidRPr="00AC6FAF">
        <w:rPr>
          <w:rFonts w:ascii="Palatino Linotype" w:hAnsi="Palatino Linotype"/>
        </w:rPr>
        <w:t xml:space="preserve">elo cano: </w:t>
      </w:r>
    </w:p>
    <w:p w14:paraId="43A5A329" w14:textId="369FE1DF" w:rsidR="001D6A9C" w:rsidRPr="00AC6FAF" w:rsidRDefault="001D6A9C" w:rsidP="00F246EE">
      <w:pPr>
        <w:ind w:firstLine="708"/>
        <w:jc w:val="both"/>
        <w:rPr>
          <w:rFonts w:ascii="Palatino Linotype" w:hAnsi="Palatino Linotype"/>
        </w:rPr>
      </w:pPr>
      <w:r w:rsidRPr="00AC6FAF">
        <w:rPr>
          <w:rFonts w:ascii="Palatino Linotype" w:hAnsi="Palatino Linotype"/>
        </w:rPr>
        <w:t xml:space="preserve">-Victor, isso é mais por mim do que por você, </w:t>
      </w:r>
      <w:r w:rsidR="006E35AE" w:rsidRPr="00AC6FAF">
        <w:rPr>
          <w:rFonts w:ascii="Palatino Linotype" w:hAnsi="Palatino Linotype"/>
        </w:rPr>
        <w:t xml:space="preserve">preciso ter certeza que estará seguro, por isso te entrego essa arma em um gesto de confiança. -Disse Álvares. </w:t>
      </w:r>
    </w:p>
    <w:p w14:paraId="24C1797B" w14:textId="5BB18E8E" w:rsidR="006E35AE" w:rsidRPr="00AC6FAF" w:rsidRDefault="004C5614" w:rsidP="00F246EE">
      <w:pPr>
        <w:ind w:firstLine="708"/>
        <w:jc w:val="both"/>
        <w:rPr>
          <w:rFonts w:ascii="Palatino Linotype" w:hAnsi="Palatino Linotype"/>
        </w:rPr>
      </w:pPr>
      <w:r w:rsidRPr="00AC6FAF">
        <w:rPr>
          <w:rFonts w:ascii="Palatino Linotype" w:hAnsi="Palatino Linotype"/>
        </w:rPr>
        <w:t xml:space="preserve">-Eu a aceito, mas não porque a quero, se for capturado, terei que ter certeza </w:t>
      </w:r>
      <w:r w:rsidR="00E94F35" w:rsidRPr="00AC6FAF">
        <w:rPr>
          <w:rFonts w:ascii="Palatino Linotype" w:hAnsi="Palatino Linotype"/>
        </w:rPr>
        <w:t>de que</w:t>
      </w:r>
      <w:r w:rsidRPr="00AC6FAF">
        <w:rPr>
          <w:rFonts w:ascii="Palatino Linotype" w:hAnsi="Palatino Linotype"/>
        </w:rPr>
        <w:t xml:space="preserve"> minha invenção morre comigo</w:t>
      </w:r>
      <w:r w:rsidR="007230F6" w:rsidRPr="00AC6FAF">
        <w:rPr>
          <w:rFonts w:ascii="Palatino Linotype" w:hAnsi="Palatino Linotype"/>
        </w:rPr>
        <w:t xml:space="preserve">. </w:t>
      </w:r>
    </w:p>
    <w:p w14:paraId="0FA59226" w14:textId="4CF0E32D" w:rsidR="007230F6" w:rsidRPr="00AC6FAF" w:rsidRDefault="007230F6" w:rsidP="00F246EE">
      <w:pPr>
        <w:ind w:firstLine="708"/>
        <w:jc w:val="both"/>
        <w:rPr>
          <w:rFonts w:ascii="Palatino Linotype" w:hAnsi="Palatino Linotype"/>
        </w:rPr>
      </w:pPr>
      <w:r w:rsidRPr="00AC6FAF">
        <w:rPr>
          <w:rFonts w:ascii="Palatino Linotype" w:hAnsi="Palatino Linotype"/>
        </w:rPr>
        <w:t xml:space="preserve">-Claro, amigo. </w:t>
      </w:r>
    </w:p>
    <w:p w14:paraId="674E7854" w14:textId="5226F2D3" w:rsidR="007D2AFB" w:rsidRPr="00AC6FAF" w:rsidRDefault="00D43F3A" w:rsidP="001B1090">
      <w:pPr>
        <w:jc w:val="both"/>
        <w:rPr>
          <w:rFonts w:ascii="Palatino Linotype" w:hAnsi="Palatino Linotype"/>
        </w:rPr>
      </w:pPr>
      <w:r w:rsidRPr="00AC6FAF">
        <w:rPr>
          <w:rFonts w:ascii="Palatino Linotype" w:hAnsi="Palatino Linotype"/>
        </w:rPr>
        <w:tab/>
      </w:r>
      <w:r w:rsidR="00DF39DB" w:rsidRPr="00AC6FAF">
        <w:rPr>
          <w:rFonts w:ascii="Palatino Linotype" w:hAnsi="Palatino Linotype"/>
        </w:rPr>
        <w:t xml:space="preserve">Victor </w:t>
      </w:r>
      <w:r w:rsidR="006B7197" w:rsidRPr="00AC6FAF">
        <w:rPr>
          <w:rFonts w:ascii="Palatino Linotype" w:hAnsi="Palatino Linotype"/>
        </w:rPr>
        <w:t>pegou</w:t>
      </w:r>
      <w:r w:rsidR="00DF39DB" w:rsidRPr="00AC6FAF">
        <w:rPr>
          <w:rFonts w:ascii="Palatino Linotype" w:hAnsi="Palatino Linotype"/>
        </w:rPr>
        <w:t xml:space="preserve"> a pistola junto com sua bai</w:t>
      </w:r>
      <w:r w:rsidR="007B63D4" w:rsidRPr="00AC6FAF">
        <w:rPr>
          <w:rFonts w:ascii="Palatino Linotype" w:hAnsi="Palatino Linotype"/>
        </w:rPr>
        <w:t>nha</w:t>
      </w:r>
      <w:r w:rsidR="00E94F35" w:rsidRPr="00AC6FAF">
        <w:rPr>
          <w:rFonts w:ascii="Palatino Linotype" w:hAnsi="Palatino Linotype"/>
        </w:rPr>
        <w:t xml:space="preserve"> e a prendeu na cintura. </w:t>
      </w:r>
      <w:r w:rsidR="007D2AFB" w:rsidRPr="00AC6FAF">
        <w:rPr>
          <w:rFonts w:ascii="Palatino Linotype" w:hAnsi="Palatino Linotype"/>
        </w:rPr>
        <w:t>Victor pergunto</w:t>
      </w:r>
      <w:r w:rsidR="005662A6" w:rsidRPr="00AC6FAF">
        <w:rPr>
          <w:rFonts w:ascii="Palatino Linotype" w:hAnsi="Palatino Linotype"/>
        </w:rPr>
        <w:t>u</w:t>
      </w:r>
      <w:r w:rsidR="007D2AFB" w:rsidRPr="00AC6FAF">
        <w:rPr>
          <w:rFonts w:ascii="Palatino Linotype" w:hAnsi="Palatino Linotype"/>
        </w:rPr>
        <w:t>:</w:t>
      </w:r>
    </w:p>
    <w:p w14:paraId="75F1A7D3" w14:textId="70C1F975" w:rsidR="007230F6" w:rsidRPr="00AC6FAF" w:rsidRDefault="007D2AFB" w:rsidP="00F246EE">
      <w:pPr>
        <w:ind w:firstLine="708"/>
        <w:jc w:val="both"/>
        <w:rPr>
          <w:rFonts w:ascii="Palatino Linotype" w:hAnsi="Palatino Linotype"/>
        </w:rPr>
      </w:pPr>
      <w:r w:rsidRPr="00AC6FAF">
        <w:rPr>
          <w:rFonts w:ascii="Palatino Linotype" w:hAnsi="Palatino Linotype"/>
        </w:rPr>
        <w:t xml:space="preserve">-Álvares, sabe que eu não sou bom com armas, qual o modelo? </w:t>
      </w:r>
      <w:r w:rsidR="005662A6" w:rsidRPr="00AC6FAF">
        <w:rPr>
          <w:rFonts w:ascii="Palatino Linotype" w:hAnsi="Palatino Linotype"/>
        </w:rPr>
        <w:t xml:space="preserve">– Perguntou Victor, mesmo que não realmente quisesse saber o modelo. </w:t>
      </w:r>
    </w:p>
    <w:p w14:paraId="7DC87F75" w14:textId="7968F126" w:rsidR="004D690A" w:rsidRPr="00AC6FAF" w:rsidRDefault="005662A6" w:rsidP="00F246EE">
      <w:pPr>
        <w:ind w:firstLine="708"/>
        <w:jc w:val="both"/>
        <w:rPr>
          <w:rFonts w:ascii="Palatino Linotype" w:hAnsi="Palatino Linotype"/>
        </w:rPr>
      </w:pPr>
      <w:r w:rsidRPr="00AC6FAF">
        <w:rPr>
          <w:rFonts w:ascii="Palatino Linotype" w:hAnsi="Palatino Linotype"/>
        </w:rPr>
        <w:t>-É uma das melhores, uma Desert Eagle.</w:t>
      </w:r>
      <w:r w:rsidR="00605FE0" w:rsidRPr="00AC6FAF">
        <w:rPr>
          <w:rFonts w:ascii="Palatino Linotype" w:hAnsi="Palatino Linotype"/>
        </w:rPr>
        <w:t xml:space="preserve"> Apenas torça para não precisar usar</w:t>
      </w:r>
      <w:r w:rsidR="002229B0" w:rsidRPr="00AC6FAF">
        <w:rPr>
          <w:rFonts w:ascii="Palatino Linotype" w:hAnsi="Palatino Linotype"/>
        </w:rPr>
        <w:t xml:space="preserve">, não é mesmo? – Deu uma risada forçada depois. – </w:t>
      </w:r>
      <w:r w:rsidR="004D690A" w:rsidRPr="00AC6FAF">
        <w:rPr>
          <w:rFonts w:ascii="Palatino Linotype" w:hAnsi="Palatino Linotype"/>
        </w:rPr>
        <w:t xml:space="preserve">Sei que não é uma arma de campo comum, mas se vai empunhar uma arma, que faça com uma que imponha medo. </w:t>
      </w:r>
    </w:p>
    <w:p w14:paraId="243FCADD" w14:textId="79F8DD97" w:rsidR="009B07B2" w:rsidRPr="00AC6FAF" w:rsidRDefault="009B07B2" w:rsidP="00F246EE">
      <w:pPr>
        <w:ind w:firstLine="708"/>
        <w:jc w:val="both"/>
        <w:rPr>
          <w:rFonts w:ascii="Palatino Linotype" w:hAnsi="Palatino Linotype"/>
        </w:rPr>
      </w:pPr>
      <w:r w:rsidRPr="00AC6FAF">
        <w:rPr>
          <w:rFonts w:ascii="Palatino Linotype" w:hAnsi="Palatino Linotype"/>
        </w:rPr>
        <w:t xml:space="preserve">-O mundo agora virou um jogo de intimidação. – Disse pensativo. </w:t>
      </w:r>
    </w:p>
    <w:p w14:paraId="20FF8F72" w14:textId="4BA0AD18" w:rsidR="009B07B2" w:rsidRPr="00AC6FAF" w:rsidRDefault="009B07B2" w:rsidP="00F246EE">
      <w:pPr>
        <w:ind w:firstLine="708"/>
        <w:jc w:val="both"/>
        <w:rPr>
          <w:rFonts w:ascii="Palatino Linotype" w:hAnsi="Palatino Linotype"/>
        </w:rPr>
      </w:pPr>
      <w:r w:rsidRPr="00AC6FAF">
        <w:rPr>
          <w:rFonts w:ascii="Palatino Linotype" w:hAnsi="Palatino Linotype"/>
        </w:rPr>
        <w:t xml:space="preserve">-Não é isso que meus homens diriam se perguntasse a eles </w:t>
      </w:r>
      <w:r w:rsidR="00296DD3" w:rsidRPr="00AC6FAF">
        <w:rPr>
          <w:rFonts w:ascii="Palatino Linotype" w:hAnsi="Palatino Linotype"/>
        </w:rPr>
        <w:t xml:space="preserve">como foi o caminho até aqui. Mas se quiser aprender a atirar, é só perguntar para mim. </w:t>
      </w:r>
    </w:p>
    <w:p w14:paraId="73A68D1A" w14:textId="7DCFE577" w:rsidR="00296DD3" w:rsidRPr="00AC6FAF" w:rsidRDefault="00296DD3" w:rsidP="00F246EE">
      <w:pPr>
        <w:ind w:firstLine="708"/>
        <w:jc w:val="both"/>
        <w:rPr>
          <w:rFonts w:ascii="Palatino Linotype" w:hAnsi="Palatino Linotype"/>
        </w:rPr>
      </w:pPr>
      <w:r w:rsidRPr="00AC6FAF">
        <w:rPr>
          <w:rFonts w:ascii="Palatino Linotype" w:hAnsi="Palatino Linotype"/>
        </w:rPr>
        <w:t xml:space="preserve">-Não precisa, Álvares. </w:t>
      </w:r>
      <w:r w:rsidR="002B3B8D" w:rsidRPr="00AC6FAF">
        <w:rPr>
          <w:rFonts w:ascii="Palatino Linotype" w:hAnsi="Palatino Linotype"/>
        </w:rPr>
        <w:t xml:space="preserve">Eu passo por agora. -Olhou feio para sua arma depois de dizer isso. </w:t>
      </w:r>
    </w:p>
    <w:p w14:paraId="271122AF" w14:textId="43DF0D44" w:rsidR="00FA150A" w:rsidRPr="00AC6FAF" w:rsidRDefault="00FA150A" w:rsidP="001B1090">
      <w:pPr>
        <w:jc w:val="both"/>
        <w:rPr>
          <w:rFonts w:ascii="Palatino Linotype" w:hAnsi="Palatino Linotype"/>
        </w:rPr>
      </w:pPr>
      <w:r w:rsidRPr="00AC6FAF">
        <w:rPr>
          <w:rFonts w:ascii="Palatino Linotype" w:hAnsi="Palatino Linotype"/>
        </w:rPr>
        <w:tab/>
        <w:t>Álvares não ins</w:t>
      </w:r>
      <w:r w:rsidR="008F68FA" w:rsidRPr="00AC6FAF">
        <w:rPr>
          <w:rFonts w:ascii="Palatino Linotype" w:hAnsi="Palatino Linotype"/>
        </w:rPr>
        <w:t xml:space="preserve">istiu, apenas falou para seus homens começarem a dirigir. O carro não era pequeno, caberiam fácil umas... 4 pessoas </w:t>
      </w:r>
      <w:r w:rsidR="00FC10A2" w:rsidRPr="00AC6FAF">
        <w:rPr>
          <w:rFonts w:ascii="Palatino Linotype" w:hAnsi="Palatino Linotype"/>
        </w:rPr>
        <w:t xml:space="preserve">lado a lado de forma confortável no banco de trás. </w:t>
      </w:r>
      <w:r w:rsidR="000644D3" w:rsidRPr="00AC6FAF">
        <w:rPr>
          <w:rFonts w:ascii="Palatino Linotype" w:hAnsi="Palatino Linotype"/>
        </w:rPr>
        <w:t xml:space="preserve">Álvares começou a apresentar seus homens mais próximos: </w:t>
      </w:r>
    </w:p>
    <w:p w14:paraId="07EFFA96" w14:textId="244C2B0B" w:rsidR="000644D3" w:rsidRPr="00AC6FAF" w:rsidRDefault="000644D3" w:rsidP="00F246EE">
      <w:pPr>
        <w:ind w:firstLine="708"/>
        <w:jc w:val="both"/>
        <w:rPr>
          <w:rFonts w:ascii="Palatino Linotype" w:hAnsi="Palatino Linotype"/>
        </w:rPr>
      </w:pPr>
      <w:r w:rsidRPr="00AC6FAF">
        <w:rPr>
          <w:rFonts w:ascii="Palatino Linotype" w:hAnsi="Palatino Linotype"/>
        </w:rPr>
        <w:t xml:space="preserve">-Victor, este é o Tenente </w:t>
      </w:r>
      <w:r w:rsidR="00D14A1A" w:rsidRPr="00AC6FAF">
        <w:rPr>
          <w:rFonts w:ascii="Palatino Linotype" w:hAnsi="Palatino Linotype"/>
        </w:rPr>
        <w:t>R</w:t>
      </w:r>
      <w:r w:rsidRPr="00AC6FAF">
        <w:rPr>
          <w:rFonts w:ascii="Palatino Linotype" w:hAnsi="Palatino Linotype"/>
        </w:rPr>
        <w:t xml:space="preserve">odrigues, meu primeiro tente mais confiável, pode confiar nele para qualquer coisa. </w:t>
      </w:r>
    </w:p>
    <w:p w14:paraId="17F58ED5" w14:textId="79CD7B11" w:rsidR="00D14A1A" w:rsidRPr="00AC6FAF" w:rsidRDefault="00D14A1A" w:rsidP="00F246EE">
      <w:pPr>
        <w:ind w:firstLine="708"/>
        <w:jc w:val="both"/>
        <w:rPr>
          <w:rFonts w:ascii="Palatino Linotype" w:hAnsi="Palatino Linotype"/>
        </w:rPr>
      </w:pPr>
      <w:r w:rsidRPr="00AC6FAF">
        <w:rPr>
          <w:rFonts w:ascii="Palatino Linotype" w:hAnsi="Palatino Linotype"/>
        </w:rPr>
        <w:t xml:space="preserve">-Olá Rodrigues. -Disse Victor. </w:t>
      </w:r>
    </w:p>
    <w:p w14:paraId="14A881C8" w14:textId="4EEFC627" w:rsidR="003E79F7" w:rsidRPr="00AC6FAF" w:rsidRDefault="00D14A1A" w:rsidP="00F246EE">
      <w:pPr>
        <w:ind w:firstLine="708"/>
        <w:jc w:val="both"/>
        <w:rPr>
          <w:rFonts w:ascii="Palatino Linotype" w:hAnsi="Palatino Linotype"/>
        </w:rPr>
      </w:pPr>
      <w:r w:rsidRPr="00AC6FAF">
        <w:rPr>
          <w:rFonts w:ascii="Palatino Linotype" w:hAnsi="Palatino Linotype"/>
        </w:rPr>
        <w:t>-</w:t>
      </w:r>
      <w:r w:rsidR="003E79F7" w:rsidRPr="00AC6FAF">
        <w:rPr>
          <w:rFonts w:ascii="Palatino Linotype" w:hAnsi="Palatino Linotype"/>
        </w:rPr>
        <w:t xml:space="preserve">Victor, seja muito bem-vindo a tripulação – Disse Rodrigues. Com um aperto de mão. </w:t>
      </w:r>
    </w:p>
    <w:p w14:paraId="7035C416" w14:textId="54001EAA" w:rsidR="003E79F7" w:rsidRPr="00AC6FAF" w:rsidRDefault="003E79F7" w:rsidP="00F246EE">
      <w:pPr>
        <w:ind w:firstLine="708"/>
        <w:jc w:val="both"/>
        <w:rPr>
          <w:rFonts w:ascii="Palatino Linotype" w:hAnsi="Palatino Linotype"/>
        </w:rPr>
      </w:pPr>
      <w:r w:rsidRPr="00AC6FAF">
        <w:rPr>
          <w:rFonts w:ascii="Palatino Linotype" w:hAnsi="Palatino Linotype"/>
        </w:rPr>
        <w:t xml:space="preserve">-Obrigado. </w:t>
      </w:r>
    </w:p>
    <w:p w14:paraId="1523AE4F" w14:textId="5CF2427A" w:rsidR="003E79F7" w:rsidRPr="00AC6FAF" w:rsidRDefault="003E79F7" w:rsidP="00F246EE">
      <w:pPr>
        <w:ind w:firstLine="708"/>
        <w:jc w:val="both"/>
        <w:rPr>
          <w:rFonts w:ascii="Palatino Linotype" w:hAnsi="Palatino Linotype"/>
        </w:rPr>
      </w:pPr>
      <w:r w:rsidRPr="00AC6FAF">
        <w:rPr>
          <w:rFonts w:ascii="Palatino Linotype" w:hAnsi="Palatino Linotype"/>
        </w:rPr>
        <w:t xml:space="preserve">-A viagem será longa, </w:t>
      </w:r>
      <w:r w:rsidR="005A45A1" w:rsidRPr="00AC6FAF">
        <w:rPr>
          <w:rFonts w:ascii="Palatino Linotype" w:hAnsi="Palatino Linotype"/>
        </w:rPr>
        <w:t xml:space="preserve">considerando o tempo que levamos para vir, levaremos no mínimo umas 4 horas, mas precisamos evitar certos caminhos, então pode contar 5. -Interrompeu Álvares. </w:t>
      </w:r>
    </w:p>
    <w:p w14:paraId="69853D26" w14:textId="6D841B4D" w:rsidR="00107B9F" w:rsidRPr="00AC6FAF" w:rsidRDefault="00934B90" w:rsidP="001B1090">
      <w:pPr>
        <w:jc w:val="both"/>
        <w:rPr>
          <w:rFonts w:ascii="Palatino Linotype" w:hAnsi="Palatino Linotype"/>
        </w:rPr>
      </w:pPr>
      <w:r w:rsidRPr="00AC6FAF">
        <w:rPr>
          <w:rFonts w:ascii="Palatino Linotype" w:hAnsi="Palatino Linotype"/>
        </w:rPr>
        <w:lastRenderedPageBreak/>
        <w:tab/>
        <w:t xml:space="preserve">Victor concordou com a cabeça. </w:t>
      </w:r>
      <w:r w:rsidR="005A484E" w:rsidRPr="00AC6FAF">
        <w:rPr>
          <w:rFonts w:ascii="Palatino Linotype" w:hAnsi="Palatino Linotype"/>
        </w:rPr>
        <w:t xml:space="preserve"> 5 horas.  </w:t>
      </w:r>
      <w:r w:rsidRPr="00AC6FAF">
        <w:rPr>
          <w:rFonts w:ascii="Palatino Linotype" w:hAnsi="Palatino Linotype"/>
        </w:rPr>
        <w:t xml:space="preserve">“Tempo o suficiente para pensar demais.” Pensou, sabia o quanto isso era perigoso, principalmente para ele. </w:t>
      </w:r>
      <w:r w:rsidR="00756646" w:rsidRPr="00AC6FAF">
        <w:rPr>
          <w:rFonts w:ascii="Palatino Linotype" w:hAnsi="Palatino Linotype"/>
        </w:rPr>
        <w:t xml:space="preserve">Mas talvez não mais agora. </w:t>
      </w:r>
      <w:r w:rsidR="00610A26" w:rsidRPr="00AC6FAF">
        <w:rPr>
          <w:rFonts w:ascii="Palatino Linotype" w:hAnsi="Palatino Linotype"/>
        </w:rPr>
        <w:t>“Não, não”, não podia nem pensar na possibilidade</w:t>
      </w:r>
      <w:r w:rsidR="00107B9F" w:rsidRPr="00AC6FAF">
        <w:rPr>
          <w:rFonts w:ascii="Palatino Linotype" w:hAnsi="Palatino Linotype"/>
        </w:rPr>
        <w:t xml:space="preserve"> de ainda ser perigoso</w:t>
      </w:r>
      <w:r w:rsidR="00904F9C" w:rsidRPr="00AC6FAF">
        <w:rPr>
          <w:rFonts w:ascii="Palatino Linotype" w:hAnsi="Palatino Linotype"/>
        </w:rPr>
        <w:t xml:space="preserve"> o ato de pensar. </w:t>
      </w:r>
    </w:p>
    <w:p w14:paraId="43B5560F" w14:textId="493E79FC" w:rsidR="002B0106" w:rsidRPr="00AC6FAF" w:rsidRDefault="00904F9C" w:rsidP="00246742">
      <w:pPr>
        <w:jc w:val="both"/>
        <w:rPr>
          <w:rFonts w:ascii="Palatino Linotype" w:hAnsi="Palatino Linotype"/>
        </w:rPr>
      </w:pPr>
      <w:r w:rsidRPr="00AC6FAF">
        <w:rPr>
          <w:rFonts w:ascii="Palatino Linotype" w:hAnsi="Palatino Linotype"/>
        </w:rPr>
        <w:tab/>
      </w:r>
      <w:r w:rsidR="006633BC" w:rsidRPr="00AC6FAF">
        <w:rPr>
          <w:rFonts w:ascii="Palatino Linotype" w:hAnsi="Palatino Linotype"/>
        </w:rPr>
        <w:t>Victor voltou a olhar para sua nova pistola em sua cintura. Desert Eagle. Já havia ouvido dizer sobre, talvez a muitos anos atrás.</w:t>
      </w:r>
      <w:r w:rsidR="00286D10" w:rsidRPr="00AC6FAF">
        <w:rPr>
          <w:rFonts w:ascii="Palatino Linotype" w:hAnsi="Palatino Linotype"/>
        </w:rPr>
        <w:t xml:space="preserve"> </w:t>
      </w:r>
      <w:r w:rsidR="00316D13" w:rsidRPr="00AC6FAF">
        <w:rPr>
          <w:rFonts w:ascii="Palatino Linotype" w:hAnsi="Palatino Linotype"/>
        </w:rPr>
        <w:t xml:space="preserve">Era pesada e difícil de segurar. </w:t>
      </w:r>
      <w:r w:rsidR="005536D9" w:rsidRPr="00AC6FAF">
        <w:rPr>
          <w:rFonts w:ascii="Palatino Linotype" w:hAnsi="Palatino Linotype"/>
        </w:rPr>
        <w:t xml:space="preserve">Nunca gostaria de ter de atirar, nunca. </w:t>
      </w:r>
      <w:r w:rsidR="00673910" w:rsidRPr="00AC6FAF">
        <w:rPr>
          <w:rFonts w:ascii="Palatino Linotype" w:hAnsi="Palatino Linotype"/>
        </w:rPr>
        <w:t xml:space="preserve">Já havia atirado antes algumas vezes. </w:t>
      </w:r>
      <w:r w:rsidR="001F29A4" w:rsidRPr="00AC6FAF">
        <w:rPr>
          <w:rFonts w:ascii="Palatino Linotype" w:hAnsi="Palatino Linotype"/>
        </w:rPr>
        <w:t>Testando suas novas invenções</w:t>
      </w:r>
      <w:r w:rsidR="005121BF" w:rsidRPr="00AC6FAF">
        <w:rPr>
          <w:rFonts w:ascii="Palatino Linotype" w:hAnsi="Palatino Linotype"/>
        </w:rPr>
        <w:t xml:space="preserve">, talvez ainda se lembrasse como fazê-lo. Olhou novamente, </w:t>
      </w:r>
      <w:r w:rsidR="00A55B6C" w:rsidRPr="00AC6FAF">
        <w:rPr>
          <w:rFonts w:ascii="Palatino Linotype" w:hAnsi="Palatino Linotype"/>
        </w:rPr>
        <w:t>agora não mais com nojo, talvez com empatia</w:t>
      </w:r>
      <w:r w:rsidR="00376F8E" w:rsidRPr="00AC6FAF">
        <w:rPr>
          <w:rFonts w:ascii="Palatino Linotype" w:hAnsi="Palatino Linotype"/>
        </w:rPr>
        <w:t>. P</w:t>
      </w:r>
      <w:r w:rsidR="001D4173" w:rsidRPr="00AC6FAF">
        <w:rPr>
          <w:rFonts w:ascii="Palatino Linotype" w:hAnsi="Palatino Linotype"/>
        </w:rPr>
        <w:t xml:space="preserve">rovavelmente era rara, e </w:t>
      </w:r>
      <w:r w:rsidR="00376F8E" w:rsidRPr="00AC6FAF">
        <w:rPr>
          <w:rFonts w:ascii="Palatino Linotype" w:hAnsi="Palatino Linotype"/>
        </w:rPr>
        <w:t xml:space="preserve">Álvares </w:t>
      </w:r>
      <w:r w:rsidR="002801B2" w:rsidRPr="00AC6FAF">
        <w:rPr>
          <w:rFonts w:ascii="Palatino Linotype" w:hAnsi="Palatino Linotype"/>
        </w:rPr>
        <w:t>o havia</w:t>
      </w:r>
      <w:r w:rsidR="00376F8E" w:rsidRPr="00AC6FAF">
        <w:rPr>
          <w:rFonts w:ascii="Palatino Linotype" w:hAnsi="Palatino Linotype"/>
        </w:rPr>
        <w:t xml:space="preserve"> entregado sem nem precisar pensar. </w:t>
      </w:r>
      <w:r w:rsidR="009828CD" w:rsidRPr="00AC6FAF">
        <w:rPr>
          <w:rFonts w:ascii="Palatino Linotype" w:hAnsi="Palatino Linotype"/>
        </w:rPr>
        <w:t xml:space="preserve">A segurou, continuava pesada. </w:t>
      </w:r>
      <w:r w:rsidR="00715971" w:rsidRPr="00AC6FAF">
        <w:rPr>
          <w:rFonts w:ascii="Palatino Linotype" w:hAnsi="Palatino Linotype"/>
        </w:rPr>
        <w:t xml:space="preserve">Passou um tempo estudando como </w:t>
      </w:r>
      <w:r w:rsidR="002801B2" w:rsidRPr="00AC6FAF">
        <w:rPr>
          <w:rFonts w:ascii="Palatino Linotype" w:hAnsi="Palatino Linotype"/>
        </w:rPr>
        <w:t xml:space="preserve">abrir o compartimento de munições, e quando finalmente conseguiu, assegurou que estava cheio. </w:t>
      </w:r>
      <w:r w:rsidR="00246742" w:rsidRPr="00AC6FAF">
        <w:rPr>
          <w:rFonts w:ascii="Palatino Linotype" w:hAnsi="Palatino Linotype"/>
        </w:rPr>
        <w:t>Álvares percebeu o gesto e brincou:</w:t>
      </w:r>
    </w:p>
    <w:p w14:paraId="6837513F" w14:textId="43D900D1" w:rsidR="00246742" w:rsidRPr="00AC6FAF" w:rsidRDefault="00246742" w:rsidP="00F246EE">
      <w:pPr>
        <w:ind w:firstLine="708"/>
        <w:jc w:val="both"/>
        <w:rPr>
          <w:rFonts w:ascii="Palatino Linotype" w:hAnsi="Palatino Linotype"/>
        </w:rPr>
      </w:pPr>
      <w:r w:rsidRPr="00AC6FAF">
        <w:rPr>
          <w:rFonts w:ascii="Palatino Linotype" w:hAnsi="Palatino Linotype"/>
        </w:rPr>
        <w:t xml:space="preserve">-Parece que alguém está começando a gostar de sua nova arma, não é mesmo? -Brincou Álvares. </w:t>
      </w:r>
    </w:p>
    <w:p w14:paraId="01C25DD9" w14:textId="6BB2272A" w:rsidR="00246742" w:rsidRPr="00AC6FAF" w:rsidRDefault="00246742" w:rsidP="00F246EE">
      <w:pPr>
        <w:ind w:firstLine="708"/>
        <w:jc w:val="both"/>
        <w:rPr>
          <w:rFonts w:ascii="Palatino Linotype" w:hAnsi="Palatino Linotype"/>
        </w:rPr>
      </w:pPr>
      <w:r w:rsidRPr="00AC6FAF">
        <w:rPr>
          <w:rFonts w:ascii="Palatino Linotype" w:hAnsi="Palatino Linotype"/>
        </w:rPr>
        <w:t>-</w:t>
      </w:r>
      <w:r w:rsidR="00AF6D79" w:rsidRPr="00AC6FAF">
        <w:rPr>
          <w:rFonts w:ascii="Palatino Linotype" w:hAnsi="Palatino Linotype"/>
        </w:rPr>
        <w:t xml:space="preserve">Álvares, me ensina a atirar com ela. – Disse seriamente. </w:t>
      </w:r>
    </w:p>
    <w:p w14:paraId="521E2536" w14:textId="408CB903" w:rsidR="00A17BCC" w:rsidRPr="00AC6FAF" w:rsidRDefault="00AF6D79" w:rsidP="00246742">
      <w:pPr>
        <w:jc w:val="both"/>
        <w:rPr>
          <w:rFonts w:ascii="Palatino Linotype" w:hAnsi="Palatino Linotype"/>
        </w:rPr>
      </w:pPr>
      <w:r w:rsidRPr="00AC6FAF">
        <w:rPr>
          <w:rFonts w:ascii="Palatino Linotype" w:hAnsi="Palatino Linotype"/>
        </w:rPr>
        <w:tab/>
        <w:t>Álvares sorriu e mandou pararem o carro</w:t>
      </w:r>
      <w:r w:rsidR="00E31ABD" w:rsidRPr="00AC6FAF">
        <w:rPr>
          <w:rFonts w:ascii="Palatino Linotype" w:hAnsi="Palatino Linotype"/>
        </w:rPr>
        <w:t xml:space="preserve">. Álvares passou algum tempo estudando o ambiente para montar </w:t>
      </w:r>
      <w:r w:rsidR="00BA339C" w:rsidRPr="00AC6FAF">
        <w:rPr>
          <w:rFonts w:ascii="Palatino Linotype" w:hAnsi="Palatino Linotype"/>
        </w:rPr>
        <w:t>um alvo. Após isso, chamou Victor, que estava senta</w:t>
      </w:r>
      <w:r w:rsidR="00A17BCC" w:rsidRPr="00AC6FAF">
        <w:rPr>
          <w:rFonts w:ascii="Palatino Linotype" w:hAnsi="Palatino Linotype"/>
        </w:rPr>
        <w:t>do</w:t>
      </w:r>
      <w:r w:rsidR="00BA339C" w:rsidRPr="00AC6FAF">
        <w:rPr>
          <w:rFonts w:ascii="Palatino Linotype" w:hAnsi="Palatino Linotype"/>
        </w:rPr>
        <w:t xml:space="preserve"> na borda do carro esperando</w:t>
      </w:r>
      <w:r w:rsidR="00A17BCC" w:rsidRPr="00AC6FAF">
        <w:rPr>
          <w:rFonts w:ascii="Palatino Linotype" w:hAnsi="Palatino Linotype"/>
        </w:rPr>
        <w:t xml:space="preserve"> para ficar ao lado dele:</w:t>
      </w:r>
    </w:p>
    <w:p w14:paraId="4D07D3BD" w14:textId="05A8343D" w:rsidR="00A17BCC" w:rsidRPr="00AC6FAF" w:rsidRDefault="00A17BCC" w:rsidP="00F246EE">
      <w:pPr>
        <w:ind w:firstLine="708"/>
        <w:jc w:val="both"/>
        <w:rPr>
          <w:rFonts w:ascii="Palatino Linotype" w:hAnsi="Palatino Linotype"/>
        </w:rPr>
      </w:pPr>
      <w:r w:rsidRPr="00AC6FAF">
        <w:rPr>
          <w:rFonts w:ascii="Palatino Linotype" w:hAnsi="Palatino Linotype"/>
        </w:rPr>
        <w:t>-Victor, venha cá. – Disse Álvares</w:t>
      </w:r>
      <w:r w:rsidR="00304B33" w:rsidRPr="00AC6FAF">
        <w:rPr>
          <w:rFonts w:ascii="Palatino Linotype" w:hAnsi="Palatino Linotype"/>
        </w:rPr>
        <w:t>.</w:t>
      </w:r>
    </w:p>
    <w:p w14:paraId="51CC980D" w14:textId="77777777" w:rsidR="00B605E9" w:rsidRPr="00AC6FAF" w:rsidRDefault="00304B33" w:rsidP="00246742">
      <w:pPr>
        <w:jc w:val="both"/>
        <w:rPr>
          <w:rFonts w:ascii="Palatino Linotype" w:hAnsi="Palatino Linotype"/>
        </w:rPr>
      </w:pPr>
      <w:r w:rsidRPr="00AC6FAF">
        <w:rPr>
          <w:rFonts w:ascii="Palatino Linotype" w:hAnsi="Palatino Linotype"/>
        </w:rPr>
        <w:tab/>
        <w:t xml:space="preserve">Victor obedeceu, ainda estava de noite, </w:t>
      </w:r>
      <w:r w:rsidR="000D477D" w:rsidRPr="00AC6FAF">
        <w:rPr>
          <w:rFonts w:ascii="Palatino Linotype" w:hAnsi="Palatino Linotype"/>
        </w:rPr>
        <w:t xml:space="preserve">mas Álvares tinha um lampião a gás que iluminava suavemente o ambiente em volta. </w:t>
      </w:r>
      <w:r w:rsidR="00B605E9" w:rsidRPr="00AC6FAF">
        <w:rPr>
          <w:rFonts w:ascii="Palatino Linotype" w:hAnsi="Palatino Linotype"/>
        </w:rPr>
        <w:t xml:space="preserve">A arma continuava em sua cintura. Assim que Victor chegou, Álvares começou: </w:t>
      </w:r>
    </w:p>
    <w:p w14:paraId="71973718" w14:textId="435A0C83" w:rsidR="005E37DA" w:rsidRPr="00AC6FAF" w:rsidRDefault="00B605E9" w:rsidP="00F246EE">
      <w:pPr>
        <w:ind w:firstLine="708"/>
        <w:jc w:val="both"/>
        <w:rPr>
          <w:rFonts w:ascii="Palatino Linotype" w:hAnsi="Palatino Linotype"/>
        </w:rPr>
      </w:pPr>
      <w:r w:rsidRPr="00AC6FAF">
        <w:rPr>
          <w:rFonts w:ascii="Palatino Linotype" w:hAnsi="Palatino Linotype"/>
        </w:rPr>
        <w:t>-Pegue</w:t>
      </w:r>
      <w:r w:rsidR="005E37DA" w:rsidRPr="00AC6FAF">
        <w:rPr>
          <w:rFonts w:ascii="Palatino Linotype" w:hAnsi="Palatino Linotype"/>
        </w:rPr>
        <w:t xml:space="preserve"> essa aqui</w:t>
      </w:r>
      <w:r w:rsidR="00A22CB9" w:rsidRPr="00AC6FAF">
        <w:rPr>
          <w:rFonts w:ascii="Palatino Linotype" w:hAnsi="Palatino Linotype"/>
        </w:rPr>
        <w:t xml:space="preserve"> primeiro para aprender</w:t>
      </w:r>
      <w:r w:rsidR="007D722C" w:rsidRPr="00AC6FAF">
        <w:rPr>
          <w:rFonts w:ascii="Palatino Linotype" w:hAnsi="Palatino Linotype"/>
        </w:rPr>
        <w:t>.</w:t>
      </w:r>
      <w:r w:rsidR="005E37DA" w:rsidRPr="00AC6FAF">
        <w:rPr>
          <w:rFonts w:ascii="Palatino Linotype" w:hAnsi="Palatino Linotype"/>
        </w:rPr>
        <w:t xml:space="preserve"> – Disse entregando outra arma, era uma pistola menor e mais leve. -É uma calibre .22, </w:t>
      </w:r>
      <w:r w:rsidR="007D722C" w:rsidRPr="00AC6FAF">
        <w:rPr>
          <w:rFonts w:ascii="Palatino Linotype" w:hAnsi="Palatino Linotype"/>
        </w:rPr>
        <w:t>é melhor para aprender. – Disse Álvares.</w:t>
      </w:r>
    </w:p>
    <w:p w14:paraId="2FAC22DF" w14:textId="77777777" w:rsidR="0000300F" w:rsidRPr="00AC6FAF" w:rsidRDefault="0000300F" w:rsidP="00F246EE">
      <w:pPr>
        <w:ind w:firstLine="708"/>
        <w:jc w:val="both"/>
        <w:rPr>
          <w:rFonts w:ascii="Palatino Linotype" w:hAnsi="Palatino Linotype"/>
        </w:rPr>
      </w:pPr>
      <w:r w:rsidRPr="00AC6FAF">
        <w:rPr>
          <w:rFonts w:ascii="Palatino Linotype" w:hAnsi="Palatino Linotype"/>
        </w:rPr>
        <w:t>-Claro. – Disse estendendo a mão para pegá-la.</w:t>
      </w:r>
    </w:p>
    <w:p w14:paraId="04082D80" w14:textId="5318C5E3" w:rsidR="0000300F" w:rsidRPr="00AC6FAF" w:rsidRDefault="0000300F" w:rsidP="00F246EE">
      <w:pPr>
        <w:ind w:firstLine="708"/>
        <w:jc w:val="both"/>
        <w:rPr>
          <w:rFonts w:ascii="Palatino Linotype" w:hAnsi="Palatino Linotype"/>
        </w:rPr>
      </w:pPr>
      <w:r w:rsidRPr="00AC6FAF">
        <w:rPr>
          <w:rFonts w:ascii="Palatino Linotype" w:hAnsi="Palatino Linotype"/>
        </w:rPr>
        <w:t>-</w:t>
      </w:r>
      <w:r w:rsidR="00DE5025" w:rsidRPr="00AC6FAF">
        <w:rPr>
          <w:rFonts w:ascii="Palatino Linotype" w:hAnsi="Palatino Linotype"/>
        </w:rPr>
        <w:t xml:space="preserve">Primeiro a segure deste jeito aqui. - </w:t>
      </w:r>
      <w:r w:rsidRPr="00AC6FAF">
        <w:rPr>
          <w:rFonts w:ascii="Palatino Linotype" w:hAnsi="Palatino Linotype"/>
        </w:rPr>
        <w:t xml:space="preserve"> </w:t>
      </w:r>
      <w:r w:rsidR="00DE5025" w:rsidRPr="00AC6FAF">
        <w:rPr>
          <w:rFonts w:ascii="Palatino Linotype" w:hAnsi="Palatino Linotype"/>
        </w:rPr>
        <w:t xml:space="preserve">Álvares exclamou demonstrando. </w:t>
      </w:r>
    </w:p>
    <w:p w14:paraId="744FC57C" w14:textId="62EF2D28" w:rsidR="00A93B45" w:rsidRPr="00AC6FAF" w:rsidRDefault="00A93B45" w:rsidP="00F246EE">
      <w:pPr>
        <w:ind w:firstLine="708"/>
        <w:jc w:val="both"/>
        <w:rPr>
          <w:rFonts w:ascii="Palatino Linotype" w:hAnsi="Palatino Linotype"/>
        </w:rPr>
      </w:pPr>
      <w:r w:rsidRPr="00AC6FAF">
        <w:rPr>
          <w:rFonts w:ascii="Palatino Linotype" w:hAnsi="Palatino Linotype"/>
        </w:rPr>
        <w:t xml:space="preserve">-Pronto. </w:t>
      </w:r>
    </w:p>
    <w:p w14:paraId="16AA05C6" w14:textId="6510BFE5" w:rsidR="00A93B45" w:rsidRPr="00AC6FAF" w:rsidRDefault="00A93B45" w:rsidP="00F246EE">
      <w:pPr>
        <w:ind w:firstLine="708"/>
        <w:jc w:val="both"/>
        <w:rPr>
          <w:rFonts w:ascii="Palatino Linotype" w:hAnsi="Palatino Linotype"/>
        </w:rPr>
      </w:pPr>
      <w:r w:rsidRPr="00AC6FAF">
        <w:rPr>
          <w:rFonts w:ascii="Palatino Linotype" w:hAnsi="Palatino Linotype"/>
        </w:rPr>
        <w:t xml:space="preserve">-Agora estenda seu braço e </w:t>
      </w:r>
      <w:r w:rsidR="005866F0" w:rsidRPr="00AC6FAF">
        <w:rPr>
          <w:rFonts w:ascii="Palatino Linotype" w:hAnsi="Palatino Linotype"/>
        </w:rPr>
        <w:t xml:space="preserve">tenta se </w:t>
      </w:r>
      <w:r w:rsidR="008F7EF7" w:rsidRPr="00AC6FAF">
        <w:rPr>
          <w:rFonts w:ascii="Palatino Linotype" w:hAnsi="Palatino Linotype"/>
        </w:rPr>
        <w:t>acostumar</w:t>
      </w:r>
      <w:r w:rsidRPr="00AC6FAF">
        <w:rPr>
          <w:rFonts w:ascii="Palatino Linotype" w:hAnsi="Palatino Linotype"/>
        </w:rPr>
        <w:t>. – Continuou.</w:t>
      </w:r>
    </w:p>
    <w:p w14:paraId="3E077A63" w14:textId="71A6DC33" w:rsidR="00A93B45" w:rsidRPr="00AC6FAF" w:rsidRDefault="00A93B45" w:rsidP="00F246EE">
      <w:pPr>
        <w:ind w:firstLine="708"/>
        <w:jc w:val="both"/>
        <w:rPr>
          <w:rFonts w:ascii="Palatino Linotype" w:hAnsi="Palatino Linotype"/>
        </w:rPr>
      </w:pPr>
      <w:r w:rsidRPr="00AC6FAF">
        <w:rPr>
          <w:rFonts w:ascii="Palatino Linotype" w:hAnsi="Palatino Linotype"/>
        </w:rPr>
        <w:t>-Uhum</w:t>
      </w:r>
      <w:r w:rsidR="00103C59" w:rsidRPr="00AC6FAF">
        <w:rPr>
          <w:rFonts w:ascii="Palatino Linotype" w:hAnsi="Palatino Linotype"/>
        </w:rPr>
        <w:t xml:space="preserve">. </w:t>
      </w:r>
    </w:p>
    <w:p w14:paraId="11443522" w14:textId="16A0F843" w:rsidR="00103C59" w:rsidRPr="00AC6FAF" w:rsidRDefault="00103C59" w:rsidP="00F246EE">
      <w:pPr>
        <w:ind w:firstLine="708"/>
        <w:jc w:val="both"/>
        <w:rPr>
          <w:rFonts w:ascii="Palatino Linotype" w:hAnsi="Palatino Linotype"/>
        </w:rPr>
      </w:pPr>
      <w:r w:rsidRPr="00AC6FAF">
        <w:rPr>
          <w:rFonts w:ascii="Palatino Linotype" w:hAnsi="Palatino Linotype"/>
        </w:rPr>
        <w:t>-</w:t>
      </w:r>
      <w:r w:rsidR="00EF71C1" w:rsidRPr="00AC6FAF">
        <w:rPr>
          <w:rFonts w:ascii="Palatino Linotype" w:hAnsi="Palatino Linotype"/>
        </w:rPr>
        <w:t xml:space="preserve">Agora carregue. </w:t>
      </w:r>
    </w:p>
    <w:p w14:paraId="77D1CF41" w14:textId="3B735E8B" w:rsidR="00EF71C1" w:rsidRPr="00AC6FAF" w:rsidRDefault="00EF71C1" w:rsidP="00F246EE">
      <w:pPr>
        <w:ind w:firstLine="708"/>
        <w:jc w:val="both"/>
        <w:rPr>
          <w:rFonts w:ascii="Palatino Linotype" w:hAnsi="Palatino Linotype"/>
        </w:rPr>
      </w:pPr>
      <w:r w:rsidRPr="00AC6FAF">
        <w:rPr>
          <w:rFonts w:ascii="Palatino Linotype" w:hAnsi="Palatino Linotype"/>
        </w:rPr>
        <w:t xml:space="preserve">-Feito. </w:t>
      </w:r>
    </w:p>
    <w:p w14:paraId="6F58F91D" w14:textId="6C58C804" w:rsidR="00EF71C1" w:rsidRPr="00AC6FAF" w:rsidRDefault="00EF71C1" w:rsidP="00F246EE">
      <w:pPr>
        <w:ind w:firstLine="708"/>
        <w:jc w:val="both"/>
        <w:rPr>
          <w:rFonts w:ascii="Palatino Linotype" w:hAnsi="Palatino Linotype"/>
        </w:rPr>
      </w:pPr>
      <w:r w:rsidRPr="00AC6FAF">
        <w:rPr>
          <w:rFonts w:ascii="Palatino Linotype" w:hAnsi="Palatino Linotype"/>
        </w:rPr>
        <w:t xml:space="preserve">-Coloque sua mão no gatilho e aperte. – Disse com um sorriso no rosto. </w:t>
      </w:r>
    </w:p>
    <w:p w14:paraId="481B67EF" w14:textId="01CF49F0" w:rsidR="00EF71C1" w:rsidRPr="00AC6FAF" w:rsidRDefault="00EF71C1" w:rsidP="00246742">
      <w:pPr>
        <w:jc w:val="both"/>
        <w:rPr>
          <w:rFonts w:ascii="Palatino Linotype" w:hAnsi="Palatino Linotype"/>
        </w:rPr>
      </w:pPr>
      <w:r w:rsidRPr="00AC6FAF">
        <w:rPr>
          <w:rFonts w:ascii="Palatino Linotype" w:hAnsi="Palatino Linotype"/>
        </w:rPr>
        <w:tab/>
        <w:t xml:space="preserve">Victor </w:t>
      </w:r>
      <w:r w:rsidR="00981AB5" w:rsidRPr="00AC6FAF">
        <w:rPr>
          <w:rFonts w:ascii="Palatino Linotype" w:hAnsi="Palatino Linotype"/>
        </w:rPr>
        <w:t xml:space="preserve">colocou sua mão no gatilho. Havia alguns militares atrás assistindo tal feito. Antes de atirar, </w:t>
      </w:r>
      <w:r w:rsidR="005975C2" w:rsidRPr="00AC6FAF">
        <w:rPr>
          <w:rFonts w:ascii="Palatino Linotype" w:hAnsi="Palatino Linotype"/>
        </w:rPr>
        <w:t xml:space="preserve">começou a sentir sua memória muscular voltando a tomar conta. </w:t>
      </w:r>
      <w:r w:rsidR="005975C2" w:rsidRPr="00AC6FAF">
        <w:rPr>
          <w:rFonts w:ascii="Palatino Linotype" w:hAnsi="Palatino Linotype"/>
        </w:rPr>
        <w:lastRenderedPageBreak/>
        <w:t xml:space="preserve">Puxou o gatilho. </w:t>
      </w:r>
      <w:r w:rsidR="00E71320" w:rsidRPr="00AC6FAF">
        <w:rPr>
          <w:rFonts w:ascii="Palatino Linotype" w:hAnsi="Palatino Linotype"/>
        </w:rPr>
        <w:t xml:space="preserve">Sua </w:t>
      </w:r>
      <w:r w:rsidR="00F00AD9" w:rsidRPr="00AC6FAF">
        <w:rPr>
          <w:rFonts w:ascii="Palatino Linotype" w:hAnsi="Palatino Linotype"/>
        </w:rPr>
        <w:t>memória</w:t>
      </w:r>
      <w:r w:rsidR="00E71320" w:rsidRPr="00AC6FAF">
        <w:rPr>
          <w:rFonts w:ascii="Palatino Linotype" w:hAnsi="Palatino Linotype"/>
        </w:rPr>
        <w:t xml:space="preserve"> muscular havia retornado, nem havia sentido o recuo. O fez novamente</w:t>
      </w:r>
      <w:r w:rsidR="00F00AD9" w:rsidRPr="00AC6FAF">
        <w:rPr>
          <w:rFonts w:ascii="Palatino Linotype" w:hAnsi="Palatino Linotype"/>
        </w:rPr>
        <w:t xml:space="preserve"> e depois de novo.</w:t>
      </w:r>
    </w:p>
    <w:p w14:paraId="1435EC7D" w14:textId="045C50B0" w:rsidR="00F00AD9" w:rsidRPr="00AC6FAF" w:rsidRDefault="00F00AD9" w:rsidP="00F246EE">
      <w:pPr>
        <w:ind w:firstLine="708"/>
        <w:jc w:val="both"/>
        <w:rPr>
          <w:rFonts w:ascii="Palatino Linotype" w:hAnsi="Palatino Linotype"/>
        </w:rPr>
      </w:pPr>
      <w:r w:rsidRPr="00AC6FAF">
        <w:rPr>
          <w:rFonts w:ascii="Palatino Linotype" w:hAnsi="Palatino Linotype"/>
        </w:rPr>
        <w:t xml:space="preserve">-Ótimo Victor! Ótimo mesmo! – Disse Álvares comemorando. -Agora pegue a que eu havia te entregado antes. </w:t>
      </w:r>
    </w:p>
    <w:p w14:paraId="474A8494" w14:textId="4FFD2D09" w:rsidR="00D9014D" w:rsidRPr="00AC6FAF" w:rsidRDefault="00D9014D" w:rsidP="00246742">
      <w:pPr>
        <w:jc w:val="both"/>
        <w:rPr>
          <w:rFonts w:ascii="Palatino Linotype" w:hAnsi="Palatino Linotype"/>
        </w:rPr>
      </w:pPr>
      <w:r w:rsidRPr="00AC6FAF">
        <w:rPr>
          <w:rFonts w:ascii="Palatino Linotype" w:hAnsi="Palatino Linotype"/>
        </w:rPr>
        <w:tab/>
        <w:t>Victor entregou a que segurava a Álvares</w:t>
      </w:r>
      <w:r w:rsidR="00E86AFE" w:rsidRPr="00AC6FAF">
        <w:rPr>
          <w:rFonts w:ascii="Palatino Linotype" w:hAnsi="Palatino Linotype"/>
        </w:rPr>
        <w:t xml:space="preserve"> e pegou a que repousava em sua cintura. </w:t>
      </w:r>
      <w:r w:rsidR="00986F8B" w:rsidRPr="00AC6FAF">
        <w:rPr>
          <w:rFonts w:ascii="Palatino Linotype" w:hAnsi="Palatino Linotype"/>
        </w:rPr>
        <w:t xml:space="preserve">Refez todos os passos. Os militares, atrás dele, pareciam mais animados do que nunca, murmurando entre si. </w:t>
      </w:r>
    </w:p>
    <w:p w14:paraId="62966AFB" w14:textId="5BC6EAC0" w:rsidR="00442937" w:rsidRPr="00AC6FAF" w:rsidRDefault="00442937" w:rsidP="00F246EE">
      <w:pPr>
        <w:ind w:firstLine="708"/>
        <w:jc w:val="both"/>
        <w:rPr>
          <w:rFonts w:ascii="Palatino Linotype" w:hAnsi="Palatino Linotype"/>
        </w:rPr>
      </w:pPr>
      <w:r w:rsidRPr="00AC6FAF">
        <w:rPr>
          <w:rFonts w:ascii="Palatino Linotype" w:hAnsi="Palatino Linotype"/>
        </w:rPr>
        <w:t xml:space="preserve">-Essa segure com as duas mãos. -Disse Álvares como um aviso. </w:t>
      </w:r>
    </w:p>
    <w:p w14:paraId="2A60E646" w14:textId="7FCD68A5" w:rsidR="00442937" w:rsidRPr="00AC6FAF" w:rsidRDefault="006076CB" w:rsidP="00246742">
      <w:pPr>
        <w:jc w:val="both"/>
        <w:rPr>
          <w:rFonts w:ascii="Palatino Linotype" w:hAnsi="Palatino Linotype"/>
        </w:rPr>
      </w:pPr>
      <w:r w:rsidRPr="00AC6FAF">
        <w:rPr>
          <w:rFonts w:ascii="Palatino Linotype" w:hAnsi="Palatino Linotype"/>
        </w:rPr>
        <w:tab/>
        <w:t>Victor assentiu com a cabeça</w:t>
      </w:r>
      <w:r w:rsidR="00950C0B" w:rsidRPr="00AC6FAF">
        <w:rPr>
          <w:rFonts w:ascii="Palatino Linotype" w:hAnsi="Palatino Linotype"/>
        </w:rPr>
        <w:t xml:space="preserve"> e estendeu seu outro braço para ajudar a segurar a arma. </w:t>
      </w:r>
      <w:r w:rsidR="00A11087" w:rsidRPr="00AC6FAF">
        <w:rPr>
          <w:rFonts w:ascii="Palatino Linotype" w:hAnsi="Palatino Linotype"/>
        </w:rPr>
        <w:t xml:space="preserve">Carregou. Sua mão se levou para o gatilho quase que automaticamente. </w:t>
      </w:r>
      <w:r w:rsidR="00512A86" w:rsidRPr="00AC6FAF">
        <w:rPr>
          <w:rFonts w:ascii="Palatino Linotype" w:hAnsi="Palatino Linotype"/>
        </w:rPr>
        <w:t xml:space="preserve">O puxou. </w:t>
      </w:r>
      <w:r w:rsidR="008F7EF7" w:rsidRPr="00AC6FAF">
        <w:rPr>
          <w:rFonts w:ascii="Palatino Linotype" w:hAnsi="Palatino Linotype"/>
        </w:rPr>
        <w:t xml:space="preserve">Se ouviu um grande estrondo que deixou seus ouvidos zumbindo por alguns instantes. O recou o havia feito </w:t>
      </w:r>
      <w:r w:rsidR="00C867FD" w:rsidRPr="00AC6FAF">
        <w:rPr>
          <w:rFonts w:ascii="Palatino Linotype" w:hAnsi="Palatino Linotype"/>
        </w:rPr>
        <w:t xml:space="preserve">quase soltar a arma e machucados seus pulsos. </w:t>
      </w:r>
    </w:p>
    <w:p w14:paraId="2962E0BE" w14:textId="7E15B842" w:rsidR="00C867FD" w:rsidRPr="00AC6FAF" w:rsidRDefault="00C867FD" w:rsidP="00F246EE">
      <w:pPr>
        <w:ind w:firstLine="708"/>
        <w:jc w:val="both"/>
        <w:rPr>
          <w:rFonts w:ascii="Palatino Linotype" w:hAnsi="Palatino Linotype"/>
        </w:rPr>
      </w:pPr>
      <w:r w:rsidRPr="00AC6FAF">
        <w:rPr>
          <w:rFonts w:ascii="Palatino Linotype" w:hAnsi="Palatino Linotype"/>
        </w:rPr>
        <w:t>-Droga</w:t>
      </w:r>
      <w:r w:rsidR="00A30B95" w:rsidRPr="00AC6FAF">
        <w:rPr>
          <w:rFonts w:ascii="Palatino Linotype" w:hAnsi="Palatino Linotype"/>
        </w:rPr>
        <w:t>!</w:t>
      </w:r>
      <w:r w:rsidRPr="00AC6FAF">
        <w:rPr>
          <w:rFonts w:ascii="Palatino Linotype" w:hAnsi="Palatino Linotype"/>
        </w:rPr>
        <w:t xml:space="preserve"> – Murmurou. </w:t>
      </w:r>
    </w:p>
    <w:p w14:paraId="1304D47A" w14:textId="21CE47AE" w:rsidR="00C867FD" w:rsidRPr="00AC6FAF" w:rsidRDefault="00C867FD" w:rsidP="00F246EE">
      <w:pPr>
        <w:ind w:firstLine="708"/>
        <w:jc w:val="both"/>
        <w:rPr>
          <w:rFonts w:ascii="Palatino Linotype" w:hAnsi="Palatino Linotype"/>
        </w:rPr>
      </w:pPr>
      <w:r w:rsidRPr="00AC6FAF">
        <w:rPr>
          <w:rFonts w:ascii="Palatino Linotype" w:hAnsi="Palatino Linotype"/>
        </w:rPr>
        <w:t xml:space="preserve">-Por isso começamos com a mais leve. – Brincou. -Tente de novo. </w:t>
      </w:r>
    </w:p>
    <w:p w14:paraId="517F6903" w14:textId="1ECA1D1C" w:rsidR="009D2D73" w:rsidRPr="00AC6FAF" w:rsidRDefault="009D2D73" w:rsidP="00246742">
      <w:pPr>
        <w:jc w:val="both"/>
        <w:rPr>
          <w:rFonts w:ascii="Palatino Linotype" w:hAnsi="Palatino Linotype"/>
        </w:rPr>
      </w:pPr>
      <w:r w:rsidRPr="00AC6FAF">
        <w:rPr>
          <w:rFonts w:ascii="Palatino Linotype" w:hAnsi="Palatino Linotype"/>
        </w:rPr>
        <w:tab/>
      </w:r>
      <w:r w:rsidR="007D404E" w:rsidRPr="00AC6FAF">
        <w:rPr>
          <w:rFonts w:ascii="Palatino Linotype" w:hAnsi="Palatino Linotype"/>
        </w:rPr>
        <w:t xml:space="preserve">Ele </w:t>
      </w:r>
      <w:r w:rsidR="002360E6" w:rsidRPr="00AC6FAF">
        <w:rPr>
          <w:rFonts w:ascii="Palatino Linotype" w:hAnsi="Palatino Linotype"/>
        </w:rPr>
        <w:t xml:space="preserve">estendeu seu braço novamente. </w:t>
      </w:r>
      <w:r w:rsidR="00A30B95" w:rsidRPr="00AC6FAF">
        <w:rPr>
          <w:rFonts w:ascii="Palatino Linotype" w:hAnsi="Palatino Linotype"/>
        </w:rPr>
        <w:t>O mante</w:t>
      </w:r>
      <w:r w:rsidR="008A71C4" w:rsidRPr="00AC6FAF">
        <w:rPr>
          <w:rFonts w:ascii="Palatino Linotype" w:hAnsi="Palatino Linotype"/>
        </w:rPr>
        <w:t>ve</w:t>
      </w:r>
      <w:r w:rsidR="00A30B95" w:rsidRPr="00AC6FAF">
        <w:rPr>
          <w:rFonts w:ascii="Palatino Linotype" w:hAnsi="Palatino Linotype"/>
        </w:rPr>
        <w:t xml:space="preserve"> mais firme do que nunca. Sua mão se levava novamente</w:t>
      </w:r>
      <w:r w:rsidR="000B0171" w:rsidRPr="00AC6FAF">
        <w:rPr>
          <w:rFonts w:ascii="Palatino Linotype" w:hAnsi="Palatino Linotype"/>
        </w:rPr>
        <w:t xml:space="preserve"> ao gatilho. </w:t>
      </w:r>
      <w:r w:rsidR="00CB147B" w:rsidRPr="00AC6FAF">
        <w:rPr>
          <w:rFonts w:ascii="Palatino Linotype" w:hAnsi="Palatino Linotype"/>
        </w:rPr>
        <w:t>Pressionou. Novamente</w:t>
      </w:r>
      <w:r w:rsidR="001A7E4C" w:rsidRPr="00AC6FAF">
        <w:rPr>
          <w:rFonts w:ascii="Palatino Linotype" w:hAnsi="Palatino Linotype"/>
        </w:rPr>
        <w:t xml:space="preserve"> se </w:t>
      </w:r>
      <w:r w:rsidR="00B56DF1" w:rsidRPr="00AC6FAF">
        <w:rPr>
          <w:rFonts w:ascii="Palatino Linotype" w:hAnsi="Palatino Linotype"/>
        </w:rPr>
        <w:t xml:space="preserve">foi </w:t>
      </w:r>
      <w:r w:rsidR="001A7E4C" w:rsidRPr="00AC6FAF">
        <w:rPr>
          <w:rFonts w:ascii="Palatino Linotype" w:hAnsi="Palatino Linotype"/>
        </w:rPr>
        <w:t>ouvi</w:t>
      </w:r>
      <w:r w:rsidR="00B56DF1" w:rsidRPr="00AC6FAF">
        <w:rPr>
          <w:rFonts w:ascii="Palatino Linotype" w:hAnsi="Palatino Linotype"/>
        </w:rPr>
        <w:t>do</w:t>
      </w:r>
      <w:r w:rsidR="001A7E4C" w:rsidRPr="00AC6FAF">
        <w:rPr>
          <w:rFonts w:ascii="Palatino Linotype" w:hAnsi="Palatino Linotype"/>
        </w:rPr>
        <w:t xml:space="preserve"> o estrondo. </w:t>
      </w:r>
      <w:r w:rsidR="00CB147B" w:rsidRPr="00AC6FAF">
        <w:rPr>
          <w:rFonts w:ascii="Palatino Linotype" w:hAnsi="Palatino Linotype"/>
        </w:rPr>
        <w:t xml:space="preserve"> </w:t>
      </w:r>
      <w:r w:rsidR="008041F5" w:rsidRPr="00AC6FAF">
        <w:rPr>
          <w:rFonts w:ascii="Palatino Linotype" w:hAnsi="Palatino Linotype"/>
        </w:rPr>
        <w:t xml:space="preserve">Dessa vez segurou o recuo com mais firmeza. </w:t>
      </w:r>
      <w:r w:rsidR="002D75CB" w:rsidRPr="00AC6FAF">
        <w:rPr>
          <w:rFonts w:ascii="Palatino Linotype" w:hAnsi="Palatino Linotype"/>
        </w:rPr>
        <w:t xml:space="preserve">Seu pulso ainda doía do último disparo. </w:t>
      </w:r>
    </w:p>
    <w:p w14:paraId="1498F264" w14:textId="2CFBAA2A" w:rsidR="00420E13" w:rsidRPr="00AC6FAF" w:rsidRDefault="002D75CB" w:rsidP="00F246EE">
      <w:pPr>
        <w:ind w:firstLine="708"/>
        <w:jc w:val="both"/>
        <w:rPr>
          <w:rFonts w:ascii="Palatino Linotype" w:hAnsi="Palatino Linotype"/>
        </w:rPr>
      </w:pPr>
      <w:r w:rsidRPr="00AC6FAF">
        <w:rPr>
          <w:rFonts w:ascii="Palatino Linotype" w:hAnsi="Palatino Linotype"/>
        </w:rPr>
        <w:t xml:space="preserve">-Melhor, muito melhor. – Disse Álvares. </w:t>
      </w:r>
      <w:r w:rsidR="00420E13" w:rsidRPr="00AC6FAF">
        <w:rPr>
          <w:rFonts w:ascii="Palatino Linotype" w:hAnsi="Palatino Linotype"/>
        </w:rPr>
        <w:t>-Esse é o básico, eu te ensino o resto depois, te prometo, mas por hoje precisamos seguir</w:t>
      </w:r>
      <w:r w:rsidR="00FF50AA" w:rsidRPr="00AC6FAF">
        <w:rPr>
          <w:rFonts w:ascii="Palatino Linotype" w:hAnsi="Palatino Linotype"/>
        </w:rPr>
        <w:t xml:space="preserve"> viagem.</w:t>
      </w:r>
    </w:p>
    <w:p w14:paraId="3A981308" w14:textId="21B65937" w:rsidR="00FF50AA" w:rsidRPr="00AC6FAF" w:rsidRDefault="00FF50AA" w:rsidP="00F246EE">
      <w:pPr>
        <w:ind w:firstLine="708"/>
        <w:jc w:val="both"/>
        <w:rPr>
          <w:rFonts w:ascii="Palatino Linotype" w:hAnsi="Palatino Linotype"/>
        </w:rPr>
      </w:pPr>
      <w:r w:rsidRPr="00AC6FAF">
        <w:rPr>
          <w:rFonts w:ascii="Palatino Linotype" w:hAnsi="Palatino Linotype"/>
        </w:rPr>
        <w:t>-</w:t>
      </w:r>
      <w:r w:rsidR="00284D50" w:rsidRPr="00AC6FAF">
        <w:rPr>
          <w:rFonts w:ascii="Palatino Linotype" w:hAnsi="Palatino Linotype"/>
        </w:rPr>
        <w:t>Sim</w:t>
      </w:r>
      <w:r w:rsidRPr="00AC6FAF">
        <w:rPr>
          <w:rFonts w:ascii="Palatino Linotype" w:hAnsi="Palatino Linotype"/>
        </w:rPr>
        <w:t xml:space="preserve">. – Disse. </w:t>
      </w:r>
    </w:p>
    <w:p w14:paraId="1487F20B" w14:textId="513A26C2" w:rsidR="00F350E5" w:rsidRPr="00AC6FAF" w:rsidRDefault="00FF50AA" w:rsidP="00246742">
      <w:pPr>
        <w:jc w:val="both"/>
        <w:rPr>
          <w:rFonts w:ascii="Palatino Linotype" w:hAnsi="Palatino Linotype"/>
        </w:rPr>
      </w:pPr>
      <w:r w:rsidRPr="00AC6FAF">
        <w:rPr>
          <w:rFonts w:ascii="Palatino Linotype" w:hAnsi="Palatino Linotype"/>
        </w:rPr>
        <w:tab/>
        <w:t xml:space="preserve">Os militares atrás se retiraram. </w:t>
      </w:r>
      <w:r w:rsidR="006A206C" w:rsidRPr="00AC6FAF">
        <w:rPr>
          <w:rFonts w:ascii="Palatino Linotype" w:hAnsi="Palatino Linotype"/>
        </w:rPr>
        <w:t xml:space="preserve">Álvares e Victor seguiram até o carro trocando palavras sobre </w:t>
      </w:r>
      <w:r w:rsidR="000F038B" w:rsidRPr="00AC6FAF">
        <w:rPr>
          <w:rFonts w:ascii="Palatino Linotype" w:hAnsi="Palatino Linotype"/>
        </w:rPr>
        <w:t>o</w:t>
      </w:r>
      <w:r w:rsidR="00AE5BEA" w:rsidRPr="00AC6FAF">
        <w:rPr>
          <w:rFonts w:ascii="Palatino Linotype" w:hAnsi="Palatino Linotype"/>
        </w:rPr>
        <w:t xml:space="preserve"> exercício anterior. Quando chegaram no carro</w:t>
      </w:r>
      <w:r w:rsidR="0052573A" w:rsidRPr="00AC6FAF">
        <w:rPr>
          <w:rFonts w:ascii="Palatino Linotype" w:hAnsi="Palatino Linotype"/>
        </w:rPr>
        <w:t>, abriram a porta</w:t>
      </w:r>
      <w:r w:rsidR="00F350E5" w:rsidRPr="00AC6FAF">
        <w:rPr>
          <w:rFonts w:ascii="Palatino Linotype" w:hAnsi="Palatino Linotype"/>
        </w:rPr>
        <w:t xml:space="preserve"> e</w:t>
      </w:r>
      <w:r w:rsidR="0052573A" w:rsidRPr="00AC6FAF">
        <w:rPr>
          <w:rFonts w:ascii="Palatino Linotype" w:hAnsi="Palatino Linotype"/>
        </w:rPr>
        <w:t xml:space="preserve"> </w:t>
      </w:r>
      <w:r w:rsidR="00434B5D" w:rsidRPr="00AC6FAF">
        <w:rPr>
          <w:rFonts w:ascii="Palatino Linotype" w:hAnsi="Palatino Linotype"/>
        </w:rPr>
        <w:t>entraram</w:t>
      </w:r>
      <w:r w:rsidR="00F350E5" w:rsidRPr="00AC6FAF">
        <w:rPr>
          <w:rFonts w:ascii="Palatino Linotype" w:hAnsi="Palatino Linotype"/>
        </w:rPr>
        <w:t xml:space="preserve">. </w:t>
      </w:r>
      <w:r w:rsidR="00F31817" w:rsidRPr="00AC6FAF">
        <w:rPr>
          <w:rFonts w:ascii="Palatino Linotype" w:hAnsi="Palatino Linotype"/>
        </w:rPr>
        <w:t xml:space="preserve">Álvares </w:t>
      </w:r>
      <w:r w:rsidR="00D53C4B" w:rsidRPr="00AC6FAF">
        <w:rPr>
          <w:rFonts w:ascii="Palatino Linotype" w:hAnsi="Palatino Linotype"/>
        </w:rPr>
        <w:t>falou:</w:t>
      </w:r>
    </w:p>
    <w:p w14:paraId="3FB8969E" w14:textId="4E4E5782" w:rsidR="00D53C4B" w:rsidRPr="00AC6FAF" w:rsidRDefault="00D53C4B" w:rsidP="00F246EE">
      <w:pPr>
        <w:ind w:firstLine="708"/>
        <w:jc w:val="both"/>
        <w:rPr>
          <w:rFonts w:ascii="Palatino Linotype" w:hAnsi="Palatino Linotype"/>
        </w:rPr>
      </w:pPr>
      <w:r w:rsidRPr="00AC6FAF">
        <w:rPr>
          <w:rFonts w:ascii="Palatino Linotype" w:hAnsi="Palatino Linotype"/>
        </w:rPr>
        <w:t xml:space="preserve">-Teremos mais muitas horas de viagem, tente dormir um pouco. </w:t>
      </w:r>
    </w:p>
    <w:p w14:paraId="7C439831" w14:textId="414FA063" w:rsidR="00D53C4B" w:rsidRPr="00AC6FAF" w:rsidRDefault="00D53C4B" w:rsidP="00F246EE">
      <w:pPr>
        <w:ind w:firstLine="708"/>
        <w:jc w:val="both"/>
        <w:rPr>
          <w:rFonts w:ascii="Palatino Linotype" w:hAnsi="Palatino Linotype"/>
        </w:rPr>
      </w:pPr>
      <w:r w:rsidRPr="00AC6FAF">
        <w:rPr>
          <w:rFonts w:ascii="Palatino Linotype" w:hAnsi="Palatino Linotype"/>
        </w:rPr>
        <w:t xml:space="preserve">-Vou tentar. </w:t>
      </w:r>
    </w:p>
    <w:p w14:paraId="7ED37AC8" w14:textId="716E67DE" w:rsidR="00D53C4B" w:rsidRPr="00AC6FAF" w:rsidRDefault="00D53C4B" w:rsidP="00246742">
      <w:pPr>
        <w:jc w:val="both"/>
        <w:rPr>
          <w:rFonts w:ascii="Palatino Linotype" w:hAnsi="Palatino Linotype"/>
        </w:rPr>
      </w:pPr>
      <w:r w:rsidRPr="00AC6FAF">
        <w:rPr>
          <w:rFonts w:ascii="Palatino Linotype" w:hAnsi="Palatino Linotype"/>
        </w:rPr>
        <w:tab/>
      </w:r>
      <w:r w:rsidR="00BA7097" w:rsidRPr="00AC6FAF">
        <w:rPr>
          <w:rFonts w:ascii="Palatino Linotype" w:hAnsi="Palatino Linotype"/>
        </w:rPr>
        <w:t xml:space="preserve">Momentos depois, o carro continuava atravessando as curvadas estradas sem asfalto. </w:t>
      </w:r>
      <w:r w:rsidR="00DC7F61" w:rsidRPr="00AC6FAF">
        <w:rPr>
          <w:rFonts w:ascii="Palatino Linotype" w:hAnsi="Palatino Linotype"/>
        </w:rPr>
        <w:t xml:space="preserve">Alguns quilômetros depois. Victor pegou no sono. </w:t>
      </w:r>
      <w:r w:rsidR="00FF1367" w:rsidRPr="00AC6FAF">
        <w:rPr>
          <w:rFonts w:ascii="Palatino Linotype" w:hAnsi="Palatino Linotype"/>
        </w:rPr>
        <w:t>Estava sonhando com uma velha</w:t>
      </w:r>
      <w:r w:rsidR="00BB2420" w:rsidRPr="00AC6FAF">
        <w:rPr>
          <w:rFonts w:ascii="Palatino Linotype" w:hAnsi="Palatino Linotype"/>
        </w:rPr>
        <w:t xml:space="preserve"> e apagada</w:t>
      </w:r>
      <w:r w:rsidR="00FF1367" w:rsidRPr="00AC6FAF">
        <w:rPr>
          <w:rFonts w:ascii="Palatino Linotype" w:hAnsi="Palatino Linotype"/>
        </w:rPr>
        <w:t xml:space="preserve"> lembrança com o Álvares</w:t>
      </w:r>
      <w:r w:rsidR="00BB2420" w:rsidRPr="00AC6FAF">
        <w:rPr>
          <w:rFonts w:ascii="Palatino Linotype" w:hAnsi="Palatino Linotype"/>
        </w:rPr>
        <w:t xml:space="preserve"> durante o tempo</w:t>
      </w:r>
      <w:r w:rsidR="00FF1367" w:rsidRPr="00AC6FAF">
        <w:rPr>
          <w:rFonts w:ascii="Palatino Linotype" w:hAnsi="Palatino Linotype"/>
        </w:rPr>
        <w:t xml:space="preserve"> </w:t>
      </w:r>
      <w:r w:rsidR="00BB2420" w:rsidRPr="00AC6FAF">
        <w:rPr>
          <w:rFonts w:ascii="Palatino Linotype" w:hAnsi="Palatino Linotype"/>
        </w:rPr>
        <w:t>d</w:t>
      </w:r>
      <w:r w:rsidR="00FF1367" w:rsidRPr="00AC6FAF">
        <w:rPr>
          <w:rFonts w:ascii="Palatino Linotype" w:hAnsi="Palatino Linotype"/>
        </w:rPr>
        <w:t xml:space="preserve">a faculdade: </w:t>
      </w:r>
    </w:p>
    <w:p w14:paraId="5CBCB58B" w14:textId="2269A54C" w:rsidR="00FF1367" w:rsidRPr="00AC6FAF" w:rsidRDefault="00BB2420" w:rsidP="00FF1367">
      <w:pPr>
        <w:ind w:firstLine="708"/>
        <w:jc w:val="both"/>
        <w:rPr>
          <w:rFonts w:ascii="Palatino Linotype" w:hAnsi="Palatino Linotype"/>
        </w:rPr>
      </w:pPr>
      <w:r w:rsidRPr="00AC6FAF">
        <w:rPr>
          <w:rFonts w:ascii="Palatino Linotype" w:hAnsi="Palatino Linotype"/>
        </w:rPr>
        <w:t>Estava</w:t>
      </w:r>
      <w:r w:rsidR="00FF1367" w:rsidRPr="00AC6FAF">
        <w:rPr>
          <w:rFonts w:ascii="Palatino Linotype" w:hAnsi="Palatino Linotype"/>
        </w:rPr>
        <w:t xml:space="preserve"> sentado em um banco ao ar livre à beira do prédio da física. Cansado, havia sido uma longa manhã no laboratório, muito embora estudasse física teórica, gostava de se voluntariar para ajudar em laboratórios.</w:t>
      </w:r>
    </w:p>
    <w:p w14:paraId="4E8D812B"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t>-Álvares! Aqui! Álvares! -Gritou acenando, era seu amigo Álvares que o procurava.</w:t>
      </w:r>
    </w:p>
    <w:p w14:paraId="32B3E760" w14:textId="76E76C6B" w:rsidR="00FF1367" w:rsidRPr="00AC6FAF" w:rsidRDefault="00FF1367" w:rsidP="00F246EE">
      <w:pPr>
        <w:ind w:firstLine="708"/>
        <w:jc w:val="both"/>
        <w:rPr>
          <w:rFonts w:ascii="Palatino Linotype" w:hAnsi="Palatino Linotype"/>
        </w:rPr>
      </w:pPr>
      <w:r w:rsidRPr="00AC6FAF">
        <w:rPr>
          <w:rFonts w:ascii="Palatino Linotype" w:hAnsi="Palatino Linotype"/>
        </w:rPr>
        <w:t>-Victor! -Respondeu ao aceno e se voltou a andar em sua direção.</w:t>
      </w:r>
      <w:r w:rsidR="00F246EE">
        <w:rPr>
          <w:rFonts w:ascii="Palatino Linotype" w:hAnsi="Palatino Linotype"/>
        </w:rPr>
        <w:t xml:space="preserve"> </w:t>
      </w:r>
      <w:r w:rsidRPr="00AC6FAF">
        <w:rPr>
          <w:rFonts w:ascii="Palatino Linotype" w:hAnsi="Palatino Linotype"/>
        </w:rPr>
        <w:t>O campus estava movimentado, era o horário pós almoço.</w:t>
      </w:r>
    </w:p>
    <w:p w14:paraId="3AC0288A"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lastRenderedPageBreak/>
        <w:t>-Cansado Victor? - disse Álvares se jogando no banco.</w:t>
      </w:r>
    </w:p>
    <w:p w14:paraId="78E007BA" w14:textId="32AD569C" w:rsidR="00FF1367" w:rsidRPr="00AC6FAF" w:rsidRDefault="00FF1367" w:rsidP="00F246EE">
      <w:pPr>
        <w:ind w:firstLine="708"/>
        <w:jc w:val="both"/>
        <w:rPr>
          <w:rFonts w:ascii="Palatino Linotype" w:hAnsi="Palatino Linotype"/>
        </w:rPr>
      </w:pPr>
      <w:r w:rsidRPr="00AC6FAF">
        <w:rPr>
          <w:rFonts w:ascii="Palatino Linotype" w:hAnsi="Palatino Linotype"/>
        </w:rPr>
        <w:t>-A física não me cansa</w:t>
      </w:r>
      <w:r w:rsidR="00F27F05" w:rsidRPr="00AC6FAF">
        <w:rPr>
          <w:rFonts w:ascii="Palatino Linotype" w:hAnsi="Palatino Linotype"/>
        </w:rPr>
        <w:t>, humanos sim</w:t>
      </w:r>
      <w:r w:rsidRPr="00AC6FAF">
        <w:rPr>
          <w:rFonts w:ascii="Palatino Linotype" w:hAnsi="Palatino Linotype"/>
        </w:rPr>
        <w:t>. -Respondeu.</w:t>
      </w:r>
    </w:p>
    <w:p w14:paraId="4595635B"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-Sabia que iria ouvir algo assim, mas enfim, depois eu que sou o esquisito. </w:t>
      </w:r>
    </w:p>
    <w:p w14:paraId="0F116C68"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-Claro que é Álvares, o português meio brasileiro que perde horas estudando estratégia militar, e o pior é que já estou quase pegando seu sotaque. -Disse dando uma risada leve no final. </w:t>
      </w:r>
    </w:p>
    <w:p w14:paraId="2A789D29"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-Tome esse Pastel de Belém Victor, sei que vai gostar. -Disse tirando-o da mochila. </w:t>
      </w:r>
    </w:p>
    <w:p w14:paraId="7031FD64" w14:textId="41D2C9EA"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-Você arranjou mais um? -Disse já com </w:t>
      </w:r>
      <w:r w:rsidR="00F27F05" w:rsidRPr="00AC6FAF">
        <w:rPr>
          <w:rFonts w:ascii="Palatino Linotype" w:hAnsi="Palatino Linotype"/>
        </w:rPr>
        <w:t>água</w:t>
      </w:r>
      <w:r w:rsidRPr="00AC6FAF">
        <w:rPr>
          <w:rFonts w:ascii="Palatino Linotype" w:hAnsi="Palatino Linotype"/>
        </w:rPr>
        <w:t xml:space="preserve"> na boca.</w:t>
      </w:r>
    </w:p>
    <w:p w14:paraId="5C215692" w14:textId="4E3FF000" w:rsidR="00FF1367" w:rsidRPr="00AC6FAF" w:rsidRDefault="00FF1367" w:rsidP="00F246EE">
      <w:pPr>
        <w:ind w:firstLine="708"/>
        <w:jc w:val="both"/>
        <w:rPr>
          <w:rFonts w:ascii="Palatino Linotype" w:hAnsi="Palatino Linotype"/>
        </w:rPr>
      </w:pPr>
      <w:r w:rsidRPr="00AC6FAF">
        <w:rPr>
          <w:rFonts w:ascii="Palatino Linotype" w:hAnsi="Palatino Linotype"/>
        </w:rPr>
        <w:t>-Claro que sim Victor, sempre trago um para você</w:t>
      </w:r>
      <w:r w:rsidR="003207CB" w:rsidRPr="00AC6FAF">
        <w:rPr>
          <w:rFonts w:ascii="Palatino Linotype" w:hAnsi="Palatino Linotype"/>
        </w:rPr>
        <w:t xml:space="preserve">. </w:t>
      </w:r>
      <w:r w:rsidRPr="00AC6FAF">
        <w:rPr>
          <w:rFonts w:ascii="Palatino Linotype" w:hAnsi="Palatino Linotype"/>
        </w:rPr>
        <w:t xml:space="preserve">Foi bom o dia?  Oque fez de bom hoje? - perguntou Álvares. </w:t>
      </w:r>
    </w:p>
    <w:p w14:paraId="0603064B" w14:textId="2E7FDCCA"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-Passei o dia no laboratório. Encontrei um caminho para possivelmente estabilizar o catalisador que </w:t>
      </w:r>
      <w:r w:rsidR="00F27F05" w:rsidRPr="00AC6FAF">
        <w:rPr>
          <w:rFonts w:ascii="Palatino Linotype" w:hAnsi="Palatino Linotype"/>
        </w:rPr>
        <w:t>permitirá</w:t>
      </w:r>
      <w:r w:rsidRPr="00AC6FAF">
        <w:rPr>
          <w:rFonts w:ascii="Palatino Linotype" w:hAnsi="Palatino Linotype"/>
        </w:rPr>
        <w:t xml:space="preserve"> liberar mais energia dos </w:t>
      </w:r>
      <w:r w:rsidR="00F27F05" w:rsidRPr="00AC6FAF">
        <w:rPr>
          <w:rFonts w:ascii="Palatino Linotype" w:hAnsi="Palatino Linotype"/>
        </w:rPr>
        <w:t>átomos em uma reação em cadeia</w:t>
      </w:r>
      <w:r w:rsidRPr="00AC6FAF">
        <w:rPr>
          <w:rFonts w:ascii="Palatino Linotype" w:hAnsi="Palatino Linotype"/>
        </w:rPr>
        <w:t>. Já pensou isso em uma usina? E você Álvares? Perdeu o dia com mais militarismo inútil?</w:t>
      </w:r>
    </w:p>
    <w:p w14:paraId="3D152A43" w14:textId="45A14CA8"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-Não o chame de inútil, estou me preparando para uma guerra que ainda </w:t>
      </w:r>
      <w:r w:rsidR="00F27F05" w:rsidRPr="00AC6FAF">
        <w:rPr>
          <w:rFonts w:ascii="Palatino Linotype" w:hAnsi="Palatino Linotype"/>
        </w:rPr>
        <w:t>está</w:t>
      </w:r>
      <w:r w:rsidRPr="00AC6FAF">
        <w:rPr>
          <w:rFonts w:ascii="Palatino Linotype" w:hAnsi="Palatino Linotype"/>
        </w:rPr>
        <w:t xml:space="preserve"> por vir. - Disse </w:t>
      </w:r>
      <w:r w:rsidR="00F27F05" w:rsidRPr="00AC6FAF">
        <w:rPr>
          <w:rFonts w:ascii="Palatino Linotype" w:hAnsi="Palatino Linotype"/>
        </w:rPr>
        <w:t>determinado</w:t>
      </w:r>
      <w:r w:rsidRPr="00AC6FAF">
        <w:rPr>
          <w:rFonts w:ascii="Palatino Linotype" w:hAnsi="Palatino Linotype"/>
        </w:rPr>
        <w:t>.</w:t>
      </w:r>
    </w:p>
    <w:p w14:paraId="70031CF6" w14:textId="155829A8" w:rsidR="00FF1367" w:rsidRPr="00AC6FAF" w:rsidRDefault="00FF1367" w:rsidP="00F246EE">
      <w:pPr>
        <w:ind w:firstLine="708"/>
        <w:jc w:val="both"/>
        <w:rPr>
          <w:rFonts w:ascii="Palatino Linotype" w:hAnsi="Palatino Linotype"/>
        </w:rPr>
      </w:pPr>
      <w:r w:rsidRPr="00AC6FAF">
        <w:rPr>
          <w:rFonts w:ascii="Palatino Linotype" w:hAnsi="Palatino Linotype"/>
        </w:rPr>
        <w:t>-</w:t>
      </w:r>
      <w:r w:rsidR="008445F8" w:rsidRPr="00AC6FAF">
        <w:rPr>
          <w:rFonts w:ascii="Palatino Linotype" w:hAnsi="Palatino Linotype"/>
        </w:rPr>
        <w:t>T</w:t>
      </w:r>
      <w:r w:rsidRPr="00AC6FAF">
        <w:rPr>
          <w:rFonts w:ascii="Palatino Linotype" w:hAnsi="Palatino Linotype"/>
        </w:rPr>
        <w:t xml:space="preserve">omara que essa guerra nunca venha.  </w:t>
      </w:r>
    </w:p>
    <w:p w14:paraId="427AF44A"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-Mas voltando ali no que disse sobre os átomos, seria possível colocar em uma bomba? -Perguntou curiosamente. </w:t>
      </w:r>
    </w:p>
    <w:p w14:paraId="01FA9C85"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t xml:space="preserve">-Seria, mas os resultados não seriam nada bons. </w:t>
      </w:r>
    </w:p>
    <w:p w14:paraId="0653416F" w14:textId="247D3971" w:rsidR="00FF1367" w:rsidRPr="00AC6FAF" w:rsidRDefault="00FF1367" w:rsidP="00F246EE">
      <w:pPr>
        <w:ind w:firstLine="708"/>
        <w:jc w:val="both"/>
        <w:rPr>
          <w:rFonts w:ascii="Palatino Linotype" w:hAnsi="Palatino Linotype"/>
        </w:rPr>
      </w:pPr>
      <w:r w:rsidRPr="00AC6FAF">
        <w:rPr>
          <w:rFonts w:ascii="Palatino Linotype" w:hAnsi="Palatino Linotype"/>
        </w:rPr>
        <w:t>-</w:t>
      </w:r>
      <w:r w:rsidR="008445F8" w:rsidRPr="00AC6FAF">
        <w:rPr>
          <w:rFonts w:ascii="Palatino Linotype" w:hAnsi="Palatino Linotype"/>
        </w:rPr>
        <w:t>O que</w:t>
      </w:r>
      <w:r w:rsidRPr="00AC6FAF">
        <w:rPr>
          <w:rFonts w:ascii="Palatino Linotype" w:hAnsi="Palatino Linotype"/>
        </w:rPr>
        <w:t xml:space="preserve"> aconteceria? -Perguntou.</w:t>
      </w:r>
    </w:p>
    <w:p w14:paraId="4301EBC2" w14:textId="7FAA55EC" w:rsidR="00FF1367" w:rsidRPr="00AC6FAF" w:rsidRDefault="00FF1367" w:rsidP="00F246EE">
      <w:pPr>
        <w:ind w:firstLine="708"/>
        <w:jc w:val="both"/>
        <w:rPr>
          <w:rFonts w:ascii="Palatino Linotype" w:hAnsi="Palatino Linotype"/>
        </w:rPr>
      </w:pPr>
      <w:r w:rsidRPr="00AC6FAF">
        <w:rPr>
          <w:rFonts w:ascii="Palatino Linotype" w:hAnsi="Palatino Linotype"/>
        </w:rPr>
        <w:t>-</w:t>
      </w:r>
      <w:r w:rsidR="008445F8" w:rsidRPr="00AC6FAF">
        <w:rPr>
          <w:rFonts w:ascii="Palatino Linotype" w:hAnsi="Palatino Linotype"/>
        </w:rPr>
        <w:t>Em</w:t>
      </w:r>
      <w:r w:rsidRPr="00AC6FAF">
        <w:rPr>
          <w:rFonts w:ascii="Palatino Linotype" w:hAnsi="Palatino Linotype"/>
        </w:rPr>
        <w:t xml:space="preserve"> um ambiente normal, como aqui, seria apenas 2 ou 3 vezes mais potente que uma bomba normal. Mas se colocada no centro de uma explosão nuclear, isso amplificada o resultado em dezenas ou quem sabe centenas de vezes. -Disse.</w:t>
      </w:r>
    </w:p>
    <w:p w14:paraId="3BBE574C" w14:textId="77777777" w:rsidR="00FF1367" w:rsidRPr="00AC6FAF" w:rsidRDefault="00FF1367" w:rsidP="00F246EE">
      <w:pPr>
        <w:ind w:firstLine="708"/>
        <w:jc w:val="both"/>
        <w:rPr>
          <w:rFonts w:ascii="Palatino Linotype" w:hAnsi="Palatino Linotype"/>
        </w:rPr>
      </w:pPr>
      <w:r w:rsidRPr="00AC6FAF">
        <w:rPr>
          <w:rFonts w:ascii="Palatino Linotype" w:hAnsi="Palatino Linotype"/>
        </w:rPr>
        <w:t>-Melhor nunca fazer isso. -Disse após ficar olhando por alguns instantes ao horizonte.</w:t>
      </w:r>
    </w:p>
    <w:p w14:paraId="1EE462DE" w14:textId="561C543C" w:rsidR="00FF1367" w:rsidRPr="00AC6FAF" w:rsidRDefault="00FF1367" w:rsidP="00F246EE">
      <w:pPr>
        <w:ind w:firstLine="708"/>
        <w:jc w:val="both"/>
        <w:rPr>
          <w:rFonts w:ascii="Palatino Linotype" w:hAnsi="Palatino Linotype"/>
        </w:rPr>
      </w:pPr>
      <w:r w:rsidRPr="00AC6FAF">
        <w:rPr>
          <w:rFonts w:ascii="Palatino Linotype" w:hAnsi="Palatino Linotype"/>
        </w:rPr>
        <w:t>-Concordo.</w:t>
      </w:r>
    </w:p>
    <w:p w14:paraId="293CFF9C" w14:textId="77777777" w:rsidR="002D75CB" w:rsidRPr="00AC6FAF" w:rsidRDefault="002D75CB" w:rsidP="00246742">
      <w:pPr>
        <w:jc w:val="both"/>
        <w:rPr>
          <w:rFonts w:ascii="Palatino Linotype" w:hAnsi="Palatino Linotype"/>
        </w:rPr>
      </w:pPr>
    </w:p>
    <w:p w14:paraId="0A5203F9" w14:textId="076F158B" w:rsidR="00C867FD" w:rsidRDefault="00C867FD" w:rsidP="00246742">
      <w:pPr>
        <w:jc w:val="both"/>
      </w:pPr>
      <w:r>
        <w:tab/>
      </w:r>
    </w:p>
    <w:p w14:paraId="0BA1749D" w14:textId="77777777" w:rsidR="00DA0A15" w:rsidRDefault="00DA0A15" w:rsidP="00C92386">
      <w:pPr>
        <w:pStyle w:val="TituloUmaGuerradoAmanha"/>
        <w:outlineLvl w:val="1"/>
      </w:pPr>
    </w:p>
    <w:p w14:paraId="5C4FB6AC" w14:textId="77777777" w:rsidR="00EB3A3B" w:rsidRDefault="00EB3A3B" w:rsidP="00C92386">
      <w:pPr>
        <w:pStyle w:val="TituloUmaGuerradoAmanha"/>
        <w:outlineLvl w:val="1"/>
      </w:pPr>
    </w:p>
    <w:p w14:paraId="5322B8D2" w14:textId="77777777" w:rsidR="00EB3A3B" w:rsidRDefault="00EB3A3B" w:rsidP="00C92386">
      <w:pPr>
        <w:pStyle w:val="TituloUmaGuerradoAmanha"/>
        <w:outlineLvl w:val="1"/>
      </w:pPr>
    </w:p>
    <w:p w14:paraId="7EE4A2C9" w14:textId="77777777" w:rsidR="00EB3A3B" w:rsidRDefault="00EB3A3B" w:rsidP="00C92386">
      <w:pPr>
        <w:pStyle w:val="TituloUmaGuerradoAmanha"/>
        <w:outlineLvl w:val="1"/>
      </w:pPr>
    </w:p>
    <w:p w14:paraId="3A3F1A06" w14:textId="77777777" w:rsidR="00EB3A3B" w:rsidRDefault="00EB3A3B" w:rsidP="00C92386">
      <w:pPr>
        <w:pStyle w:val="TituloUmaGuerradoAmanha"/>
        <w:outlineLvl w:val="1"/>
      </w:pPr>
    </w:p>
    <w:p w14:paraId="5405D9C4" w14:textId="77777777" w:rsidR="00EB3A3B" w:rsidRDefault="00EB3A3B" w:rsidP="00C92386">
      <w:pPr>
        <w:pStyle w:val="TituloUmaGuerradoAmanha"/>
        <w:outlineLvl w:val="1"/>
      </w:pPr>
    </w:p>
    <w:p w14:paraId="3BC978F2" w14:textId="77777777" w:rsidR="00EB3A3B" w:rsidRDefault="00EB3A3B" w:rsidP="00C92386">
      <w:pPr>
        <w:pStyle w:val="TituloUmaGuerradoAmanha"/>
        <w:outlineLvl w:val="1"/>
      </w:pPr>
    </w:p>
    <w:p w14:paraId="235AD602" w14:textId="77777777" w:rsidR="00EB3A3B" w:rsidRDefault="00EB3A3B" w:rsidP="00C92386">
      <w:pPr>
        <w:pStyle w:val="TituloUmaGuerradoAmanha"/>
        <w:outlineLvl w:val="1"/>
      </w:pPr>
    </w:p>
    <w:p w14:paraId="799D5F67" w14:textId="77777777" w:rsidR="00EB3A3B" w:rsidRDefault="00EB3A3B" w:rsidP="00C92386">
      <w:pPr>
        <w:pStyle w:val="TituloUmaGuerradoAmanha"/>
        <w:outlineLvl w:val="1"/>
      </w:pPr>
    </w:p>
    <w:p w14:paraId="7DDD28AE" w14:textId="77777777" w:rsidR="00826A08" w:rsidRDefault="00826A08" w:rsidP="00C92386">
      <w:pPr>
        <w:pStyle w:val="TituloUmaGuerradoAmanha"/>
        <w:outlineLvl w:val="1"/>
      </w:pPr>
    </w:p>
    <w:p w14:paraId="33F15E6A" w14:textId="77777777" w:rsidR="00826A08" w:rsidRDefault="00826A08" w:rsidP="00C92386">
      <w:pPr>
        <w:pStyle w:val="TituloUmaGuerradoAmanha"/>
        <w:outlineLvl w:val="1"/>
      </w:pPr>
    </w:p>
    <w:p w14:paraId="53CBB3FB" w14:textId="77777777" w:rsidR="00826A08" w:rsidRDefault="00826A08" w:rsidP="00C92386">
      <w:pPr>
        <w:pStyle w:val="TituloUmaGuerradoAmanha"/>
        <w:outlineLvl w:val="1"/>
      </w:pPr>
    </w:p>
    <w:p w14:paraId="64318967" w14:textId="77777777" w:rsidR="00826A08" w:rsidRDefault="00826A08" w:rsidP="00C92386">
      <w:pPr>
        <w:pStyle w:val="TituloUmaGuerradoAmanha"/>
        <w:outlineLvl w:val="1"/>
      </w:pPr>
    </w:p>
    <w:p w14:paraId="1D845166" w14:textId="0BDDBE5C" w:rsidR="00826A08" w:rsidRDefault="155EF08D" w:rsidP="00C92386">
      <w:pPr>
        <w:pStyle w:val="TituloUmaGuerradoAmanha"/>
        <w:outlineLvl w:val="1"/>
      </w:pPr>
      <w:bookmarkStart w:id="32" w:name="_Toc678987079"/>
      <w:r>
        <w:t>15 Guth</w:t>
      </w:r>
      <w:bookmarkEnd w:id="32"/>
    </w:p>
    <w:p w14:paraId="79A5B037" w14:textId="77777777" w:rsidR="00826A08" w:rsidRDefault="00826A08" w:rsidP="00C92386">
      <w:pPr>
        <w:pStyle w:val="TituloUmaGuerradoAmanha"/>
        <w:outlineLvl w:val="1"/>
      </w:pPr>
    </w:p>
    <w:p w14:paraId="404B6422" w14:textId="77777777" w:rsidR="00826A08" w:rsidRDefault="00826A08" w:rsidP="00C92386">
      <w:pPr>
        <w:pStyle w:val="TituloUmaGuerradoAmanha"/>
        <w:outlineLvl w:val="1"/>
      </w:pPr>
    </w:p>
    <w:p w14:paraId="59AD416E" w14:textId="77777777" w:rsidR="00826A08" w:rsidRDefault="00826A08" w:rsidP="00C92386">
      <w:pPr>
        <w:pStyle w:val="TituloUmaGuerradoAmanha"/>
        <w:outlineLvl w:val="1"/>
      </w:pPr>
    </w:p>
    <w:p w14:paraId="21F4C2F2" w14:textId="77777777" w:rsidR="00826A08" w:rsidRDefault="00826A08" w:rsidP="00C92386">
      <w:pPr>
        <w:pStyle w:val="TituloUmaGuerradoAmanha"/>
        <w:outlineLvl w:val="1"/>
      </w:pPr>
    </w:p>
    <w:p w14:paraId="5EFDCC92" w14:textId="77777777" w:rsidR="00826A08" w:rsidRDefault="00826A08" w:rsidP="00C92386">
      <w:pPr>
        <w:pStyle w:val="TituloUmaGuerradoAmanha"/>
        <w:outlineLvl w:val="1"/>
      </w:pPr>
    </w:p>
    <w:p w14:paraId="49B90B59" w14:textId="77777777" w:rsidR="00826A08" w:rsidRDefault="00826A08" w:rsidP="00C92386">
      <w:pPr>
        <w:pStyle w:val="TituloUmaGuerradoAmanha"/>
        <w:outlineLvl w:val="1"/>
      </w:pPr>
    </w:p>
    <w:p w14:paraId="09453200" w14:textId="77777777" w:rsidR="00826A08" w:rsidRDefault="00826A08" w:rsidP="00C92386">
      <w:pPr>
        <w:pStyle w:val="TituloUmaGuerradoAmanha"/>
        <w:outlineLvl w:val="1"/>
      </w:pPr>
    </w:p>
    <w:p w14:paraId="7AE5D600" w14:textId="77777777" w:rsidR="00826A08" w:rsidRDefault="00826A08" w:rsidP="00C92386">
      <w:pPr>
        <w:pStyle w:val="TituloUmaGuerradoAmanha"/>
        <w:outlineLvl w:val="1"/>
      </w:pPr>
    </w:p>
    <w:p w14:paraId="1CD5A639" w14:textId="77777777" w:rsidR="00625767" w:rsidRDefault="00625767" w:rsidP="00C92386">
      <w:pPr>
        <w:pStyle w:val="TituloUmaGuerradoAmanha"/>
        <w:outlineLvl w:val="1"/>
      </w:pPr>
    </w:p>
    <w:p w14:paraId="32FBD154" w14:textId="77777777" w:rsidR="00826A08" w:rsidRDefault="00826A08" w:rsidP="00C92386">
      <w:pPr>
        <w:pStyle w:val="TituloUmaGuerradoAmanha"/>
        <w:outlineLvl w:val="1"/>
      </w:pPr>
    </w:p>
    <w:p w14:paraId="170DFF7D" w14:textId="77777777" w:rsidR="00826A08" w:rsidRDefault="00826A08" w:rsidP="00C92386">
      <w:pPr>
        <w:pStyle w:val="TituloUmaGuerradoAmanha"/>
        <w:outlineLvl w:val="1"/>
      </w:pPr>
    </w:p>
    <w:p w14:paraId="50536CF5" w14:textId="77777777" w:rsidR="00826A08" w:rsidRDefault="00826A08" w:rsidP="00C92386">
      <w:pPr>
        <w:pStyle w:val="TituloUmaGuerradoAmanha"/>
        <w:outlineLvl w:val="1"/>
      </w:pPr>
    </w:p>
    <w:p w14:paraId="13A37DDA" w14:textId="77777777" w:rsidR="00826A08" w:rsidRDefault="00826A08" w:rsidP="00C92386">
      <w:pPr>
        <w:pStyle w:val="TituloUmaGuerradoAmanha"/>
        <w:outlineLvl w:val="1"/>
      </w:pPr>
    </w:p>
    <w:p w14:paraId="1A3B8C24" w14:textId="77777777" w:rsidR="00826A08" w:rsidRDefault="00826A08" w:rsidP="00C92386">
      <w:pPr>
        <w:pStyle w:val="TituloUmaGuerradoAmanha"/>
        <w:outlineLvl w:val="1"/>
      </w:pPr>
    </w:p>
    <w:p w14:paraId="5D194DED" w14:textId="7B99539A" w:rsidR="00A66AD3" w:rsidRPr="00BA18F7" w:rsidRDefault="155EF08D" w:rsidP="00A66AD3">
      <w:pPr>
        <w:pStyle w:val="TituloUmaGuerradoAmanha"/>
        <w:outlineLvl w:val="0"/>
        <w:rPr>
          <w:sz w:val="96"/>
          <w:szCs w:val="96"/>
        </w:rPr>
      </w:pPr>
      <w:bookmarkStart w:id="33" w:name="_Toc788608723"/>
      <w:r w:rsidRPr="155EF08D">
        <w:rPr>
          <w:sz w:val="96"/>
          <w:szCs w:val="96"/>
        </w:rPr>
        <w:t>16 Maya (</w:t>
      </w:r>
      <w:r w:rsidRPr="155EF08D">
        <w:rPr>
          <w:rFonts w:ascii="Electra LT Std Display" w:hAnsi="Electra LT Std Display"/>
          <w:sz w:val="96"/>
          <w:szCs w:val="96"/>
        </w:rPr>
        <w:t>II</w:t>
      </w:r>
      <w:r w:rsidRPr="155EF08D">
        <w:rPr>
          <w:sz w:val="96"/>
          <w:szCs w:val="96"/>
        </w:rPr>
        <w:t>)</w:t>
      </w:r>
      <w:bookmarkEnd w:id="33"/>
    </w:p>
    <w:p w14:paraId="2ECF524B" w14:textId="77777777" w:rsidR="00A66AD3" w:rsidRPr="00B95FE3" w:rsidRDefault="00A66AD3" w:rsidP="00A66AD3">
      <w:r w:rsidRPr="00B95FE3">
        <w:tab/>
      </w:r>
    </w:p>
    <w:p w14:paraId="6294CEE0" w14:textId="77777777" w:rsidR="00A66AD3" w:rsidRPr="00B95FE3" w:rsidRDefault="00A66AD3" w:rsidP="00A66AD3">
      <w:pPr>
        <w:rPr>
          <w:rFonts w:ascii="Palatino Linotype" w:hAnsi="Palatino Linotype"/>
        </w:rPr>
      </w:pPr>
      <w:r w:rsidRPr="00B95FE3">
        <w:tab/>
      </w:r>
      <w:r w:rsidRPr="00B95FE3">
        <w:rPr>
          <w:rFonts w:ascii="Palatino Linotype" w:hAnsi="Palatino Linotype"/>
        </w:rPr>
        <w:t>O dia já era segunda feira. Maya não tinha carro, por isso caminhava tranquilamente pela rua até sua escola. Atravessaria uma grande avenida</w:t>
      </w:r>
      <w:r>
        <w:rPr>
          <w:rFonts w:ascii="Palatino Linotype" w:hAnsi="Palatino Linotype"/>
        </w:rPr>
        <w:t>.</w:t>
      </w:r>
      <w:r w:rsidRPr="00B95FE3">
        <w:rPr>
          <w:rFonts w:ascii="Palatino Linotype" w:hAnsi="Palatino Linotype"/>
        </w:rPr>
        <w:t xml:space="preserve"> </w:t>
      </w:r>
      <w:r>
        <w:rPr>
          <w:rFonts w:ascii="Palatino Linotype" w:hAnsi="Palatino Linotype"/>
        </w:rPr>
        <w:t>T</w:t>
      </w:r>
      <w:r w:rsidRPr="00B95FE3">
        <w:rPr>
          <w:rFonts w:ascii="Palatino Linotype" w:hAnsi="Palatino Linotype"/>
        </w:rPr>
        <w:t xml:space="preserve">eria que correr, o semáforo dava apenas 5 segundos para quem precisasse atravessar. Quando estava a cerca de 20 metros da faixa, o sinal se abriu. Precisava correr, não queria ter que esperar mais 5 minutos para o sinal reabrir. Começou a contar. 1. Ainda estava longe da faixa. 2. Ela se aproximava. 3. Chegou à borda. 4. Havia começado a atravessar. 5. O Sinal havia </w:t>
      </w:r>
      <w:r>
        <w:rPr>
          <w:rFonts w:ascii="Palatino Linotype" w:hAnsi="Palatino Linotype"/>
        </w:rPr>
        <w:t>fechado</w:t>
      </w:r>
      <w:r w:rsidRPr="00B95FE3">
        <w:rPr>
          <w:rFonts w:ascii="Palatino Linotype" w:hAnsi="Palatino Linotype"/>
        </w:rPr>
        <w:t xml:space="preserve">, ela estava no meio da avenida. Os carros começaram a acelerar. </w:t>
      </w:r>
      <w:r w:rsidRPr="00B95FE3">
        <w:rPr>
          <w:rFonts w:ascii="Palatino Linotype" w:hAnsi="Palatino Linotype"/>
        </w:rPr>
        <w:lastRenderedPageBreak/>
        <w:t xml:space="preserve">Maya corria muito, tudo que podia. 7. Não havia parado de contar. Um dos carros parou quando quase bateu nela. Ela correu e um dos carros a atropelou. O momento era obscuro em sua mente, só se lembrava de um impacto e cair no chão. Momentos depois se levantar, ainda atordoada e continuar correndo. Sua escola não tolerava atrasos, nem um minuto. Seu braço doía, o impacto havia se concentrado lá. Doía muito. Correu mais. Os portões abriam as 6:50, e fechavam exatamente as 7. E já eram... 6:55. Precisava correr, a escola ficava a mais 3 minutos a pé, se desse sorte. Caso contrário, poderia ultrapassar os 6. Isso seria ruim. Continuou a correr. </w:t>
      </w:r>
    </w:p>
    <w:p w14:paraId="01D15A18"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-Atenção cidadã. Onde vai correndo? – Havia esbarrado em um policial. </w:t>
      </w:r>
    </w:p>
    <w:p w14:paraId="577A01B7"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-Eu preciso chegar na minha escola, já estou atrasada. – Disse Maya apressada. </w:t>
      </w:r>
    </w:p>
    <w:p w14:paraId="7EA0AFC2"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-Preciso revistar sua mochila. – Disse ele. Ela prestou atenção no distintivo, não era do departamento único policial, era da DVC, droga, havia esbarrado em um agente da DVC, o Departamento De Vigilância Civil. </w:t>
      </w:r>
    </w:p>
    <w:p w14:paraId="758393FE"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-Quanto tempo isso vai levar? – Perguntou mais apressada ainda, e mais aflita, por se tratar de alguém da DVC. </w:t>
      </w:r>
    </w:p>
    <w:p w14:paraId="53D1747A"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-Um instante. </w:t>
      </w:r>
    </w:p>
    <w:p w14:paraId="256E5A3E"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-Senhor, por favor, eu não estava fazendo nada, e acabei de ser atropelada, meu braço doí tanto. – E realmente doía. – Os portões fecham em 3 minutos ou menos. </w:t>
      </w:r>
    </w:p>
    <w:p w14:paraId="1588C1E9"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-Vá, mas com um aviso. </w:t>
      </w:r>
    </w:p>
    <w:p w14:paraId="3A83C2C3"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-Muito obrigada, realmente. – Disse voltando a dar tudo de si para correr. Seu braço doía ainda mais. </w:t>
      </w:r>
    </w:p>
    <w:p w14:paraId="6BD398BD" w14:textId="77777777" w:rsidR="00A66AD3" w:rsidRPr="00B95FE3" w:rsidRDefault="00A66AD3" w:rsidP="00A66AD3">
      <w:pPr>
        <w:rPr>
          <w:rFonts w:ascii="Palatino Linotype" w:hAnsi="Palatino Linotype"/>
        </w:rPr>
      </w:pPr>
      <w:r w:rsidRPr="00B95FE3">
        <w:rPr>
          <w:rFonts w:ascii="Palatino Linotype" w:hAnsi="Palatino Linotype"/>
        </w:rPr>
        <w:tab/>
        <w:t xml:space="preserve">Olhou para o relógio. 6:59. Droga. Já avistava a escola, não aguentava mais correr, precisava de água. Agora não. Não podia parar para beber água agora. A escola se aproximava cada vez mais. Hoje era dia de prova, não podia de jeito nenhum perder ela. Mais e... pronto, havia entrado. Estava destruída, seu braço doía muito e mal conseguia respirar, a aula começaria em alguns minutos, nem chance de passar na ala médica. Tentou alcançar a água em sua mochila, não havia água. Deveria ter deixado cair enquanto corria. Pelo visto teria que esperar até a pausa, em 3 horas, para comprar água. </w:t>
      </w:r>
    </w:p>
    <w:p w14:paraId="2F978C10" w14:textId="77777777" w:rsidR="00A66AD3" w:rsidRPr="00B95FE3" w:rsidRDefault="00A66AD3" w:rsidP="00A66AD3">
      <w:pPr>
        <w:rPr>
          <w:rFonts w:ascii="Palatino Linotype" w:hAnsi="Palatino Linotype"/>
        </w:rPr>
      </w:pPr>
      <w:r w:rsidRPr="00B95FE3">
        <w:rPr>
          <w:rFonts w:ascii="Palatino Linotype" w:hAnsi="Palatino Linotype"/>
        </w:rPr>
        <w:tab/>
        <w:t>Caminhou até o que chamava de Fila Desgraçada. Os alunos, enfileirados, deveriam entregar seus pertences pessoais e colocar um crachá</w:t>
      </w:r>
      <w:r>
        <w:rPr>
          <w:rFonts w:ascii="Palatino Linotype" w:hAnsi="Palatino Linotype"/>
        </w:rPr>
        <w:t>.</w:t>
      </w:r>
      <w:r w:rsidRPr="00B95FE3">
        <w:rPr>
          <w:rFonts w:ascii="Palatino Linotype" w:hAnsi="Palatino Linotype"/>
        </w:rPr>
        <w:t xml:space="preserve"> </w:t>
      </w:r>
      <w:r>
        <w:rPr>
          <w:rFonts w:ascii="Palatino Linotype" w:hAnsi="Palatino Linotype"/>
        </w:rPr>
        <w:t>N</w:t>
      </w:r>
      <w:r w:rsidRPr="00B95FE3">
        <w:rPr>
          <w:rFonts w:ascii="Palatino Linotype" w:hAnsi="Palatino Linotype"/>
        </w:rPr>
        <w:t xml:space="preserve">inguém sabia o porquê do crachá, deveria ter algum tipo de microfone. Suas mochilas seriam revistadas e ela finalmente poderia se sentar. </w:t>
      </w:r>
    </w:p>
    <w:p w14:paraId="63E50FF6" w14:textId="77777777" w:rsidR="00A66AD3" w:rsidRPr="00B95FE3" w:rsidRDefault="00A66AD3" w:rsidP="00A66AD3">
      <w:pPr>
        <w:rPr>
          <w:rFonts w:ascii="Palatino Linotype" w:hAnsi="Palatino Linotype"/>
        </w:rPr>
      </w:pPr>
      <w:r w:rsidRPr="00B95FE3">
        <w:rPr>
          <w:rFonts w:ascii="Palatino Linotype" w:hAnsi="Palatino Linotype"/>
        </w:rPr>
        <w:tab/>
        <w:t xml:space="preserve">Chegou ao pé da fila, bem sua frente estava sua melhor amiga, pelo menos. </w:t>
      </w:r>
    </w:p>
    <w:p w14:paraId="65A23B83"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-Chegou em cima da hora hoje Maya. – Disse ela zombando. – Ouvi dizer que podem te punir até por isso. </w:t>
      </w:r>
    </w:p>
    <w:p w14:paraId="1BD2070E" w14:textId="77777777" w:rsidR="00A66AD3" w:rsidRPr="00B95FE3" w:rsidRDefault="00A66AD3" w:rsidP="00A66AD3">
      <w:pPr>
        <w:ind w:firstLine="708"/>
        <w:rPr>
          <w:rFonts w:ascii="Palatino Linotype" w:hAnsi="Palatino Linotype"/>
        </w:rPr>
      </w:pPr>
      <w:r w:rsidRPr="00B95FE3">
        <w:rPr>
          <w:rFonts w:ascii="Palatino Linotype" w:hAnsi="Palatino Linotype"/>
        </w:rPr>
        <w:lastRenderedPageBreak/>
        <w:t xml:space="preserve">-A DVC me parou hoje na rua. – Disse em tom seco com um leve gemido de dor. Ainda não conseguia respirar direito. </w:t>
      </w:r>
    </w:p>
    <w:p w14:paraId="63655E3A"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-Você parece mal, o que aconteceu com seu braço? – Perguntou ela enquanto encarava o braço da amiga. </w:t>
      </w:r>
    </w:p>
    <w:p w14:paraId="42DCD579"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-Fui atropelada, provavelmente quebrei ele. – Disse. </w:t>
      </w:r>
    </w:p>
    <w:p w14:paraId="2CF66D35" w14:textId="77777777" w:rsidR="00A66AD3" w:rsidRPr="00B95FE3" w:rsidRDefault="00A66AD3" w:rsidP="00A66AD3">
      <w:pPr>
        <w:ind w:firstLine="708"/>
        <w:rPr>
          <w:rFonts w:ascii="Palatino Linotype" w:hAnsi="Palatino Linotype"/>
        </w:rPr>
      </w:pPr>
      <w:r w:rsidRPr="00B95FE3">
        <w:rPr>
          <w:rFonts w:ascii="Palatino Linotype" w:hAnsi="Palatino Linotype"/>
        </w:rPr>
        <w:t>-Vá a ala médica, eles podem te dispensar. – Exclamou preocupada.</w:t>
      </w:r>
    </w:p>
    <w:p w14:paraId="04C85376"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-Mas hoje tem a prova. </w:t>
      </w:r>
    </w:p>
    <w:p w14:paraId="14369B1B" w14:textId="77777777" w:rsidR="00A66AD3" w:rsidRPr="00B95FE3" w:rsidRDefault="00A66AD3" w:rsidP="00A66AD3">
      <w:pPr>
        <w:ind w:firstLine="708"/>
        <w:rPr>
          <w:rFonts w:ascii="Palatino Linotype" w:hAnsi="Palatino Linotype"/>
        </w:rPr>
      </w:pPr>
      <w:r w:rsidRPr="00B95FE3">
        <w:rPr>
          <w:rFonts w:ascii="Palatino Linotype" w:hAnsi="Palatino Linotype"/>
        </w:rPr>
        <w:t>-É. Mas talvez com um atestado</w:t>
      </w:r>
      <w:r>
        <w:rPr>
          <w:rFonts w:ascii="Palatino Linotype" w:hAnsi="Palatino Linotype"/>
        </w:rPr>
        <w:t xml:space="preserve"> você não precise fazer a prova. </w:t>
      </w:r>
      <w:r w:rsidRPr="00B95FE3">
        <w:rPr>
          <w:rFonts w:ascii="Palatino Linotype" w:hAnsi="Palatino Linotype"/>
        </w:rPr>
        <w:t xml:space="preserve"> </w:t>
      </w:r>
    </w:p>
    <w:p w14:paraId="0DE907FE" w14:textId="77777777" w:rsidR="00A66AD3" w:rsidRPr="00B95FE3" w:rsidRDefault="00A66AD3" w:rsidP="00A66AD3">
      <w:pPr>
        <w:ind w:firstLine="708"/>
        <w:rPr>
          <w:rFonts w:ascii="Palatino Linotype" w:hAnsi="Palatino Linotype"/>
        </w:rPr>
      </w:pPr>
      <w:r w:rsidRPr="00B95FE3">
        <w:rPr>
          <w:rFonts w:ascii="Palatino Linotype" w:hAnsi="Palatino Linotype"/>
        </w:rPr>
        <w:t xml:space="preserve">-Uhum. – Disse, substituindo palavras pois a dor já havia tomado elas. </w:t>
      </w:r>
    </w:p>
    <w:p w14:paraId="3FE4630E" w14:textId="77777777" w:rsidR="00A66AD3" w:rsidRPr="00B95FE3" w:rsidRDefault="00A66AD3" w:rsidP="00A66AD3">
      <w:pPr>
        <w:ind w:firstLine="708"/>
        <w:jc w:val="both"/>
      </w:pPr>
      <w:r w:rsidRPr="00B95FE3">
        <w:t xml:space="preserve">-Toma. – Disse abrindo sua mochila. – Eu tenho essa camiseta extra, use como tipoia. </w:t>
      </w:r>
    </w:p>
    <w:p w14:paraId="37B8EA60" w14:textId="77777777" w:rsidR="00A66AD3" w:rsidRPr="00B95FE3" w:rsidRDefault="00A66AD3" w:rsidP="00A66AD3">
      <w:pPr>
        <w:ind w:firstLine="708"/>
        <w:jc w:val="both"/>
      </w:pPr>
      <w:r w:rsidRPr="00B95FE3">
        <w:t xml:space="preserve">-Muito obrigada, mesmo. – Disse pegando a camiseta com seu braço não machucado e fazendo-a de tipoia.  </w:t>
      </w:r>
    </w:p>
    <w:p w14:paraId="4C0439FE" w14:textId="77777777" w:rsidR="00A66AD3" w:rsidRPr="00B95FE3" w:rsidRDefault="00A66AD3" w:rsidP="00A66AD3">
      <w:pPr>
        <w:jc w:val="both"/>
      </w:pPr>
      <w:r w:rsidRPr="00B95FE3">
        <w:tab/>
        <w:t xml:space="preserve">Havia ouvido histórias de pessoas que sobreviveram dias na mata com braços quebrados, não deveria ser tão ruim assim apenas 10 horas de aula. Mas parecia bem ruim. </w:t>
      </w:r>
    </w:p>
    <w:p w14:paraId="5931AC4C" w14:textId="77777777" w:rsidR="00A66AD3" w:rsidRPr="00B95FE3" w:rsidRDefault="00A66AD3" w:rsidP="00A66AD3">
      <w:pPr>
        <w:jc w:val="both"/>
      </w:pPr>
      <w:r w:rsidRPr="00B95FE3">
        <w:tab/>
        <w:t xml:space="preserve">A fila continuou a andar por alguns minutos até alcançar Maya. </w:t>
      </w:r>
    </w:p>
    <w:p w14:paraId="61ABD672" w14:textId="77777777" w:rsidR="00A66AD3" w:rsidRPr="00B95FE3" w:rsidRDefault="00A66AD3" w:rsidP="00A66AD3">
      <w:pPr>
        <w:ind w:firstLine="708"/>
        <w:jc w:val="both"/>
      </w:pPr>
      <w:r w:rsidRPr="00B95FE3">
        <w:t>-Nome</w:t>
      </w:r>
      <w:r>
        <w:t>?</w:t>
      </w:r>
      <w:r w:rsidRPr="00B95FE3">
        <w:t xml:space="preserve"> – Perguntou o instrutor. </w:t>
      </w:r>
    </w:p>
    <w:p w14:paraId="184EB067" w14:textId="77777777" w:rsidR="00A66AD3" w:rsidRPr="00B95FE3" w:rsidRDefault="00A66AD3" w:rsidP="00A66AD3">
      <w:pPr>
        <w:ind w:firstLine="708"/>
        <w:jc w:val="both"/>
      </w:pPr>
      <w:r w:rsidRPr="00B95FE3">
        <w:t xml:space="preserve">-Maya Dawn Whitaker. </w:t>
      </w:r>
    </w:p>
    <w:p w14:paraId="1DD222DB" w14:textId="77777777" w:rsidR="00A66AD3" w:rsidRPr="00B95FE3" w:rsidRDefault="00A66AD3" w:rsidP="00A66AD3">
      <w:pPr>
        <w:ind w:firstLine="708"/>
        <w:jc w:val="both"/>
      </w:pPr>
      <w:r w:rsidRPr="00B95FE3">
        <w:t xml:space="preserve">-Coloque seus pertences na caixa. </w:t>
      </w:r>
    </w:p>
    <w:p w14:paraId="218FF152" w14:textId="77777777" w:rsidR="00A66AD3" w:rsidRPr="00B95FE3" w:rsidRDefault="00A66AD3" w:rsidP="00A66AD3">
      <w:pPr>
        <w:jc w:val="both"/>
      </w:pPr>
      <w:r w:rsidRPr="00B95FE3">
        <w:tab/>
        <w:t xml:space="preserve">Maya abriu sua mochila removendo seu telefone celular e chaves de casa. </w:t>
      </w:r>
    </w:p>
    <w:p w14:paraId="2A298E63" w14:textId="77777777" w:rsidR="00A66AD3" w:rsidRPr="00B95FE3" w:rsidRDefault="00A66AD3" w:rsidP="00A66AD3">
      <w:pPr>
        <w:ind w:firstLine="708"/>
        <w:jc w:val="both"/>
      </w:pPr>
      <w:r w:rsidRPr="00B95FE3">
        <w:t xml:space="preserve">-O livro também. – Disse ele que havia visto um livro que Maya levava a mochila. </w:t>
      </w:r>
    </w:p>
    <w:p w14:paraId="17483D44" w14:textId="77777777" w:rsidR="00A66AD3" w:rsidRPr="00B95FE3" w:rsidRDefault="00A66AD3" w:rsidP="00A66AD3">
      <w:pPr>
        <w:ind w:firstLine="708"/>
        <w:jc w:val="both"/>
      </w:pPr>
      <w:r w:rsidRPr="00B95FE3">
        <w:t xml:space="preserve">-Mas é para os tempos livres. – Protestou ela. </w:t>
      </w:r>
    </w:p>
    <w:p w14:paraId="49631040" w14:textId="77777777" w:rsidR="00A66AD3" w:rsidRPr="00B95FE3" w:rsidRDefault="00A66AD3" w:rsidP="00A66AD3">
      <w:pPr>
        <w:ind w:firstLine="708"/>
        <w:jc w:val="both"/>
      </w:pPr>
      <w:r w:rsidRPr="00B95FE3">
        <w:t xml:space="preserve">-A escola não permite pertences pessoais tirando os que estão na lista de matérias, se quiser posso te relembrar dela. </w:t>
      </w:r>
    </w:p>
    <w:p w14:paraId="78734A14" w14:textId="77777777" w:rsidR="00A66AD3" w:rsidRPr="00B95FE3" w:rsidRDefault="00A66AD3" w:rsidP="00A66AD3">
      <w:pPr>
        <w:ind w:firstLine="708"/>
        <w:jc w:val="both"/>
      </w:pPr>
      <w:r w:rsidRPr="00B95FE3">
        <w:t xml:space="preserve">-Não será necessário. – Disse ela, tirando seu livro da mochila. Sua amiga a esperava logo depois do instrutor. </w:t>
      </w:r>
    </w:p>
    <w:p w14:paraId="79EDD181" w14:textId="77777777" w:rsidR="00A66AD3" w:rsidRPr="00B95FE3" w:rsidRDefault="00A66AD3" w:rsidP="00A66AD3">
      <w:pPr>
        <w:ind w:firstLine="708"/>
        <w:jc w:val="both"/>
      </w:pPr>
      <w:r w:rsidRPr="00B95FE3">
        <w:t xml:space="preserve">-Esse livro é legalmente permitido? – Perguntou ele. </w:t>
      </w:r>
    </w:p>
    <w:p w14:paraId="338B45F7" w14:textId="77777777" w:rsidR="00A66AD3" w:rsidRPr="00B95FE3" w:rsidRDefault="00A66AD3" w:rsidP="00A66AD3">
      <w:pPr>
        <w:ind w:firstLine="708"/>
        <w:jc w:val="both"/>
      </w:pPr>
      <w:r w:rsidRPr="00B95FE3">
        <w:t xml:space="preserve">-Sim, é. – Disse ela desacreditada que ele desconfiava que ela traria livros ilegais. </w:t>
      </w:r>
    </w:p>
    <w:p w14:paraId="0107D134" w14:textId="77777777" w:rsidR="00A66AD3" w:rsidRPr="00B95FE3" w:rsidRDefault="00A66AD3" w:rsidP="00A66AD3">
      <w:pPr>
        <w:ind w:firstLine="708"/>
        <w:jc w:val="both"/>
      </w:pPr>
      <w:r w:rsidRPr="00B95FE3">
        <w:t xml:space="preserve">-Terei de verificar, pode passar, caso descubra algo, será chamada a diretoria. </w:t>
      </w:r>
    </w:p>
    <w:p w14:paraId="23F15B69" w14:textId="77777777" w:rsidR="00A66AD3" w:rsidRPr="00B95FE3" w:rsidRDefault="00A66AD3" w:rsidP="00A66AD3">
      <w:pPr>
        <w:ind w:firstLine="708"/>
        <w:jc w:val="both"/>
      </w:pPr>
      <w:r w:rsidRPr="00B95FE3">
        <w:t xml:space="preserve">-Claro.  </w:t>
      </w:r>
    </w:p>
    <w:p w14:paraId="7D4C825D" w14:textId="77777777" w:rsidR="00A66AD3" w:rsidRPr="00B95FE3" w:rsidRDefault="00A66AD3" w:rsidP="00A66AD3">
      <w:pPr>
        <w:jc w:val="both"/>
      </w:pPr>
      <w:r w:rsidRPr="00B95FE3">
        <w:t xml:space="preserve"> </w:t>
      </w:r>
      <w:r w:rsidRPr="00B95FE3">
        <w:tab/>
        <w:t xml:space="preserve">A cancela se abriu. Maya passou por ela enquanto avançava para a escola de verdade. Os corredores iluminados por fortes luzes artificiais eram longos. Não continha janelas. A sala de aula ficava mais duas salas afrente, do lado do laboratório e da escada que elevava a escola a mais andares. </w:t>
      </w:r>
    </w:p>
    <w:p w14:paraId="7B323077" w14:textId="77777777" w:rsidR="00A66AD3" w:rsidRPr="00B95FE3" w:rsidRDefault="00A66AD3" w:rsidP="00A66AD3">
      <w:pPr>
        <w:jc w:val="both"/>
      </w:pPr>
      <w:r w:rsidRPr="00B95FE3">
        <w:tab/>
        <w:t xml:space="preserve">Continuou andando. Conseguia respirar agora, mas isso não aliviava a dor do braço. </w:t>
      </w:r>
    </w:p>
    <w:p w14:paraId="4F7A456F" w14:textId="77777777" w:rsidR="00A66AD3" w:rsidRPr="00B95FE3" w:rsidRDefault="00A66AD3" w:rsidP="00A66AD3">
      <w:pPr>
        <w:ind w:firstLine="708"/>
        <w:jc w:val="both"/>
      </w:pPr>
      <w:r w:rsidRPr="00B95FE3">
        <w:lastRenderedPageBreak/>
        <w:t xml:space="preserve">-Vão entrando. Bom dia a todos. – Era sua professora, Alina Krauss, a única em quem confiava. </w:t>
      </w:r>
    </w:p>
    <w:p w14:paraId="20C68513" w14:textId="77777777" w:rsidR="00A66AD3" w:rsidRPr="00B95FE3" w:rsidRDefault="00A66AD3" w:rsidP="00A66AD3">
      <w:pPr>
        <w:ind w:firstLine="708"/>
        <w:jc w:val="both"/>
      </w:pPr>
      <w:r w:rsidRPr="00B95FE3">
        <w:t xml:space="preserve">-Bom dia D. Alina. – Disse Maya, mascarando a dor. </w:t>
      </w:r>
    </w:p>
    <w:p w14:paraId="7AEBE3E5" w14:textId="77777777" w:rsidR="00A66AD3" w:rsidRPr="00B95FE3" w:rsidRDefault="00A66AD3" w:rsidP="00A66AD3">
      <w:pPr>
        <w:ind w:firstLine="708"/>
        <w:jc w:val="both"/>
      </w:pPr>
      <w:r w:rsidRPr="00B95FE3">
        <w:t xml:space="preserve">-Bom dia Maya, seu lugar hoje é o 14 c. – Disse ela. – O que aconteceu com seu braço? </w:t>
      </w:r>
    </w:p>
    <w:p w14:paraId="4692B8A9" w14:textId="77777777" w:rsidR="00A66AD3" w:rsidRPr="00B95FE3" w:rsidRDefault="00A66AD3" w:rsidP="00A66AD3">
      <w:pPr>
        <w:ind w:firstLine="708"/>
        <w:jc w:val="both"/>
      </w:pPr>
      <w:r w:rsidRPr="00B95FE3">
        <w:t xml:space="preserve">-Fui atropelada, deve ter quebrado. </w:t>
      </w:r>
    </w:p>
    <w:p w14:paraId="05C2F79A" w14:textId="77777777" w:rsidR="00A66AD3" w:rsidRPr="00B95FE3" w:rsidRDefault="00A66AD3" w:rsidP="00A66AD3">
      <w:pPr>
        <w:ind w:firstLine="708"/>
        <w:jc w:val="both"/>
      </w:pPr>
      <w:r w:rsidRPr="00B95FE3">
        <w:t xml:space="preserve">-Terminando a prova você vai na ala médica, tudo bem? – Disse preocupada.  </w:t>
      </w:r>
    </w:p>
    <w:p w14:paraId="23A17802" w14:textId="77777777" w:rsidR="00A66AD3" w:rsidRPr="00B95FE3" w:rsidRDefault="00A66AD3" w:rsidP="00A66AD3">
      <w:pPr>
        <w:ind w:firstLine="708"/>
        <w:jc w:val="both"/>
      </w:pPr>
      <w:r w:rsidRPr="00B95FE3">
        <w:t xml:space="preserve">-Sim. – Disse. – E onde vai se sentar Isa? </w:t>
      </w:r>
    </w:p>
    <w:p w14:paraId="0485ACE3" w14:textId="77777777" w:rsidR="00A66AD3" w:rsidRPr="00B95FE3" w:rsidRDefault="00A66AD3" w:rsidP="00A66AD3">
      <w:pPr>
        <w:ind w:firstLine="708"/>
        <w:jc w:val="both"/>
      </w:pPr>
      <w:r w:rsidRPr="00B95FE3">
        <w:t xml:space="preserve">-Vocês duas são realmente inseparáveis né? – Disse sorrindo. – Por isso, coloquei ela no 14 b, do seu lado. </w:t>
      </w:r>
    </w:p>
    <w:p w14:paraId="174630DF" w14:textId="77777777" w:rsidR="00A66AD3" w:rsidRPr="00B95FE3" w:rsidRDefault="00A66AD3" w:rsidP="00A66AD3">
      <w:pPr>
        <w:ind w:firstLine="708"/>
        <w:jc w:val="both"/>
      </w:pPr>
      <w:r w:rsidRPr="00B95FE3">
        <w:t xml:space="preserve">-Muito obrigada, D. Alina. – Disse ela animada. Sorriu pela primeira vez depois do impacto, a dor parecia inexistente agora. </w:t>
      </w:r>
    </w:p>
    <w:p w14:paraId="7ACD9B86" w14:textId="77777777" w:rsidR="00A66AD3" w:rsidRPr="00B95FE3" w:rsidRDefault="00A66AD3" w:rsidP="00A66AD3">
      <w:pPr>
        <w:jc w:val="both"/>
      </w:pPr>
      <w:r w:rsidRPr="00B95FE3">
        <w:tab/>
        <w:t xml:space="preserve">Maya seguiu até a 14 c, ficava bem no meio da sala, isso significava que a câmera 360 estaria bem acima dela. Não gostava disso. A mesa não era muito grande, o suficiente para apoiar os dois braços, era levemente inclinada para baixo. No canto superior direito estava a câmera individual com uma pequena área desenhada onde não poderia colocar nada, para aumentar a visibilidade da câmera. No outro canto estava um fio que deveria conectar no seu dedo, isso serviria para medições para provar que está prestando atenção. </w:t>
      </w:r>
    </w:p>
    <w:p w14:paraId="3CD44C94" w14:textId="77777777" w:rsidR="00A66AD3" w:rsidRPr="00B95FE3" w:rsidRDefault="00A66AD3" w:rsidP="00A66AD3">
      <w:pPr>
        <w:ind w:firstLine="708"/>
        <w:jc w:val="both"/>
      </w:pPr>
      <w:r w:rsidRPr="00B95FE3">
        <w:t>-A prova está sendo entregue, por favor não virem ela até eu terminar de entregar todas. – Disse a professora.</w:t>
      </w:r>
    </w:p>
    <w:p w14:paraId="378AAEFF" w14:textId="77777777" w:rsidR="00A66AD3" w:rsidRPr="00B95FE3" w:rsidRDefault="00A66AD3" w:rsidP="00A66AD3">
      <w:pPr>
        <w:jc w:val="both"/>
      </w:pPr>
      <w:r w:rsidRPr="00B95FE3">
        <w:tab/>
        <w:t xml:space="preserve">A professora passou por Maya e a entregou a prova, estava virada. Maya nem podia cogitar a ideia de virar antes, estava bem abaixo da câmera. </w:t>
      </w:r>
    </w:p>
    <w:p w14:paraId="5E682F52" w14:textId="77777777" w:rsidR="00A66AD3" w:rsidRPr="00B95FE3" w:rsidRDefault="00A66AD3" w:rsidP="00A66AD3">
      <w:pPr>
        <w:jc w:val="both"/>
      </w:pPr>
      <w:r w:rsidRPr="00B95FE3">
        <w:tab/>
        <w:t>Algum tempo se passou até a professora dizer:</w:t>
      </w:r>
    </w:p>
    <w:p w14:paraId="5DEC4FF4" w14:textId="77777777" w:rsidR="00A66AD3" w:rsidRPr="00B95FE3" w:rsidRDefault="00A66AD3" w:rsidP="00A66AD3">
      <w:pPr>
        <w:ind w:firstLine="708"/>
        <w:jc w:val="both"/>
      </w:pPr>
      <w:r w:rsidRPr="00B95FE3">
        <w:t xml:space="preserve">-Boa prova a todos, já podem virar e colocar as informações pessoais. – Disse ela. </w:t>
      </w:r>
    </w:p>
    <w:p w14:paraId="4DC42473" w14:textId="77777777" w:rsidR="00A66AD3" w:rsidRPr="00B95FE3" w:rsidRDefault="00A66AD3" w:rsidP="00A66AD3">
      <w:pPr>
        <w:jc w:val="both"/>
      </w:pPr>
      <w:r w:rsidRPr="00B95FE3">
        <w:tab/>
        <w:t xml:space="preserve">Maya virou a prova. Nome: Maya Dawn Whitaker. Data: 17 de abril de 2044. Registro Escolar: 2140. Gênero: Feminino. Email: </w:t>
      </w:r>
      <w:hyperlink r:id="rId16" w:history="1">
        <w:r w:rsidRPr="00B95FE3">
          <w:rPr>
            <w:rStyle w:val="Hyperlink"/>
            <w:color w:val="000000" w:themeColor="text1"/>
            <w:u w:val="none"/>
          </w:rPr>
          <w:t>MayaDawn16@classe3.com</w:t>
        </w:r>
      </w:hyperlink>
      <w:r w:rsidRPr="00B95FE3">
        <w:t xml:space="preserve">. Precisavam realmente de tantas informações? </w:t>
      </w:r>
      <w:r w:rsidRPr="00B95FE3">
        <w:tab/>
      </w:r>
    </w:p>
    <w:p w14:paraId="78B71D53" w14:textId="77777777" w:rsidR="00A66AD3" w:rsidRDefault="00A66AD3" w:rsidP="00A66AD3">
      <w:pPr>
        <w:jc w:val="both"/>
      </w:pPr>
      <w:r w:rsidRPr="00B95FE3">
        <w:tab/>
        <w:t xml:space="preserve">Leu a primeira questão, </w:t>
      </w:r>
      <w:r>
        <w:t xml:space="preserve">sabia que essa cairia. Seu braço já havia voltado a doer. Sua letra parecia a de uma criança pois não era ambidestra e o braço quebrado era seu braço dominante. </w:t>
      </w:r>
    </w:p>
    <w:p w14:paraId="23ECF948" w14:textId="77777777" w:rsidR="00A66AD3" w:rsidRDefault="00A66AD3" w:rsidP="00A66AD3">
      <w:pPr>
        <w:jc w:val="both"/>
      </w:pPr>
      <w:r>
        <w:tab/>
        <w:t xml:space="preserve">Uma hora e meia se passaram, Maya havia terminado a prova. Agora seria finalmente o intervalo. Ela deixou a sala, Isa ainda não tinha terminado. Teria que lanchar sozinha hoje, mas lhe parecia melhor passar na ala médica, Isa entenderia. </w:t>
      </w:r>
    </w:p>
    <w:p w14:paraId="55240A02" w14:textId="77777777" w:rsidR="00A66AD3" w:rsidRDefault="00A66AD3" w:rsidP="00A66AD3">
      <w:pPr>
        <w:jc w:val="both"/>
      </w:pPr>
      <w:r>
        <w:tab/>
        <w:t xml:space="preserve">A enfermaria ficava subindo as escadas ao lado da sala, assim como a quadra coberta e as series primarias. Subiu a escada devagar, o intervalo era as 10 horas. Olhou no relógio, 10:05, a enfermaria estaria aberta agora. No final da escada estava o corredor do andar superior, a sua direita levaria a ala do fundamental 1, a esquerda a enfermaria.  </w:t>
      </w:r>
    </w:p>
    <w:p w14:paraId="62A0DA2C" w14:textId="77777777" w:rsidR="00A66AD3" w:rsidRDefault="00A66AD3" w:rsidP="00A66AD3">
      <w:pPr>
        <w:jc w:val="both"/>
      </w:pPr>
      <w:r>
        <w:tab/>
        <w:t xml:space="preserve">Virou à esquerda e andou até a enfermaria no final do corredor, que se encontrava cheio por conta do intervalo. O pessoal no corredor era do primeiro fundamental, apenas crianças, por hora cegas a ditadura, cegas a classe 3. Ela entrou na enfermaria. Lá dentro tinha algumas </w:t>
      </w:r>
      <w:r>
        <w:lastRenderedPageBreak/>
        <w:t xml:space="preserve">cadeiras e um médico escolar, não seria o melhor médico que ela encontraria na vida, mas serviria por agora. </w:t>
      </w:r>
    </w:p>
    <w:p w14:paraId="4FDEB5F5" w14:textId="77777777" w:rsidR="00A66AD3" w:rsidRDefault="00A66AD3" w:rsidP="00A66AD3">
      <w:pPr>
        <w:jc w:val="both"/>
      </w:pPr>
      <w:r>
        <w:tab/>
        <w:t xml:space="preserve">-Olá estudante, o que a traz aqui? – Disse o médico olhando para ela calmamente. </w:t>
      </w:r>
    </w:p>
    <w:p w14:paraId="2DF74807" w14:textId="77777777" w:rsidR="00A66AD3" w:rsidRDefault="00A66AD3" w:rsidP="00A66AD3">
      <w:pPr>
        <w:jc w:val="both"/>
      </w:pPr>
      <w:r>
        <w:tab/>
        <w:t xml:space="preserve">-Acho que quebrei meu braço. – Disse Maya com dor. </w:t>
      </w:r>
    </w:p>
    <w:p w14:paraId="02930E16" w14:textId="77777777" w:rsidR="00A66AD3" w:rsidRDefault="00A66AD3" w:rsidP="00A66AD3">
      <w:pPr>
        <w:jc w:val="both"/>
      </w:pPr>
      <w:r>
        <w:tab/>
        <w:t xml:space="preserve">-Se sente ali. – Disse ele apontando para uma cadeira. </w:t>
      </w:r>
    </w:p>
    <w:p w14:paraId="5E9017CA" w14:textId="77777777" w:rsidR="00A66AD3" w:rsidRDefault="00A66AD3" w:rsidP="00A66AD3">
      <w:pPr>
        <w:jc w:val="both"/>
      </w:pPr>
      <w:r>
        <w:tab/>
        <w:t xml:space="preserve">Maya se sentou. O médico pediu para ver seu braço. </w:t>
      </w:r>
    </w:p>
    <w:p w14:paraId="58ED8A42" w14:textId="77777777" w:rsidR="00A66AD3" w:rsidRDefault="00A66AD3" w:rsidP="00A66AD3">
      <w:pPr>
        <w:jc w:val="both"/>
      </w:pPr>
      <w:r>
        <w:tab/>
        <w:t xml:space="preserve">-Onde está doendo? – Perguntou ele. </w:t>
      </w:r>
    </w:p>
    <w:p w14:paraId="2BDDE9B5" w14:textId="77777777" w:rsidR="00A66AD3" w:rsidRDefault="00A66AD3" w:rsidP="00A66AD3">
      <w:pPr>
        <w:jc w:val="both"/>
      </w:pPr>
      <w:r>
        <w:tab/>
        <w:t xml:space="preserve">-Bem aqui. – Respondeu ela apontando para uma parte em seu braço. </w:t>
      </w:r>
    </w:p>
    <w:p w14:paraId="7B5B9586" w14:textId="77777777" w:rsidR="00A66AD3" w:rsidRDefault="00A66AD3" w:rsidP="00A66AD3">
      <w:pPr>
        <w:ind w:firstLine="708"/>
        <w:jc w:val="both"/>
      </w:pPr>
      <w:r>
        <w:t>-Me diz se doí se eu apertar aqui. – Perguntou ele enquanto procurava uma área específica do braço.</w:t>
      </w:r>
    </w:p>
    <w:p w14:paraId="03842E8B" w14:textId="77777777" w:rsidR="00A66AD3" w:rsidRDefault="00A66AD3" w:rsidP="00A66AD3">
      <w:pPr>
        <w:ind w:firstLine="708"/>
        <w:jc w:val="both"/>
      </w:pPr>
      <w:r>
        <w:t xml:space="preserve">-Doí. – Respondeu ela com a dor no braço elevada. </w:t>
      </w:r>
    </w:p>
    <w:p w14:paraId="00FA3D87" w14:textId="77777777" w:rsidR="00A66AD3" w:rsidRDefault="00A66AD3" w:rsidP="00A66AD3">
      <w:pPr>
        <w:ind w:firstLine="708"/>
        <w:jc w:val="both"/>
      </w:pPr>
      <w:r>
        <w:t xml:space="preserve">-Bom, eu não tenho um raio x aqui agora, mas me parece que você realmente quebrou. Vou fazer um relatório e um gesso. </w:t>
      </w:r>
    </w:p>
    <w:p w14:paraId="1B170BE8" w14:textId="77777777" w:rsidR="00A66AD3" w:rsidRDefault="00A66AD3" w:rsidP="00A66AD3">
      <w:pPr>
        <w:ind w:firstLine="708"/>
        <w:jc w:val="both"/>
      </w:pPr>
      <w:r>
        <w:t xml:space="preserve">-Eu serei liberada? </w:t>
      </w:r>
    </w:p>
    <w:p w14:paraId="5E308F09" w14:textId="77777777" w:rsidR="00A66AD3" w:rsidRDefault="00A66AD3" w:rsidP="00A66AD3">
      <w:pPr>
        <w:ind w:firstLine="708"/>
        <w:jc w:val="both"/>
      </w:pPr>
      <w:r>
        <w:t xml:space="preserve">-Isso não justifica a liberação. </w:t>
      </w:r>
    </w:p>
    <w:p w14:paraId="07EC23C1" w14:textId="77777777" w:rsidR="00A66AD3" w:rsidRDefault="00A66AD3" w:rsidP="00A66AD3">
      <w:pPr>
        <w:ind w:firstLine="708"/>
        <w:jc w:val="both"/>
      </w:pPr>
      <w:r>
        <w:t xml:space="preserve">-Entendo. </w:t>
      </w:r>
    </w:p>
    <w:p w14:paraId="092445E2" w14:textId="77777777" w:rsidR="00A66AD3" w:rsidRDefault="00A66AD3" w:rsidP="00A66AD3">
      <w:pPr>
        <w:ind w:firstLine="708"/>
        <w:jc w:val="both"/>
      </w:pPr>
      <w:r>
        <w:t xml:space="preserve">O médico começou a preparar o gesso, por cima de seu braço passou uma camada de algodão e começou a enrolar o gesso, antes de molhar e moldar ele. </w:t>
      </w:r>
    </w:p>
    <w:p w14:paraId="4F99AD5E" w14:textId="77777777" w:rsidR="00A66AD3" w:rsidRDefault="00A66AD3" w:rsidP="00A66AD3">
      <w:pPr>
        <w:ind w:firstLine="708"/>
        <w:jc w:val="both"/>
      </w:pPr>
      <w:r>
        <w:t xml:space="preserve">-Com qual braço você escreve? – Ele perguntou. </w:t>
      </w:r>
    </w:p>
    <w:p w14:paraId="559CC6D0" w14:textId="77777777" w:rsidR="00A66AD3" w:rsidRDefault="00A66AD3" w:rsidP="00A66AD3">
      <w:pPr>
        <w:ind w:firstLine="708"/>
        <w:jc w:val="both"/>
      </w:pPr>
      <w:r>
        <w:t xml:space="preserve">-Com esse mesmo. – Respondeu ela. – Realmente não há nenhuma chance de eu conseguir um atestado? </w:t>
      </w:r>
    </w:p>
    <w:p w14:paraId="7A840754" w14:textId="77777777" w:rsidR="00A66AD3" w:rsidRDefault="00A66AD3" w:rsidP="00A66AD3">
      <w:pPr>
        <w:ind w:firstLine="708"/>
        <w:jc w:val="both"/>
      </w:pPr>
      <w:r>
        <w:t xml:space="preserve">-Infelizmente não. </w:t>
      </w:r>
    </w:p>
    <w:p w14:paraId="361A25B1" w14:textId="77777777" w:rsidR="00A66AD3" w:rsidRDefault="00A66AD3" w:rsidP="00A66AD3">
      <w:pPr>
        <w:jc w:val="both"/>
      </w:pPr>
      <w:r>
        <w:tab/>
        <w:t>-Sim...</w:t>
      </w:r>
    </w:p>
    <w:p w14:paraId="2424BAAA" w14:textId="77777777" w:rsidR="00A66AD3" w:rsidRDefault="00A66AD3" w:rsidP="00A66AD3">
      <w:pPr>
        <w:jc w:val="both"/>
      </w:pPr>
      <w:r>
        <w:tab/>
        <w:t xml:space="preserve">O médico continuou trabalhando no braço por algum tempo, quando pareceu terminar, ele disse: </w:t>
      </w:r>
    </w:p>
    <w:p w14:paraId="3019CA8D" w14:textId="77777777" w:rsidR="00A66AD3" w:rsidRDefault="00A66AD3" w:rsidP="00A66AD3">
      <w:pPr>
        <w:jc w:val="both"/>
      </w:pPr>
      <w:r>
        <w:tab/>
        <w:t xml:space="preserve">-O gesso está pronto, alguns avisos importantes são para não molhar de jeito nenhum, não mexer muito e caso você sinta muita dor retornar a qualquer médico que seja hábil. </w:t>
      </w:r>
    </w:p>
    <w:p w14:paraId="687C3EF0" w14:textId="77777777" w:rsidR="00A66AD3" w:rsidRDefault="00A66AD3" w:rsidP="00A66AD3">
      <w:pPr>
        <w:jc w:val="both"/>
      </w:pPr>
      <w:r>
        <w:tab/>
        <w:t xml:space="preserve">-Obrigada. – Disse ela. – Posso ir agora? </w:t>
      </w:r>
    </w:p>
    <w:p w14:paraId="0187747A" w14:textId="77777777" w:rsidR="00A66AD3" w:rsidRDefault="00A66AD3" w:rsidP="00A66AD3">
      <w:pPr>
        <w:jc w:val="both"/>
      </w:pPr>
      <w:r>
        <w:tab/>
        <w:t xml:space="preserve">-Pode, mas cuidado com o gesso, ele vai levar alguns minutos para terminar de secar. </w:t>
      </w:r>
    </w:p>
    <w:p w14:paraId="448C2664" w14:textId="77777777" w:rsidR="00A66AD3" w:rsidRDefault="00A66AD3" w:rsidP="00A66AD3">
      <w:pPr>
        <w:jc w:val="both"/>
      </w:pPr>
      <w:r>
        <w:tab/>
        <w:t xml:space="preserve">Ela assentiu com a cabeça e se levantou, o médico a havia entregado uma tipoia para apoiar o braço, pelo menos isso. Olhou no relógio, 10:30. Não conseguiria lanchar hoje, já estava atrasada para a aula.  Desceu correndo para pegar as suas coisas no armário para ficar pronta para a próxima aula. </w:t>
      </w:r>
    </w:p>
    <w:p w14:paraId="4FA99B67" w14:textId="77777777" w:rsidR="00A66AD3" w:rsidRDefault="00A66AD3" w:rsidP="00A66AD3">
      <w:pPr>
        <w:jc w:val="both"/>
      </w:pPr>
      <w:r>
        <w:tab/>
        <w:t xml:space="preserve">Seu armário era o terceiro do corredor, não podia ser trancado e passava por inspeções diárias da DVC. Dentro estava alguns materiais que usaria para a próxima aula e itens de higiene </w:t>
      </w:r>
      <w:r>
        <w:lastRenderedPageBreak/>
        <w:t xml:space="preserve">pessoal. Antigamente ela tinha alguns livros, mas teve que removê-los por questões de novas leis escolares, a mesma que fazia ela ter que entregar o livro na porta. </w:t>
      </w:r>
    </w:p>
    <w:p w14:paraId="38BB91E4" w14:textId="77777777" w:rsidR="00A66AD3" w:rsidRDefault="00A66AD3" w:rsidP="00A66AD3">
      <w:pPr>
        <w:jc w:val="both"/>
      </w:pPr>
      <w:r>
        <w:tab/>
        <w:t xml:space="preserve">Com os materiais na mão, Maya seguiu pelo corredor até a sala da próxima aula. Ainda teria mais 7 horas de aula. Não gostava disso, não mais desde quando os livros foram banidos. Como estaria Isa? Não a via desde que havia ido ao médico. Ela deveria estar na classe. </w:t>
      </w:r>
    </w:p>
    <w:p w14:paraId="0ED898A5" w14:textId="77777777" w:rsidR="00A66AD3" w:rsidRDefault="00A66AD3" w:rsidP="00A66AD3">
      <w:pPr>
        <w:jc w:val="both"/>
      </w:pPr>
      <w:r>
        <w:tab/>
        <w:t xml:space="preserve"> Olhou em volta, 14 b, não havia ninguém no 14 b. Não era possível que Isa faltaria uma aula, isso era motivo o suficiente para reprovar, não, ela deveria estar em algum lugar. Mas não agora, agora ela deveria comparecer a aula. Que se dane a aula, onde está Isa? Mas e se ela reprovasse? Quem se importa com reprovar? Maya ainda teria direito uma prova para avançar de ano caso isso acontecesse. Isa? </w:t>
      </w:r>
    </w:p>
    <w:p w14:paraId="2664A9FD" w14:textId="77777777" w:rsidR="00A66AD3" w:rsidRDefault="00A66AD3" w:rsidP="00A66AD3">
      <w:pPr>
        <w:jc w:val="both"/>
      </w:pPr>
      <w:r>
        <w:tab/>
        <w:t xml:space="preserve">Olhou em volta, todos já estavam na sala, ela já estava sentada na 14 c. Isa não estava em lugar nenhum. Onde estaria Isa? Não, não. </w:t>
      </w:r>
    </w:p>
    <w:p w14:paraId="7EDA23A7" w14:textId="77777777" w:rsidR="00A66AD3" w:rsidRDefault="00A66AD3" w:rsidP="00A66AD3">
      <w:pPr>
        <w:jc w:val="both"/>
      </w:pPr>
      <w:r>
        <w:tab/>
        <w:t xml:space="preserve">-Professora, posso ir ao banheiro? – Perguntou aflita. </w:t>
      </w:r>
    </w:p>
    <w:p w14:paraId="1196A838" w14:textId="77777777" w:rsidR="00A66AD3" w:rsidRDefault="00A66AD3" w:rsidP="00A66AD3">
      <w:pPr>
        <w:jc w:val="both"/>
      </w:pPr>
      <w:r>
        <w:tab/>
        <w:t xml:space="preserve">-Mas você acabou de voltar do intervalo Maya. – Respondeu sem desviar o olhar. </w:t>
      </w:r>
    </w:p>
    <w:p w14:paraId="5BC02B35" w14:textId="77777777" w:rsidR="00A66AD3" w:rsidRDefault="00A66AD3" w:rsidP="00A66AD3">
      <w:pPr>
        <w:jc w:val="both"/>
      </w:pPr>
      <w:r>
        <w:tab/>
        <w:t xml:space="preserve">-De acordo com a legislação eu tenho direito a ir ao banheiro, e eu estive na enfermaria nesse intervalo. – Respondeu ela. </w:t>
      </w:r>
    </w:p>
    <w:p w14:paraId="7646794D" w14:textId="77777777" w:rsidR="00A66AD3" w:rsidRDefault="00A66AD3" w:rsidP="00A66AD3">
      <w:pPr>
        <w:jc w:val="both"/>
      </w:pPr>
      <w:r>
        <w:tab/>
        <w:t xml:space="preserve">-Vá, mas volte logo. – Disse a professora. </w:t>
      </w:r>
    </w:p>
    <w:p w14:paraId="08A87224" w14:textId="77777777" w:rsidR="00A66AD3" w:rsidRDefault="00A66AD3" w:rsidP="00A66AD3">
      <w:pPr>
        <w:jc w:val="both"/>
      </w:pPr>
      <w:r>
        <w:tab/>
        <w:t xml:space="preserve">Maya correu para fora da sala. Onde estaria Isa? As câmeras estavam observando cada movimento de Maya, saberiam se não fosse ao banheiro. A escolha lógica seria ver se Isa estava no banheiro ou não. </w:t>
      </w:r>
    </w:p>
    <w:p w14:paraId="412F8999" w14:textId="77777777" w:rsidR="00A66AD3" w:rsidRDefault="00A66AD3" w:rsidP="00A66AD3">
      <w:pPr>
        <w:jc w:val="both"/>
      </w:pPr>
      <w:r>
        <w:tab/>
        <w:t xml:space="preserve">Chegando ao banheiro Maya procurou por cabines fechadas. Quase todas estavam abertas. Não havia câmeras lá. </w:t>
      </w:r>
    </w:p>
    <w:p w14:paraId="57BE871A" w14:textId="77777777" w:rsidR="00A66AD3" w:rsidRDefault="00A66AD3" w:rsidP="00A66AD3">
      <w:pPr>
        <w:ind w:firstLine="708"/>
        <w:jc w:val="both"/>
      </w:pPr>
      <w:r>
        <w:t xml:space="preserve">-Isa? – Ela disse em tom alto. </w:t>
      </w:r>
    </w:p>
    <w:p w14:paraId="4351C617" w14:textId="77777777" w:rsidR="00A66AD3" w:rsidRDefault="00A66AD3" w:rsidP="00A66AD3">
      <w:pPr>
        <w:ind w:firstLine="708"/>
        <w:jc w:val="both"/>
      </w:pPr>
      <w:r>
        <w:t>-Maya? – Respondeu alguém com voz chorosa na última cabine. Era Isa, Maya reconhecia a voz.</w:t>
      </w:r>
    </w:p>
    <w:p w14:paraId="33292B6F" w14:textId="77777777" w:rsidR="00A66AD3" w:rsidRDefault="00A66AD3" w:rsidP="00A66AD3">
      <w:pPr>
        <w:ind w:firstLine="708"/>
        <w:jc w:val="both"/>
      </w:pPr>
      <w:r>
        <w:t xml:space="preserve">Maya correu até a última cabine. </w:t>
      </w:r>
    </w:p>
    <w:p w14:paraId="4D741B50" w14:textId="77777777" w:rsidR="00A66AD3" w:rsidRDefault="00A66AD3" w:rsidP="00A66AD3">
      <w:pPr>
        <w:ind w:firstLine="708"/>
        <w:jc w:val="both"/>
      </w:pPr>
      <w:r>
        <w:t xml:space="preserve">-Isa, o que aconteceu? – Perguntou Maya realmente preocupada. </w:t>
      </w:r>
    </w:p>
    <w:p w14:paraId="7A48ABAB" w14:textId="77777777" w:rsidR="00A66AD3" w:rsidRDefault="00A66AD3" w:rsidP="00A66AD3">
      <w:pPr>
        <w:ind w:firstLine="708"/>
        <w:jc w:val="both"/>
      </w:pPr>
      <w:r>
        <w:t xml:space="preserve">-Eles... Eles tomaram tudo de mim. – Respondeu ela. </w:t>
      </w:r>
    </w:p>
    <w:p w14:paraId="50EEB6A2" w14:textId="77777777" w:rsidR="00A66AD3" w:rsidRDefault="00A66AD3" w:rsidP="00A66AD3">
      <w:pPr>
        <w:ind w:firstLine="708"/>
        <w:jc w:val="both"/>
      </w:pPr>
      <w:r>
        <w:t xml:space="preserve">-Eles quem? </w:t>
      </w:r>
    </w:p>
    <w:p w14:paraId="70E133E6" w14:textId="77777777" w:rsidR="00A66AD3" w:rsidRDefault="00A66AD3" w:rsidP="00A66AD3">
      <w:pPr>
        <w:ind w:firstLine="708"/>
        <w:jc w:val="both"/>
      </w:pPr>
      <w:r>
        <w:t xml:space="preserve">-A DVC. a DVC estava me investigando por compra de itens ilegais... Eles acham que eu... – Ela soluçava. </w:t>
      </w:r>
    </w:p>
    <w:p w14:paraId="0A90F099" w14:textId="77777777" w:rsidR="00A66AD3" w:rsidRDefault="00A66AD3" w:rsidP="00A66AD3">
      <w:pPr>
        <w:ind w:firstLine="708"/>
        <w:jc w:val="both"/>
      </w:pPr>
      <w:r>
        <w:t xml:space="preserve">-Eles acham oque? – Maya continuava preocupada. </w:t>
      </w:r>
    </w:p>
    <w:p w14:paraId="756AE2BD" w14:textId="77777777" w:rsidR="00A66AD3" w:rsidRDefault="00A66AD3" w:rsidP="00A66AD3">
      <w:pPr>
        <w:ind w:firstLine="708"/>
        <w:jc w:val="both"/>
      </w:pPr>
      <w:r>
        <w:t xml:space="preserve">-Acham que eu adquiri... drogas ilegais. </w:t>
      </w:r>
    </w:p>
    <w:p w14:paraId="20895F9A" w14:textId="77777777" w:rsidR="00A66AD3" w:rsidRDefault="00A66AD3" w:rsidP="00A66AD3">
      <w:pPr>
        <w:ind w:firstLine="708"/>
        <w:jc w:val="both"/>
      </w:pPr>
      <w:r>
        <w:t xml:space="preserve">-E você adquiriu? – Perguntou Maya. </w:t>
      </w:r>
    </w:p>
    <w:p w14:paraId="512562FF" w14:textId="77777777" w:rsidR="00A66AD3" w:rsidRDefault="00A66AD3" w:rsidP="00A66AD3">
      <w:pPr>
        <w:ind w:firstLine="708"/>
        <w:jc w:val="both"/>
      </w:pPr>
      <w:r>
        <w:t xml:space="preserve">-Fui obrigada, Maya – Continuou. – A culpa não foi minha, eles me ameaçaram. Eles queriam a droga para eles. </w:t>
      </w:r>
    </w:p>
    <w:p w14:paraId="2253B87D" w14:textId="77777777" w:rsidR="00A66AD3" w:rsidRDefault="00A66AD3" w:rsidP="00A66AD3">
      <w:pPr>
        <w:ind w:firstLine="708"/>
        <w:jc w:val="both"/>
      </w:pPr>
      <w:r>
        <w:lastRenderedPageBreak/>
        <w:t xml:space="preserve">-Quem? </w:t>
      </w:r>
    </w:p>
    <w:p w14:paraId="00D963D0" w14:textId="77777777" w:rsidR="00A66AD3" w:rsidRPr="00FA0F48" w:rsidRDefault="00A66AD3" w:rsidP="00A66AD3">
      <w:pPr>
        <w:ind w:firstLine="708"/>
        <w:jc w:val="both"/>
      </w:pPr>
      <w:r>
        <w:t xml:space="preserve">-Uns garotos, eu não sei quem são. Me ajuda Maya, a DVC quer me prender. – Começou a se acalmar. </w:t>
      </w:r>
    </w:p>
    <w:p w14:paraId="2ED6D238" w14:textId="77777777" w:rsidR="00A66AD3" w:rsidRDefault="00A66AD3" w:rsidP="00A66AD3">
      <w:pPr>
        <w:ind w:firstLine="708"/>
        <w:jc w:val="both"/>
      </w:pPr>
      <w:r>
        <w:t xml:space="preserve">-O que eles querem roubar de você Isa? A DVC. O que querem roubar de você? </w:t>
      </w:r>
    </w:p>
    <w:p w14:paraId="024B75E8" w14:textId="77777777" w:rsidR="00A66AD3" w:rsidRDefault="00A66AD3" w:rsidP="00A66AD3">
      <w:pPr>
        <w:ind w:firstLine="708"/>
        <w:jc w:val="both"/>
      </w:pPr>
      <w:r>
        <w:t xml:space="preserve">-Querem me prender. Mas eu fui obrigada, eles tinham uma arma, uma de verdade. </w:t>
      </w:r>
    </w:p>
    <w:p w14:paraId="23F6EFCE" w14:textId="77777777" w:rsidR="00A66AD3" w:rsidRDefault="00A66AD3" w:rsidP="00A66AD3">
      <w:pPr>
        <w:ind w:firstLine="708"/>
        <w:jc w:val="both"/>
      </w:pPr>
      <w:r>
        <w:t>-Vamos impedir isso Isa. Mas você sabe quem são os garotos que te usaram para conseguir droga?</w:t>
      </w:r>
    </w:p>
    <w:p w14:paraId="535A7B9B" w14:textId="77777777" w:rsidR="00A66AD3" w:rsidRDefault="00A66AD3" w:rsidP="00A66AD3">
      <w:pPr>
        <w:ind w:firstLine="708"/>
        <w:jc w:val="both"/>
      </w:pPr>
      <w:r>
        <w:t xml:space="preserve">-Não, eles estavam com balaclavas. </w:t>
      </w:r>
    </w:p>
    <w:p w14:paraId="5144C043" w14:textId="77777777" w:rsidR="00A66AD3" w:rsidRDefault="00A66AD3" w:rsidP="00A66AD3">
      <w:pPr>
        <w:ind w:firstLine="708"/>
        <w:jc w:val="both"/>
      </w:pPr>
      <w:r>
        <w:t xml:space="preserve">-E como eles eram? Altos? Baixos? Quantos eram? </w:t>
      </w:r>
    </w:p>
    <w:p w14:paraId="5590AF7E" w14:textId="77777777" w:rsidR="00A66AD3" w:rsidRDefault="00A66AD3" w:rsidP="00A66AD3">
      <w:pPr>
        <w:ind w:firstLine="708"/>
        <w:jc w:val="both"/>
      </w:pPr>
      <w:r>
        <w:t xml:space="preserve">-3, tinha 3. </w:t>
      </w:r>
    </w:p>
    <w:p w14:paraId="2AA956DB" w14:textId="77777777" w:rsidR="00A66AD3" w:rsidRDefault="00A66AD3" w:rsidP="00A66AD3">
      <w:pPr>
        <w:ind w:firstLine="708"/>
        <w:jc w:val="both"/>
      </w:pPr>
      <w:r>
        <w:t xml:space="preserve">-Já é um começo. A DVC chegou a entrar em contato com você? </w:t>
      </w:r>
    </w:p>
    <w:p w14:paraId="3D75E07B" w14:textId="77777777" w:rsidR="00A66AD3" w:rsidRDefault="00A66AD3" w:rsidP="00A66AD3">
      <w:pPr>
        <w:ind w:firstLine="708"/>
        <w:jc w:val="both"/>
      </w:pPr>
      <w:r>
        <w:t xml:space="preserve">-Eles estão me procurando, querem saber tudo, eles não acreditam em mim. </w:t>
      </w:r>
    </w:p>
    <w:p w14:paraId="6E31AF1D" w14:textId="77777777" w:rsidR="00A66AD3" w:rsidRDefault="00A66AD3" w:rsidP="00A66AD3">
      <w:pPr>
        <w:ind w:firstLine="708"/>
        <w:jc w:val="both"/>
      </w:pPr>
      <w:r>
        <w:t xml:space="preserve">-Que tipo de droga era? Onde conseguiu? Como a DVC descobriu? </w:t>
      </w:r>
    </w:p>
    <w:p w14:paraId="0317E2FA" w14:textId="77777777" w:rsidR="00A66AD3" w:rsidRDefault="00A66AD3" w:rsidP="00A66AD3">
      <w:pPr>
        <w:ind w:firstLine="708"/>
        <w:jc w:val="both"/>
      </w:pPr>
      <w:r>
        <w:t xml:space="preserve">-Eles denunciaram, aqueles idiotas denunciaram para a DVC. </w:t>
      </w:r>
    </w:p>
    <w:p w14:paraId="466B329D" w14:textId="77777777" w:rsidR="00A66AD3" w:rsidRDefault="00A66AD3" w:rsidP="00A66AD3">
      <w:pPr>
        <w:ind w:firstLine="708"/>
        <w:jc w:val="both"/>
      </w:pPr>
      <w:r>
        <w:t xml:space="preserve">-E como conseguiu? </w:t>
      </w:r>
    </w:p>
    <w:p w14:paraId="198187CF" w14:textId="77777777" w:rsidR="00A66AD3" w:rsidRDefault="00A66AD3" w:rsidP="00A66AD3">
      <w:pPr>
        <w:ind w:firstLine="708"/>
        <w:jc w:val="both"/>
      </w:pPr>
      <w:r>
        <w:t xml:space="preserve">-Era algum lugar pobre de Stoneview, em um beco, eles me levaram e deixaram lá. Quando estava saindo, já tinham me denunciado. </w:t>
      </w:r>
    </w:p>
    <w:p w14:paraId="1943C15B" w14:textId="77777777" w:rsidR="00A66AD3" w:rsidRDefault="00A66AD3" w:rsidP="00A66AD3">
      <w:pPr>
        <w:ind w:firstLine="708"/>
        <w:jc w:val="both"/>
      </w:pPr>
      <w:r>
        <w:t>-E isso foi quando?</w:t>
      </w:r>
    </w:p>
    <w:p w14:paraId="575D7987" w14:textId="77777777" w:rsidR="00A66AD3" w:rsidRDefault="00A66AD3" w:rsidP="00A66AD3">
      <w:pPr>
        <w:ind w:firstLine="708"/>
        <w:jc w:val="both"/>
      </w:pPr>
      <w:r>
        <w:t xml:space="preserve">-No intervalo, eu fui comprar um lanche e eles estavam lá e me apontaram a arma. </w:t>
      </w:r>
    </w:p>
    <w:p w14:paraId="380C1619" w14:textId="77777777" w:rsidR="00A66AD3" w:rsidRDefault="00A66AD3" w:rsidP="00A66AD3">
      <w:pPr>
        <w:ind w:firstLine="708"/>
        <w:jc w:val="both"/>
      </w:pPr>
      <w:r>
        <w:t xml:space="preserve">-E por que voltou para a escola? </w:t>
      </w:r>
    </w:p>
    <w:p w14:paraId="42B87FB2" w14:textId="77777777" w:rsidR="00A66AD3" w:rsidRDefault="00A66AD3" w:rsidP="00A66AD3">
      <w:pPr>
        <w:ind w:firstLine="708"/>
        <w:jc w:val="both"/>
      </w:pPr>
      <w:r>
        <w:t>-Talvez só você me entendesse, sabia que viria me procurar. – Voltou a chorar.</w:t>
      </w:r>
    </w:p>
    <w:p w14:paraId="3B07957F" w14:textId="77777777" w:rsidR="00A66AD3" w:rsidRDefault="00A66AD3" w:rsidP="00A66AD3">
      <w:pPr>
        <w:ind w:firstLine="708"/>
        <w:jc w:val="both"/>
      </w:pPr>
      <w:r>
        <w:t xml:space="preserve">-Calma, calma. – Disse. – Olha aqui? – Disse segurando o crachá. </w:t>
      </w:r>
    </w:p>
    <w:p w14:paraId="2CFF0E11" w14:textId="77777777" w:rsidR="00A66AD3" w:rsidRDefault="00A66AD3" w:rsidP="00A66AD3">
      <w:pPr>
        <w:ind w:firstLine="708"/>
        <w:jc w:val="both"/>
      </w:pPr>
      <w:r>
        <w:t xml:space="preserve">-O crachá? </w:t>
      </w:r>
    </w:p>
    <w:p w14:paraId="4FCB6F5A" w14:textId="77777777" w:rsidR="00A66AD3" w:rsidRDefault="00A66AD3" w:rsidP="00A66AD3">
      <w:pPr>
        <w:ind w:firstLine="708"/>
        <w:jc w:val="both"/>
      </w:pPr>
      <w:r>
        <w:t xml:space="preserve">-Tem um microfone. Eles vão entender, eles viram o quanto está desesperada, eles não entender. </w:t>
      </w:r>
    </w:p>
    <w:p w14:paraId="4A7BACFB" w14:textId="77777777" w:rsidR="00A66AD3" w:rsidRDefault="00A66AD3" w:rsidP="00A66AD3">
      <w:pPr>
        <w:ind w:firstLine="708"/>
        <w:jc w:val="both"/>
      </w:pPr>
      <w:r>
        <w:t>-Tem certeza?</w:t>
      </w:r>
    </w:p>
    <w:p w14:paraId="05A7F87F" w14:textId="77777777" w:rsidR="00A66AD3" w:rsidRDefault="00A66AD3" w:rsidP="00A66AD3">
      <w:pPr>
        <w:ind w:firstLine="708"/>
        <w:jc w:val="both"/>
      </w:pPr>
      <w:r>
        <w:t xml:space="preserve">-Tenho, vamos a diretoria. </w:t>
      </w:r>
    </w:p>
    <w:p w14:paraId="17F4D56A" w14:textId="77777777" w:rsidR="00A66AD3" w:rsidRDefault="00A66AD3" w:rsidP="00A66AD3">
      <w:pPr>
        <w:ind w:firstLine="708"/>
        <w:jc w:val="both"/>
      </w:pPr>
      <w:r>
        <w:t xml:space="preserve">Maya ajudou Isa a se levantar. Saíram do banheiro e andaram até chegar na diretoria. A porta dupla de madeira com vidro continha uma placa grande e clara que sinalizava isso. Prosseguiram para dentro. Lá estava a diretora trabalhando em seu computador. </w:t>
      </w:r>
    </w:p>
    <w:p w14:paraId="26ABFC9B" w14:textId="77777777" w:rsidR="00A66AD3" w:rsidRDefault="00A66AD3" w:rsidP="00A66AD3">
      <w:pPr>
        <w:ind w:firstLine="708"/>
        <w:jc w:val="both"/>
      </w:pPr>
      <w:r>
        <w:t xml:space="preserve">-Não fui avisada sobre a presença de vocês meninas, o que fizeram de errado. – Disse sem desviar o olhar. – Isadora? Você está sendo procurada por compra ilegal de drogas ilícitas e está presa. Vou avisar a polícia sobre sua presença. </w:t>
      </w:r>
    </w:p>
    <w:p w14:paraId="2F068985" w14:textId="77777777" w:rsidR="00A66AD3" w:rsidRDefault="00A66AD3" w:rsidP="00A66AD3">
      <w:pPr>
        <w:ind w:firstLine="708"/>
        <w:jc w:val="both"/>
      </w:pPr>
      <w:r>
        <w:t xml:space="preserve">-É sobre isso que viemos falar. – Disse Maya. – Isa é inocente. </w:t>
      </w:r>
    </w:p>
    <w:p w14:paraId="28D68A89" w14:textId="77777777" w:rsidR="00A66AD3" w:rsidRDefault="00A66AD3" w:rsidP="00A66AD3">
      <w:pPr>
        <w:ind w:firstLine="708"/>
        <w:jc w:val="both"/>
      </w:pPr>
      <w:r>
        <w:lastRenderedPageBreak/>
        <w:t xml:space="preserve">-Vocês não têm provas. – Disse com a mão no rádio. </w:t>
      </w:r>
    </w:p>
    <w:p w14:paraId="498D6DBB" w14:textId="77777777" w:rsidR="00A66AD3" w:rsidRDefault="00A66AD3" w:rsidP="00A66AD3">
      <w:pPr>
        <w:ind w:firstLine="708"/>
        <w:jc w:val="both"/>
      </w:pPr>
      <w:r>
        <w:t>-Veja o meu microfone no crachá, lá tem tudo. – Disse ela.</w:t>
      </w:r>
    </w:p>
    <w:p w14:paraId="51B76F1B" w14:textId="77777777" w:rsidR="00A66AD3" w:rsidRDefault="00A66AD3" w:rsidP="00A66AD3">
      <w:pPr>
        <w:ind w:firstLine="708"/>
        <w:jc w:val="both"/>
      </w:pPr>
      <w:r>
        <w:t xml:space="preserve">-Me entregue. – Disse a diretora fazendo um sinal com a mão. </w:t>
      </w:r>
    </w:p>
    <w:p w14:paraId="052E464A" w14:textId="77777777" w:rsidR="00A66AD3" w:rsidRDefault="00A66AD3" w:rsidP="00A66AD3">
      <w:pPr>
        <w:ind w:firstLine="708"/>
        <w:jc w:val="both"/>
      </w:pPr>
      <w:r>
        <w:t>Maya entregou o crachá, agora finalmente isso acabaria. A diretora segurou o crachá e em um ato repentino o quebrou.</w:t>
      </w:r>
    </w:p>
    <w:p w14:paraId="5B4B3270" w14:textId="77777777" w:rsidR="00A66AD3" w:rsidRDefault="00A66AD3" w:rsidP="00A66AD3">
      <w:pPr>
        <w:ind w:firstLine="708"/>
        <w:jc w:val="both"/>
      </w:pPr>
      <w:r>
        <w:t xml:space="preserve">-Ops. – Disse. – Os microfones não são conectados ao sistema, eles só têm um sistema interno que armazena os dados em um micro cartão e parece que esse se foi. – Disse. – Como íamos falando, Isadora, você está presa e será detida legalmente, tudo que disser ou tentar fazer poderá ser usado contra você no tribunal. Você tem total direito de permanecer calada.  </w:t>
      </w:r>
    </w:p>
    <w:p w14:paraId="6EDADD4F" w14:textId="77777777" w:rsidR="00A66AD3" w:rsidRDefault="00A66AD3" w:rsidP="00A66AD3">
      <w:pPr>
        <w:ind w:firstLine="708"/>
        <w:jc w:val="both"/>
      </w:pPr>
      <w:r>
        <w:t xml:space="preserve">Maya estava paralisada. Não podia ser. Era para ajudarem elas. Isa não tinha feito nada de errado, tinha sido obrigada, apontaram uma arma para ela, isso não era justo. Não poderia ser. </w:t>
      </w:r>
    </w:p>
    <w:p w14:paraId="5D690BBF" w14:textId="77777777" w:rsidR="00A66AD3" w:rsidRDefault="00A66AD3" w:rsidP="00A66AD3">
      <w:pPr>
        <w:ind w:firstLine="708"/>
        <w:jc w:val="both"/>
      </w:pPr>
      <w:r>
        <w:t xml:space="preserve">-Atenção, Isadora está detida em minha sala. – Disse a diretora pelo rádio diretamente para a polícia. – E quanto a você, Maya, é cúmplice? </w:t>
      </w:r>
    </w:p>
    <w:p w14:paraId="21F47588" w14:textId="77777777" w:rsidR="00A66AD3" w:rsidRDefault="00A66AD3" w:rsidP="00A66AD3">
      <w:pPr>
        <w:ind w:firstLine="708"/>
        <w:jc w:val="both"/>
      </w:pPr>
      <w:r>
        <w:t xml:space="preserve">Maya gelou. </w:t>
      </w:r>
    </w:p>
    <w:p w14:paraId="3A4D9F66" w14:textId="77777777" w:rsidR="00A66AD3" w:rsidRDefault="00A66AD3" w:rsidP="00A66AD3">
      <w:pPr>
        <w:ind w:firstLine="708"/>
        <w:jc w:val="both"/>
      </w:pPr>
      <w:r>
        <w:t xml:space="preserve">-Não senhora. </w:t>
      </w:r>
    </w:p>
    <w:p w14:paraId="4EE8E059" w14:textId="77777777" w:rsidR="00A66AD3" w:rsidRDefault="00A66AD3" w:rsidP="00A66AD3">
      <w:pPr>
        <w:ind w:firstLine="708"/>
        <w:jc w:val="both"/>
      </w:pPr>
      <w:r>
        <w:t xml:space="preserve">-Então está liberada, saia daqui antes que eu mude de ideia. </w:t>
      </w:r>
    </w:p>
    <w:p w14:paraId="56F39D6F" w14:textId="77777777" w:rsidR="00A66AD3" w:rsidRDefault="00A66AD3" w:rsidP="00A66AD3">
      <w:pPr>
        <w:ind w:firstLine="708"/>
        <w:jc w:val="both"/>
      </w:pPr>
      <w:r>
        <w:t xml:space="preserve">-Não senhora. – Disse ereta. – Isadora é completamente inocente quanto a esse ato e foi obrigada sob armas a comprar a droga. </w:t>
      </w:r>
    </w:p>
    <w:p w14:paraId="5AEB82C4" w14:textId="77777777" w:rsidR="00A66AD3" w:rsidRDefault="00A66AD3" w:rsidP="00A66AD3">
      <w:pPr>
        <w:ind w:firstLine="708"/>
        <w:jc w:val="both"/>
      </w:pPr>
      <w:r>
        <w:t xml:space="preserve">Isa olhou para Maya. </w:t>
      </w:r>
    </w:p>
    <w:p w14:paraId="18047212" w14:textId="77777777" w:rsidR="00A66AD3" w:rsidRDefault="00A66AD3" w:rsidP="00A66AD3">
      <w:pPr>
        <w:jc w:val="both"/>
      </w:pPr>
      <w:r>
        <w:tab/>
        <w:t>-Como disse antes, vocês não têm provas, não vejo um crachá em Isadora. – Disse olhando para Isa. – E saia daqui antes que eu te acuse de cumplicidade</w:t>
      </w:r>
    </w:p>
    <w:p w14:paraId="7D98E059" w14:textId="77777777" w:rsidR="00A66AD3" w:rsidRDefault="00A66AD3" w:rsidP="00A66AD3">
      <w:pPr>
        <w:jc w:val="both"/>
      </w:pPr>
      <w:r>
        <w:tab/>
        <w:t>-Vá, Maya. – Disse Isa. – Eu vou ficar bem.</w:t>
      </w:r>
    </w:p>
    <w:p w14:paraId="6CE39EEE" w14:textId="77777777" w:rsidR="00A66AD3" w:rsidRDefault="00A66AD3" w:rsidP="00A66AD3">
      <w:pPr>
        <w:jc w:val="both"/>
      </w:pPr>
      <w:r>
        <w:tab/>
        <w:t xml:space="preserve">-Eu prometo que vou te tirar de lá, Isa. – Disse. – Prometo. </w:t>
      </w:r>
    </w:p>
    <w:p w14:paraId="7355002D" w14:textId="77777777" w:rsidR="00A66AD3" w:rsidRDefault="00A66AD3" w:rsidP="00A66AD3">
      <w:pPr>
        <w:jc w:val="both"/>
      </w:pPr>
      <w:r>
        <w:tab/>
        <w:t>-Adeus.</w:t>
      </w:r>
    </w:p>
    <w:p w14:paraId="1EF4B7F5" w14:textId="77777777" w:rsidR="00A66AD3" w:rsidRDefault="00A66AD3" w:rsidP="00A66AD3">
      <w:pPr>
        <w:jc w:val="both"/>
      </w:pPr>
      <w:r>
        <w:tab/>
        <w:t xml:space="preserve">-Adeus.  </w:t>
      </w:r>
    </w:p>
    <w:p w14:paraId="2D42045A" w14:textId="77777777" w:rsidR="00A66AD3" w:rsidRDefault="00A66AD3" w:rsidP="00A66AD3">
      <w:pPr>
        <w:jc w:val="both"/>
      </w:pPr>
      <w:r>
        <w:tab/>
        <w:t>Maya deixou o recinto. Não conseguiria mais ter aula. Mas era obrigada a fazê-lo. Chegando na sala, sua professora disse:</w:t>
      </w:r>
    </w:p>
    <w:p w14:paraId="58ADBC12" w14:textId="77777777" w:rsidR="00A66AD3" w:rsidRDefault="00A66AD3" w:rsidP="00A66AD3">
      <w:pPr>
        <w:jc w:val="both"/>
      </w:pPr>
      <w:r>
        <w:tab/>
        <w:t>-Por que demorou tanto?</w:t>
      </w:r>
    </w:p>
    <w:p w14:paraId="1C14F467" w14:textId="77777777" w:rsidR="00A66AD3" w:rsidRDefault="00A66AD3" w:rsidP="00A66AD3">
      <w:pPr>
        <w:jc w:val="both"/>
      </w:pPr>
      <w:r>
        <w:tab/>
        <w:t xml:space="preserve">-Estava ajudando a minha amiga. </w:t>
      </w:r>
    </w:p>
    <w:p w14:paraId="6AF0E28A" w14:textId="77777777" w:rsidR="00A66AD3" w:rsidRDefault="00A66AD3" w:rsidP="00A66AD3">
      <w:pPr>
        <w:jc w:val="both"/>
      </w:pPr>
      <w:r>
        <w:tab/>
        <w:t xml:space="preserve">-Ela será presa. </w:t>
      </w:r>
    </w:p>
    <w:p w14:paraId="362FC125" w14:textId="77777777" w:rsidR="00A66AD3" w:rsidRDefault="00A66AD3" w:rsidP="00A66AD3">
      <w:pPr>
        <w:jc w:val="both"/>
      </w:pPr>
      <w:r>
        <w:tab/>
        <w:t xml:space="preserve">-Eu sei, mas vou impedir. </w:t>
      </w:r>
    </w:p>
    <w:p w14:paraId="61116967" w14:textId="77777777" w:rsidR="00A66AD3" w:rsidRDefault="00A66AD3" w:rsidP="00A66AD3">
      <w:pPr>
        <w:jc w:val="both"/>
      </w:pPr>
      <w:r>
        <w:tab/>
        <w:t xml:space="preserve">Todos olharam para Maya, desacreditados e meio zombando dela. Mas ela sabia que conseguiria, pelo menos esperava isso, mas sabia que precisava. Por Isa e por ela mesma. </w:t>
      </w:r>
    </w:p>
    <w:p w14:paraId="740580C3" w14:textId="77777777" w:rsidR="00A66AD3" w:rsidRDefault="00A66AD3" w:rsidP="00A66AD3">
      <w:pPr>
        <w:jc w:val="both"/>
      </w:pPr>
      <w:r>
        <w:t xml:space="preserve">                </w:t>
      </w:r>
    </w:p>
    <w:p w14:paraId="1229ABB5" w14:textId="77777777" w:rsidR="00A66AD3" w:rsidRDefault="00A66AD3" w:rsidP="00A66AD3">
      <w:pPr>
        <w:jc w:val="both"/>
      </w:pPr>
    </w:p>
    <w:p w14:paraId="686FAC0C" w14:textId="77777777" w:rsidR="00826A08" w:rsidRDefault="00826A08" w:rsidP="00C92386">
      <w:pPr>
        <w:pStyle w:val="TituloUmaGuerradoAmanha"/>
        <w:outlineLvl w:val="1"/>
      </w:pPr>
    </w:p>
    <w:p w14:paraId="67748DFB" w14:textId="77777777" w:rsidR="00826A08" w:rsidRDefault="00826A08" w:rsidP="00C92386">
      <w:pPr>
        <w:pStyle w:val="TituloUmaGuerradoAmanha"/>
        <w:outlineLvl w:val="1"/>
      </w:pPr>
    </w:p>
    <w:p w14:paraId="79572669" w14:textId="77777777" w:rsidR="00826A08" w:rsidRDefault="00826A08" w:rsidP="00C92386">
      <w:pPr>
        <w:pStyle w:val="TituloUmaGuerradoAmanha"/>
        <w:outlineLvl w:val="1"/>
      </w:pPr>
    </w:p>
    <w:p w14:paraId="2CD0E265" w14:textId="77777777" w:rsidR="00826A08" w:rsidRDefault="00826A08" w:rsidP="00C92386">
      <w:pPr>
        <w:pStyle w:val="TituloUmaGuerradoAmanha"/>
        <w:outlineLvl w:val="1"/>
      </w:pPr>
    </w:p>
    <w:p w14:paraId="1CE8FB1D" w14:textId="77777777" w:rsidR="00826A08" w:rsidRDefault="00826A08" w:rsidP="00C92386">
      <w:pPr>
        <w:pStyle w:val="TituloUmaGuerradoAmanha"/>
        <w:outlineLvl w:val="1"/>
      </w:pPr>
    </w:p>
    <w:p w14:paraId="70B01A5B" w14:textId="77777777" w:rsidR="00826A08" w:rsidRDefault="00826A08" w:rsidP="00C92386">
      <w:pPr>
        <w:pStyle w:val="TituloUmaGuerradoAmanha"/>
        <w:outlineLvl w:val="1"/>
      </w:pPr>
    </w:p>
    <w:p w14:paraId="3C0E88CA" w14:textId="77777777" w:rsidR="00EB3A3B" w:rsidRPr="00B95FE3" w:rsidRDefault="00EB3A3B" w:rsidP="00A66AD3">
      <w:pPr>
        <w:pStyle w:val="TituloUmaGuerradoAmanha"/>
        <w:jc w:val="left"/>
        <w:outlineLvl w:val="1"/>
      </w:pPr>
    </w:p>
    <w:p w14:paraId="7B67668E" w14:textId="696F341D" w:rsidR="00F43B21" w:rsidRPr="004F6F67" w:rsidRDefault="155EF08D" w:rsidP="00C92386">
      <w:pPr>
        <w:pStyle w:val="TituloUmaGuerradoAmanha"/>
        <w:outlineLvl w:val="1"/>
        <w:rPr>
          <w:sz w:val="96"/>
          <w:szCs w:val="96"/>
        </w:rPr>
      </w:pPr>
      <w:bookmarkStart w:id="34" w:name="_Toc864934724"/>
      <w:r w:rsidRPr="155EF08D">
        <w:rPr>
          <w:sz w:val="96"/>
          <w:szCs w:val="96"/>
        </w:rPr>
        <w:t>17 Álvares (</w:t>
      </w:r>
      <w:r w:rsidRPr="155EF08D">
        <w:rPr>
          <w:rFonts w:ascii="Electra LT Std Display" w:hAnsi="Electra LT Std Display"/>
          <w:sz w:val="96"/>
          <w:szCs w:val="96"/>
        </w:rPr>
        <w:t>V</w:t>
      </w:r>
      <w:r w:rsidRPr="155EF08D">
        <w:rPr>
          <w:sz w:val="96"/>
          <w:szCs w:val="96"/>
        </w:rPr>
        <w:t>)</w:t>
      </w:r>
      <w:bookmarkEnd w:id="34"/>
    </w:p>
    <w:p w14:paraId="3A2EFA96" w14:textId="6110464E" w:rsidR="00F43B21" w:rsidRPr="00F43B21" w:rsidRDefault="00F43B21" w:rsidP="00F43B21"/>
    <w:p w14:paraId="49FB39AF" w14:textId="6C17BF14" w:rsidR="00F43B21" w:rsidRDefault="42246C7B" w:rsidP="004F6F67">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Ao abrir os olhos Victor olhou para o lado e viu seu amigo Alvares, falando com seu tenente e definindo rotas para ir a um lugar que ele ainda não falara. Á frente havia 2 soldados um dirigindo e o outro com uma arma no colo, a arma era preta com uma ponta meio arredondada,” provavelmente a arma esteja com um silenciador” pensou.</w:t>
      </w:r>
    </w:p>
    <w:p w14:paraId="3B829A59" w14:textId="64D52DA7" w:rsidR="00F43B21"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-Alvares para onde estamos indo? - perguntou Victor</w:t>
      </w:r>
    </w:p>
    <w:p w14:paraId="0E66EE2E" w14:textId="2BE634DC" w:rsidR="00F43B21"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-Estamos indo em direção a casa amazônica, temos uma coisa para resolver por isso te procurei, mas te falo mais detalhes quando chegarmos no meu avião- respondeu Álvares dirigindo seu rosto a Victor.</w:t>
      </w:r>
    </w:p>
    <w:p w14:paraId="2213976B" w14:textId="77F7C98C" w:rsidR="00F43B21" w:rsidRDefault="42246C7B" w:rsidP="42246C7B">
      <w:pPr>
        <w:jc w:val="both"/>
        <w:rPr>
          <w:rFonts w:ascii="Palatino Linotype" w:eastAsia="Palatino Linotype" w:hAnsi="Palatino Linotype" w:cs="Palatino Linotype"/>
        </w:rPr>
      </w:pPr>
      <w:r w:rsidRPr="42246C7B">
        <w:rPr>
          <w:rFonts w:ascii="Palatino Linotype" w:eastAsia="Palatino Linotype" w:hAnsi="Palatino Linotype" w:cs="Palatino Linotype"/>
        </w:rPr>
        <w:t>Álvares parecia estar meio sério, pensava em uma coisa que acontecera enquanto Victor dormia, avioes da casa andes haviam passado, de preferência avioes de reconhecimento, uma estratégia usada para armarem uma armadilha. Ele não queria falar para Victor que talvez sejam atacados pelo exército andes pois Victor traumatizara com a guerra por isso estava isolado, mas ele sabia que sua companhia era muito bem treinada, mas ainda tinha um medo pois estavam em solo inimigo e poderiam chegar reforços a qualquer minuto enquanto os reforços amazônicos demorariam horas.</w:t>
      </w:r>
    </w:p>
    <w:p w14:paraId="73697DFF" w14:textId="4B4922F5" w:rsidR="00F43B21" w:rsidRDefault="42246C7B" w:rsidP="42246C7B">
      <w:pPr>
        <w:jc w:val="both"/>
        <w:rPr>
          <w:rFonts w:ascii="Palatino Linotype" w:eastAsia="Palatino Linotype" w:hAnsi="Palatino Linotype" w:cs="Palatino Linotype"/>
        </w:rPr>
      </w:pPr>
      <w:r w:rsidRPr="42246C7B">
        <w:rPr>
          <w:rFonts w:ascii="Palatino Linotype" w:eastAsia="Palatino Linotype" w:hAnsi="Palatino Linotype" w:cs="Palatino Linotype"/>
        </w:rPr>
        <w:lastRenderedPageBreak/>
        <w:t>Victor agora olhava para fora do transporte vendo as arvores ressecadas que apareciam e sumiam pela pressa que a companhia andava. Ele sabia que tinha algo de errado com Álvares, mas não sabia o que.</w:t>
      </w:r>
    </w:p>
    <w:p w14:paraId="2364D583" w14:textId="0C061B43" w:rsidR="00F43B21" w:rsidRDefault="42246C7B" w:rsidP="42246C7B">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Os minutos passavam quase que instantâneos para Victor, mas passavam lentos para Álvares que a cada quilometro que passava ele ficava mais atento e fazendo sinais para toda a companhia, sinais que Victor não compreendia mais, pois havia esquecido da aula de linguajem de sinais há muito tempo.</w:t>
      </w:r>
    </w:p>
    <w:p w14:paraId="5272348B" w14:textId="2ACFFABF" w:rsidR="00F43B21"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-Senhor algo apareceu em nosso radar!!!- gritou o soldado que estava em um dos bancos do caminhão que Victor e Álvares estavam.</w:t>
      </w:r>
    </w:p>
    <w:p w14:paraId="7B57EE2A" w14:textId="5E8C8077" w:rsidR="00F43B21"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Senhores carreguem as armas!!!!! - gritou também Álvares para todos que estavam no caminham do exército, e fazendo um sinal para que todos os soldados da companhia fizessem o mesmo.</w:t>
      </w:r>
    </w:p>
    <w:p w14:paraId="16D2D803" w14:textId="2C59AA61" w:rsidR="00F43B21"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O que está acontecendo? - perguntou Victor enquanto Álvares chegava perto dele para lhe dar informações.</w:t>
      </w:r>
    </w:p>
    <w:p w14:paraId="2CCA955B" w14:textId="25B30B27" w:rsidR="00F43B21"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Victor acalme-se não saia do caminham em motivo algum, fique aqui dentro e não se desespere, estamos sendo atacados.</w:t>
      </w:r>
    </w:p>
    <w:p w14:paraId="3A535C3A" w14:textId="06C1591A" w:rsidR="00F43B21" w:rsidRDefault="42246C7B" w:rsidP="74A27D12">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Ao falar isso Victor ficou imóvel lembrou de sua invenção e de tudo que o perturbava. Viu Álvares fazendo um sinal para que todos os soldados saíssem, quando todos saíram, Victor só conseguia ouvir barulhos de tiro, estrondos de granada e gritos de soldados por todo lado, neste momento um tiro atravessou o caminham passando bem perto do rosto de Victor fazendo-o cair no chão por causa do barulho que quase fez ele ficar surdo.</w:t>
      </w:r>
    </w:p>
    <w:p w14:paraId="075C38E2" w14:textId="0DE722B6" w:rsidR="00F43B21" w:rsidRDefault="42246C7B" w:rsidP="74A27D12">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Pensou que não poderia deixar Álvares e seus soldados sozinhos, tirou do bolso a arma que Álvares havia lhe emprestado e saiu do caminhão.</w:t>
      </w:r>
    </w:p>
    <w:p w14:paraId="103BAC7B" w14:textId="59F22973" w:rsidR="42246C7B" w:rsidRPr="00B95FE3" w:rsidRDefault="74A27D12" w:rsidP="74A27D12">
      <w:pPr>
        <w:ind w:firstLine="708"/>
        <w:jc w:val="both"/>
        <w:rPr>
          <w:rFonts w:ascii="Palatino Linotype" w:eastAsia="Palatino Linotype" w:hAnsi="Palatino Linotype" w:cs="Palatino Linotype"/>
        </w:rPr>
      </w:pPr>
      <w:r w:rsidRPr="74A27D12">
        <w:rPr>
          <w:rFonts w:ascii="Palatino Linotype" w:eastAsia="Palatino Linotype" w:hAnsi="Palatino Linotype" w:cs="Palatino Linotype"/>
        </w:rPr>
        <w:t>Nesse momento Álvares estava recarregando sua arma e se protegendo a traz de uma grande pedra que estava no meio do tiro cruzado, um soldado estava ao lado dele, ele se levantou e saiu agachado atirando, mas acabou sendo atingido por um tiro na cabeça, Álvares pensou: "porque tantas mortes, porque só se acaba uma discussão com armas?” seu pensamento foi parado por uma granada que explodiu perto dele mas não o machucou.</w:t>
      </w:r>
    </w:p>
    <w:p w14:paraId="42BB947F" w14:textId="4A1B4EC7" w:rsidR="42246C7B" w:rsidRDefault="42246C7B" w:rsidP="42246C7B">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xml:space="preserve"> Os tiros continuavam por toda parte, e não paravam de chegar caminhões de reforços inimigo, a companhia começou a ir mais para traz cada vez mais perto dos caminhões.</w:t>
      </w:r>
    </w:p>
    <w:p w14:paraId="159ACA40" w14:textId="799DAE94" w:rsidR="42246C7B" w:rsidRDefault="42246C7B" w:rsidP="42246C7B">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xml:space="preserve">Quando Victor saiu do </w:t>
      </w:r>
      <w:r w:rsidR="74A27D12" w:rsidRPr="74A27D12">
        <w:rPr>
          <w:rFonts w:ascii="Palatino Linotype" w:eastAsia="Palatino Linotype" w:hAnsi="Palatino Linotype" w:cs="Palatino Linotype"/>
        </w:rPr>
        <w:t>caminhão</w:t>
      </w:r>
      <w:r w:rsidRPr="42246C7B">
        <w:rPr>
          <w:rFonts w:ascii="Palatino Linotype" w:eastAsia="Palatino Linotype" w:hAnsi="Palatino Linotype" w:cs="Palatino Linotype"/>
        </w:rPr>
        <w:t xml:space="preserve"> ele se deparou com uma batalha que se estendia por muitos metros, talvez chegasse a quilômetros, não tinha certeza. Mas agora a companhia estava recuando para os caminhões enquanto criavam um cerco de atiradores por todos os lados. Victor viu um soldado que estava arrastando Álvares, nesse momento ele ficou assustado pensando no pior, ele foi correndo tentar ajudar o soldado </w:t>
      </w:r>
      <w:r w:rsidRPr="42246C7B">
        <w:rPr>
          <w:rFonts w:ascii="Palatino Linotype" w:eastAsia="Palatino Linotype" w:hAnsi="Palatino Linotype" w:cs="Palatino Linotype"/>
        </w:rPr>
        <w:lastRenderedPageBreak/>
        <w:t>nesse momento apoiou Álvares em um dos pneus dos caminhões, Victor chamou os soldados médicos que logo vieram ajudar.</w:t>
      </w:r>
    </w:p>
    <w:p w14:paraId="7DC44B5E" w14:textId="3546B30E" w:rsidR="42246C7B"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xml:space="preserve">-Álvares você está bem? </w:t>
      </w:r>
    </w:p>
    <w:p w14:paraId="3DD53C5F" w14:textId="7D0EA5B8" w:rsidR="42246C7B"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xml:space="preserve">-Levei um tiro na perna, mas já sofri coisas piores, só que agora não conseguirei andar direito- Falou Álvares com uma das mãos segurando o sangramento da perna enquanto os médicos cuidavam dele. -Victor eu falei para você ficar lá dentro- </w:t>
      </w:r>
      <w:r w:rsidR="74A27D12" w:rsidRPr="74A27D12">
        <w:rPr>
          <w:rFonts w:ascii="Palatino Linotype" w:eastAsia="Palatino Linotype" w:hAnsi="Palatino Linotype" w:cs="Palatino Linotype"/>
        </w:rPr>
        <w:t xml:space="preserve">Álvares </w:t>
      </w:r>
      <w:r w:rsidRPr="42246C7B">
        <w:rPr>
          <w:rFonts w:ascii="Palatino Linotype" w:eastAsia="Palatino Linotype" w:hAnsi="Palatino Linotype" w:cs="Palatino Linotype"/>
        </w:rPr>
        <w:t>falou quando viu Victor plantado lá de pé com a arma na mão.</w:t>
      </w:r>
    </w:p>
    <w:p w14:paraId="63AB3353" w14:textId="02349BB2" w:rsidR="42246C7B"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-Não consegui me controlar, senti que precisava ajudar- Victor respondeu com entusiasmo.</w:t>
      </w:r>
    </w:p>
    <w:p w14:paraId="735922B7" w14:textId="741B7825" w:rsidR="42246C7B"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-Victor mandei uma mensagem para bombardeiros da casa Amazônica que estavam perto, eles estavam indo para uma guerra que está acontecendo na fronteira, e um deles conseguiu mudar a rota sem atrapalhar e está vindo ajudar, ele deve chegar em uma hora então aguente o máximo que conseguir.</w:t>
      </w:r>
    </w:p>
    <w:p w14:paraId="3958F3FC" w14:textId="1DC046EF" w:rsidR="42246C7B"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-Sim, mas estamos falando agora de quantos inimigos? - perguntou Victor olhando para frente e tentando calcular quantos soldados inimigos havia.</w:t>
      </w:r>
    </w:p>
    <w:p w14:paraId="7EE5F433" w14:textId="3F557F06" w:rsidR="42246C7B" w:rsidRDefault="42246C7B" w:rsidP="00F246EE">
      <w:pPr>
        <w:ind w:firstLine="708"/>
        <w:jc w:val="both"/>
        <w:rPr>
          <w:rFonts w:ascii="Palatino Linotype" w:eastAsia="Palatino Linotype" w:hAnsi="Palatino Linotype" w:cs="Palatino Linotype"/>
        </w:rPr>
      </w:pPr>
      <w:r w:rsidRPr="42246C7B">
        <w:rPr>
          <w:rFonts w:ascii="Palatino Linotype" w:eastAsia="Palatino Linotype" w:hAnsi="Palatino Linotype" w:cs="Palatino Linotype"/>
        </w:rPr>
        <w:t xml:space="preserve">-Não sei dizer, mas no começo eram 300 contra 500 nossos, mas agora devem ser 850 contra </w:t>
      </w:r>
      <w:r w:rsidR="74A27D12" w:rsidRPr="74A27D12">
        <w:rPr>
          <w:rFonts w:ascii="Palatino Linotype" w:eastAsia="Palatino Linotype" w:hAnsi="Palatino Linotype" w:cs="Palatino Linotype"/>
        </w:rPr>
        <w:t>400</w:t>
      </w:r>
      <w:r w:rsidRPr="42246C7B">
        <w:rPr>
          <w:rFonts w:ascii="Palatino Linotype" w:eastAsia="Palatino Linotype" w:hAnsi="Palatino Linotype" w:cs="Palatino Linotype"/>
        </w:rPr>
        <w:t>.</w:t>
      </w:r>
    </w:p>
    <w:p w14:paraId="6E68D893" w14:textId="5526458C" w:rsidR="42246C7B" w:rsidRDefault="79CDCC6E" w:rsidP="00F246EE">
      <w:pPr>
        <w:ind w:firstLine="708"/>
        <w:jc w:val="both"/>
        <w:rPr>
          <w:rFonts w:ascii="Palatino Linotype" w:eastAsia="Palatino Linotype" w:hAnsi="Palatino Linotype" w:cs="Palatino Linotype"/>
        </w:rPr>
      </w:pPr>
      <w:r w:rsidRPr="79CDCC6E">
        <w:rPr>
          <w:rFonts w:ascii="Palatino Linotype" w:eastAsia="Palatino Linotype" w:hAnsi="Palatino Linotype" w:cs="Palatino Linotype"/>
        </w:rPr>
        <w:t>-Nossa!! tivemos tantas baixas- respondeu Victor com o rosto pensativo.</w:t>
      </w:r>
    </w:p>
    <w:p w14:paraId="5B32A0A3" w14:textId="4407FCCB" w:rsidR="42246C7B" w:rsidRDefault="3D2462D1" w:rsidP="00F246EE">
      <w:pPr>
        <w:ind w:firstLine="708"/>
        <w:jc w:val="both"/>
        <w:rPr>
          <w:rFonts w:ascii="Palatino Linotype" w:eastAsia="Palatino Linotype" w:hAnsi="Palatino Linotype" w:cs="Palatino Linotype"/>
        </w:rPr>
      </w:pPr>
      <w:r w:rsidRPr="3D2462D1">
        <w:rPr>
          <w:rFonts w:ascii="Palatino Linotype" w:eastAsia="Palatino Linotype" w:hAnsi="Palatino Linotype" w:cs="Palatino Linotype"/>
        </w:rPr>
        <w:t>-Tivemos infelizmente, mas desde o início todos sabiam da missão,</w:t>
      </w:r>
      <w:r w:rsidRPr="74A27D12">
        <w:rPr>
          <w:rFonts w:ascii="Palatino Linotype" w:eastAsia="Palatino Linotype" w:hAnsi="Palatino Linotype" w:cs="Palatino Linotype"/>
          <w:color w:val="000000" w:themeColor="text1"/>
        </w:rPr>
        <w:t xml:space="preserve"> levar você para a casa amazônica mesmo que </w:t>
      </w:r>
      <w:r w:rsidR="74A27D12" w:rsidRPr="74A27D12">
        <w:rPr>
          <w:rFonts w:ascii="Palatino Linotype" w:eastAsia="Palatino Linotype" w:hAnsi="Palatino Linotype" w:cs="Palatino Linotype"/>
          <w:color w:val="000000" w:themeColor="text1"/>
        </w:rPr>
        <w:t>custasse</w:t>
      </w:r>
      <w:r w:rsidRPr="74A27D12">
        <w:rPr>
          <w:rFonts w:ascii="Palatino Linotype" w:eastAsia="Palatino Linotype" w:hAnsi="Palatino Linotype" w:cs="Palatino Linotype"/>
          <w:color w:val="000000" w:themeColor="text1"/>
        </w:rPr>
        <w:t xml:space="preserve"> muitas vidas</w:t>
      </w:r>
      <w:r w:rsidR="74A27D12" w:rsidRPr="74A27D12">
        <w:rPr>
          <w:rFonts w:ascii="Palatino Linotype" w:eastAsia="Palatino Linotype" w:hAnsi="Palatino Linotype" w:cs="Palatino Linotype"/>
        </w:rPr>
        <w:t>, não pudemos impedir essas mortes, mas podemos evitar as que estão por vir.</w:t>
      </w:r>
      <w:r w:rsidRPr="3D2462D1">
        <w:rPr>
          <w:rFonts w:ascii="Palatino Linotype" w:eastAsia="Palatino Linotype" w:hAnsi="Palatino Linotype" w:cs="Palatino Linotype"/>
        </w:rPr>
        <w:t xml:space="preserve"> Agora tente ganhar tempo para eu conseguir pelo menos andar e tirar a gente daqui.</w:t>
      </w:r>
    </w:p>
    <w:p w14:paraId="6EF1BA86" w14:textId="6A084DC2" w:rsidR="3D2462D1" w:rsidRDefault="3D2462D1" w:rsidP="00F246EE">
      <w:pPr>
        <w:ind w:firstLine="708"/>
        <w:jc w:val="both"/>
        <w:rPr>
          <w:rFonts w:ascii="Palatino Linotype" w:eastAsia="Palatino Linotype" w:hAnsi="Palatino Linotype" w:cs="Palatino Linotype"/>
        </w:rPr>
      </w:pPr>
      <w:r w:rsidRPr="3D2462D1">
        <w:rPr>
          <w:rFonts w:ascii="Palatino Linotype" w:eastAsia="Palatino Linotype" w:hAnsi="Palatino Linotype" w:cs="Palatino Linotype"/>
        </w:rPr>
        <w:t>-Sim senhor- respondeu Victor avançando para a linha de frente onde estavam posicionadas metralhadoras e até lança foguetes que não paravam um minuto de atirar.</w:t>
      </w:r>
    </w:p>
    <w:p w14:paraId="585C639D" w14:textId="3A8308F8" w:rsidR="3D2462D1" w:rsidRDefault="4A2002CA" w:rsidP="4A2002CA">
      <w:pPr>
        <w:ind w:firstLine="708"/>
        <w:jc w:val="both"/>
        <w:rPr>
          <w:rFonts w:ascii="Palatino Linotype" w:eastAsia="Palatino Linotype" w:hAnsi="Palatino Linotype" w:cs="Palatino Linotype"/>
        </w:rPr>
      </w:pPr>
      <w:r w:rsidRPr="4A2002CA">
        <w:rPr>
          <w:rFonts w:ascii="Palatino Linotype" w:eastAsia="Palatino Linotype" w:hAnsi="Palatino Linotype" w:cs="Palatino Linotype"/>
        </w:rPr>
        <w:t>Ao chegar lá, viu muitos soldados caídos no chão para a frente das trincheiras, inclusive inimigos. Quando chegou perto de um dos soldados, o soldado perguntou:</w:t>
      </w:r>
    </w:p>
    <w:p w14:paraId="331B39E0" w14:textId="7DEC469D" w:rsidR="4A2002CA" w:rsidRDefault="4A2002CA" w:rsidP="00F246EE">
      <w:pPr>
        <w:ind w:firstLine="708"/>
        <w:jc w:val="both"/>
        <w:rPr>
          <w:rFonts w:ascii="Palatino Linotype" w:eastAsia="Palatino Linotype" w:hAnsi="Palatino Linotype" w:cs="Palatino Linotype"/>
        </w:rPr>
      </w:pPr>
      <w:r w:rsidRPr="4A2002CA">
        <w:rPr>
          <w:rFonts w:ascii="Palatino Linotype" w:eastAsia="Palatino Linotype" w:hAnsi="Palatino Linotype" w:cs="Palatino Linotype"/>
        </w:rPr>
        <w:t>-Senhor o que faremos? Eles não param de avançar e nós não trouxemos munição infinita, talvez se tivermos chance, ainda temos uma ou duas horas de munição, não mais do que isso.</w:t>
      </w:r>
    </w:p>
    <w:p w14:paraId="0A8CF658" w14:textId="348168D2" w:rsidR="00F43B21"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-Seu capitão me informou que ele conseguiu contatar um bombardeiro que está a caminho e que devemos aguentar o máximo possível- respondeu Victor enquanto deu vários tiros forçando-o a recarregar sua arma.</w:t>
      </w:r>
    </w:p>
    <w:p w14:paraId="31207177" w14:textId="6565BC87" w:rsidR="00F43B21"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 xml:space="preserve">-Mesmo que um bombardeiro esteja vindo nossos informantes falaram que tanques do modelo </w:t>
      </w:r>
      <w:r w:rsidRPr="0EFA63FE">
        <w:rPr>
          <w:rFonts w:ascii="Palatino Linotype" w:eastAsia="Palatino Linotype" w:hAnsi="Palatino Linotype" w:cs="Palatino Linotype"/>
          <w:color w:val="000000" w:themeColor="text1"/>
          <w:sz w:val="24"/>
          <w:szCs w:val="24"/>
        </w:rPr>
        <w:t xml:space="preserve">Abrams M1A1SA estão vindo para acabar com a gente. </w:t>
      </w:r>
    </w:p>
    <w:p w14:paraId="6C332AA7" w14:textId="10AD4B7F" w:rsidR="00F43B21"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-Então vamos torcer para que a gente saia daqui antes.</w:t>
      </w:r>
    </w:p>
    <w:p w14:paraId="67014089" w14:textId="47A270E6" w:rsidR="00F43B21"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lastRenderedPageBreak/>
        <w:t>Depois de uns trinta minutos Victor voltou para ver se Álvares estava melhor, chegando lá ele já estava de pé com vários tenentes uma espécie de reunião estava acontecendo.</w:t>
      </w:r>
    </w:p>
    <w:p w14:paraId="6329FDCC" w14:textId="3EB302F8" w:rsidR="00F43B21"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-Obrigado equipe cinco por se oferecer para aguentar eles até que todos entrem nos transportes.</w:t>
      </w:r>
    </w:p>
    <w:p w14:paraId="0A48EB0D" w14:textId="1D87998C"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 xml:space="preserve">-Como assim? - Victor perguntou curioso. </w:t>
      </w:r>
    </w:p>
    <w:p w14:paraId="7B4130A3" w14:textId="73AD8115"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Nesse momento os tenentes fizeram um sinal de saudação com as mãos e começaram a se afastar para a linha de defesa, enquanto Álvares se aproximava de Victor para lhe falar o que estava acontecendo.</w:t>
      </w:r>
    </w:p>
    <w:p w14:paraId="7C3D0BD2" w14:textId="6FAB06EC"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 xml:space="preserve">-Quando o bombardeiro estiver chegando a equipe cinco vai assegurar a nossa retaguarda para que todos entrem nos transportes dando tempo para nós saímos. </w:t>
      </w:r>
    </w:p>
    <w:p w14:paraId="22ECBF33" w14:textId="493F2845"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–Por que a equipe cinco?</w:t>
      </w:r>
    </w:p>
    <w:p w14:paraId="6CB743CD" w14:textId="1D76BFFB"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 xml:space="preserve">-Eles são a equipe mais bem treinada e a mais experiente, o tenente deles </w:t>
      </w:r>
      <w:r w:rsidR="74A27D12" w:rsidRPr="74A27D12">
        <w:rPr>
          <w:rFonts w:ascii="Palatino Linotype" w:eastAsia="Palatino Linotype" w:hAnsi="Palatino Linotype" w:cs="Palatino Linotype"/>
          <w:color w:val="000000" w:themeColor="text1"/>
          <w:sz w:val="24"/>
          <w:szCs w:val="24"/>
        </w:rPr>
        <w:t xml:space="preserve">é o Falcão   </w:t>
      </w:r>
      <w:r w:rsidRPr="0EFA63FE">
        <w:rPr>
          <w:rFonts w:ascii="Palatino Linotype" w:eastAsia="Palatino Linotype" w:hAnsi="Palatino Linotype" w:cs="Palatino Linotype"/>
          <w:color w:val="000000" w:themeColor="text1"/>
          <w:sz w:val="24"/>
          <w:szCs w:val="24"/>
        </w:rPr>
        <w:t>-Mas nós vamos deixar eles aqui? - falou Victor assustado pensando que tudo aquilo era culpa dele.</w:t>
      </w:r>
    </w:p>
    <w:p w14:paraId="04965046" w14:textId="76FF13CC"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-Não, eles são bem rápidos, deixaremos um veículo para eles uns 100 metros de distância atras de uma pedra, para eles entrarem e saírem antes do bombardeio começar na região, e então eles nos alcançaram mais para a frente e então continuaremos nossa viagem por outro caminho.</w:t>
      </w:r>
    </w:p>
    <w:p w14:paraId="0831AB6A" w14:textId="4014CE01" w:rsidR="2FD1BE67" w:rsidRDefault="0EFA63FE" w:rsidP="0EFA63F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Depois de falar isso Álvares começou reunindo soldados dos grupos um e três para ajudarem a colocar todos os feridos em dois dos caminhões com equipes médicas dando suporte.</w:t>
      </w:r>
    </w:p>
    <w:p w14:paraId="0279AB59" w14:textId="18F91FAC" w:rsidR="2FD1BE67" w:rsidRDefault="0EFA63FE" w:rsidP="0EFA63F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Exatamente uma hora tinha passado e Álvares recebera uma mensagem que o bombardeiro estava a dez minutos de onde ele estava, vendo isso ele começou a gritar e avisar os tenentes para irem para os transportes. Faltando cinco minutos todas as equipes estavam dentro dos transportes menos a equipe cinco que nesse momento assegurava as forças andes para eles escaparem. Ele avisou todos os transportes e eles partiram cada um a 100 km por hora tentando se afastar o máximo possível.</w:t>
      </w:r>
    </w:p>
    <w:p w14:paraId="6B169A90" w14:textId="19DD29B2" w:rsidR="2FD1BE67" w:rsidRDefault="0EFA63FE" w:rsidP="0EFA63F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Depois de alguns minutos a companhia viu o bombardeiro lançando suas bombas a alguns quilômetros a frente, passaram-se poucos minutos e nada de alguma resposta da equipe cinco.</w:t>
      </w:r>
    </w:p>
    <w:p w14:paraId="2CFD04DC" w14:textId="694B0B6A"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lastRenderedPageBreak/>
        <w:t>-Será que eles sobreviveram? - falou Victor aflito enquanto Álvares pensava e tentava se comunicar com a equipe.</w:t>
      </w:r>
    </w:p>
    <w:p w14:paraId="1774C60A" w14:textId="46FC9991" w:rsidR="2FD1BE67"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-Cambio, equipe cinco na escuta? Cambio- Álvares tentava se comunicar no radio, mas até agora nada respondia.</w:t>
      </w:r>
    </w:p>
    <w:p w14:paraId="5B02D036" w14:textId="2F65E607" w:rsidR="77443E96"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 Álvares na escuta, aqui é a equipe cinco estamos bem, mas tivemos muitas baixas, estamos no quilometro 630, estamos chegando, cambio desligo.</w:t>
      </w:r>
    </w:p>
    <w:p w14:paraId="45006C6B" w14:textId="46CD9AAB" w:rsidR="77443E96" w:rsidRDefault="0EFA63FE" w:rsidP="74A27D12">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 xml:space="preserve">Todos ficaram alegres com essa notícia e pararam os transportes para esperar a última equipe. </w:t>
      </w:r>
    </w:p>
    <w:p w14:paraId="0446AD97" w14:textId="2AB0BA28" w:rsidR="77443E96" w:rsidRDefault="0EFA63FE" w:rsidP="0EFA63F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Estava de noite quando a equipe chegou e todos continuaram a viagem na longa e estreita estrada, Victor estava dentro de um dos caminhões junto com Álvares, que estava sentado jantando uma marmita de sua companhia.</w:t>
      </w:r>
    </w:p>
    <w:p w14:paraId="2DBBF761" w14:textId="2999A235" w:rsidR="77443E96"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-Álvares por que você veio me procurar? - perguntou Victor virando-se para Álvares.</w:t>
      </w:r>
    </w:p>
    <w:p w14:paraId="73B4ED84" w14:textId="721B42E1" w:rsidR="77443E96" w:rsidRDefault="0EFA63FE" w:rsidP="00F246EE">
      <w:pPr>
        <w:ind w:firstLine="708"/>
        <w:jc w:val="both"/>
        <w:rPr>
          <w:rFonts w:ascii="Palatino Linotype" w:eastAsia="Palatino Linotype" w:hAnsi="Palatino Linotype" w:cs="Palatino Linotype"/>
          <w:color w:val="000000" w:themeColor="text1"/>
          <w:sz w:val="24"/>
          <w:szCs w:val="24"/>
        </w:rPr>
      </w:pPr>
      <w:r w:rsidRPr="0EFA63FE">
        <w:rPr>
          <w:rFonts w:ascii="Palatino Linotype" w:eastAsia="Palatino Linotype" w:hAnsi="Palatino Linotype" w:cs="Palatino Linotype"/>
          <w:color w:val="000000" w:themeColor="text1"/>
          <w:sz w:val="24"/>
          <w:szCs w:val="24"/>
        </w:rPr>
        <w:t xml:space="preserve">-Victor muita coisa aconteceu enquanto você estava isolado. </w:t>
      </w:r>
    </w:p>
    <w:p w14:paraId="0DAD5C84" w14:textId="6EBEC35D" w:rsidR="00F43B21"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-Eu sei disso ouvi notícias no radio a algumas semanas.</w:t>
      </w:r>
    </w:p>
    <w:p w14:paraId="2B9DC2F5" w14:textId="52317874" w:rsidR="12A215C3"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-Então isso não é mais segredo. A algumas semanas recebemos uma mensagem criptografada que veio da casa América, nenhum de nossos especialistas conseguiu descriptografar, pensei que provavelmente a pessoa que enviou essa mensagem teve aulas com o mesmo professor de criptografia que você, porque só duas pessoas no planeta tiveram aula com ele, você era um deles, infelizmente como você sabe o seu professor morreu faz dois anos.</w:t>
      </w:r>
    </w:p>
    <w:p w14:paraId="296593E8" w14:textId="3284C24B" w:rsidR="00F43B21"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-Ainda me lamento pelo professor Calderón, mas não me lembro dele ter outro aluno.</w:t>
      </w:r>
    </w:p>
    <w:p w14:paraId="5B0C9E03" w14:textId="6896A35F" w:rsidR="0EFA63FE"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-Investigamos isso e descobrimos que um ano antes de você começar a ter aula com ele, o neto de Calderón estava estudando isso com o próprio vo. -afirmou Álvares dando outra garfada em sua comida.</w:t>
      </w:r>
    </w:p>
    <w:p w14:paraId="5E4E3051" w14:textId="5D3393CF" w:rsidR="0EFA63FE"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 Entendi... Então vocês querem que eu descriptografe a mensagem?</w:t>
      </w:r>
    </w:p>
    <w:p w14:paraId="0BF4F726" w14:textId="10AF3132" w:rsidR="0EFA63FE"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-Justamente isso.</w:t>
      </w:r>
    </w:p>
    <w:p w14:paraId="285CB3DF" w14:textId="18457478" w:rsidR="0EFA63FE"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-Mas porque você já não passa a mensagem para eu ir descriptografando?</w:t>
      </w:r>
    </w:p>
    <w:p w14:paraId="7FA7F3E7" w14:textId="13120024" w:rsidR="0EFA63FE" w:rsidRDefault="0EFA63FE" w:rsidP="00F246E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-Então, todas as casas do mundo estão tentando descriptografar, por isso devemos te levar em segurança para a casa amazônica, porque começaram várias guerras no oriente médio e em partes da Europa sobre esse assunto.</w:t>
      </w:r>
    </w:p>
    <w:p w14:paraId="51FD4890" w14:textId="1F15DF1E" w:rsidR="0EFA63FE" w:rsidRDefault="0EFA63FE" w:rsidP="0EFA63FE">
      <w:pPr>
        <w:ind w:firstLine="708"/>
        <w:jc w:val="both"/>
        <w:rPr>
          <w:rFonts w:ascii="Palatino Linotype" w:eastAsia="Palatino Linotype" w:hAnsi="Palatino Linotype" w:cs="Palatino Linotype"/>
        </w:rPr>
      </w:pPr>
      <w:r w:rsidRPr="0EFA63FE">
        <w:rPr>
          <w:rFonts w:ascii="Palatino Linotype" w:eastAsia="Palatino Linotype" w:hAnsi="Palatino Linotype" w:cs="Palatino Linotype"/>
        </w:rPr>
        <w:t xml:space="preserve">Álvares terminou a conversa com Victor e foi dormir para estar disposto para o dia seguinte. Victor e toda a companhia foi fazer o mesmo, menos os soldados que </w:t>
      </w:r>
      <w:r w:rsidRPr="0EFA63FE">
        <w:rPr>
          <w:rFonts w:ascii="Palatino Linotype" w:eastAsia="Palatino Linotype" w:hAnsi="Palatino Linotype" w:cs="Palatino Linotype"/>
        </w:rPr>
        <w:lastRenderedPageBreak/>
        <w:t>estavam dirigindo e os copilotos que estavam sempre de olhos aberto tomando cuidado com qualquer chance de ataque inimigo.</w:t>
      </w:r>
      <w:r>
        <w:tab/>
      </w:r>
    </w:p>
    <w:p w14:paraId="426C89CE" w14:textId="00EE7183" w:rsidR="0EFA63FE" w:rsidRDefault="0EFA63FE" w:rsidP="0EFA63F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Por volta das sete da manhã todos já haviam acordado, mas Álvares acordara uma hora antes vendo qual rota era a mais rápida. Nesse momento da viagem eles já haviam percorrido dois terços do caminho para chegarem ao aeroporto de (Nome da cidade).</w:t>
      </w:r>
    </w:p>
    <w:p w14:paraId="57CED423" w14:textId="0949FC24" w:rsidR="0EFA63FE"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-Álvares como está a sua família, quanto tempo que não vou a antiga Portugal.</w:t>
      </w:r>
    </w:p>
    <w:p w14:paraId="75F73744" w14:textId="0E0E091E" w:rsidR="00F43B21"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-Eles estão bem, não te contei, mas eu tive um filho a dois anos o nome dele é Dinis de guerreiro.</w:t>
      </w:r>
    </w:p>
    <w:p w14:paraId="03EAEB15" w14:textId="3AEED132" w:rsidR="0EFA63FE"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 xml:space="preserve">-Parabéns Álvares, ele deve ser igualzinho a o pai. E quem é a mãe? </w:t>
      </w:r>
    </w:p>
    <w:p w14:paraId="12BE0801" w14:textId="31322575" w:rsidR="0EFA63FE"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 O nome dela é Constança Belmonte.</w:t>
      </w:r>
    </w:p>
    <w:p w14:paraId="32A3268C" w14:textId="75CA40B5" w:rsidR="0EFA63FE"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-Não vai me dizer que era a quela da faculdade que você sempre gostou.</w:t>
      </w:r>
    </w:p>
    <w:p w14:paraId="1B5CB3A2" w14:textId="21688DA2" w:rsidR="0EFA63FE"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-É sim</w:t>
      </w:r>
    </w:p>
    <w:p w14:paraId="54434BBE" w14:textId="67C36456" w:rsidR="0EFA63FE"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-Eu sempre sabia que o relacionamento de vocês ia dar certo.</w:t>
      </w:r>
    </w:p>
    <w:p w14:paraId="42B61A9D" w14:textId="49748547" w:rsidR="0EFA63FE" w:rsidRDefault="0EFA63FE" w:rsidP="00AF124B">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Passaram se horas e mais horas quando chegaram ao aeroporto de (Nome da cidade). O avião estava posicionado no mesmo lugar que Álvares havia pedido e lá estava uma equipe de homens fortes e robustos protegendo a aeronave.</w:t>
      </w:r>
    </w:p>
    <w:p w14:paraId="00C2CB66" w14:textId="2DD6108E" w:rsidR="00536063" w:rsidRDefault="0EFA63FE" w:rsidP="00F246EE">
      <w:pPr>
        <w:ind w:firstLine="708"/>
        <w:jc w:val="both"/>
        <w:rPr>
          <w:rFonts w:ascii="Palatino Linotype" w:eastAsia="Palatino Linotype" w:hAnsi="Palatino Linotype" w:cs="Palatino Linotype"/>
        </w:rPr>
      </w:pPr>
      <w:r w:rsidRPr="1C71C71C">
        <w:rPr>
          <w:rFonts w:ascii="Palatino Linotype" w:eastAsia="Palatino Linotype" w:hAnsi="Palatino Linotype" w:cs="Palatino Linotype"/>
        </w:rPr>
        <w:t>-Todos entrem no avião. - gritou Álvares para que todos ouvissem.</w:t>
      </w:r>
    </w:p>
    <w:p w14:paraId="7C042E85" w14:textId="4BB29CE0" w:rsidR="00536063" w:rsidRPr="00536063" w:rsidRDefault="08BCF593" w:rsidP="08BCF593">
      <w:pPr>
        <w:ind w:firstLine="708"/>
        <w:jc w:val="both"/>
      </w:pPr>
      <w:r w:rsidRPr="1C71C71C">
        <w:rPr>
          <w:rFonts w:ascii="Palatino Linotype" w:eastAsia="Palatino Linotype" w:hAnsi="Palatino Linotype" w:cs="Palatino Linotype"/>
        </w:rPr>
        <w:t xml:space="preserve">Victor entrou no avião acompanhado com </w:t>
      </w:r>
      <w:r w:rsidR="4CAF5DD4" w:rsidRPr="1C71C71C">
        <w:rPr>
          <w:rFonts w:ascii="Palatino Linotype" w:eastAsia="Palatino Linotype" w:hAnsi="Palatino Linotype" w:cs="Palatino Linotype"/>
        </w:rPr>
        <w:t xml:space="preserve">os </w:t>
      </w:r>
      <w:r w:rsidR="5B72B06B" w:rsidRPr="1C71C71C">
        <w:rPr>
          <w:rFonts w:ascii="Palatino Linotype" w:eastAsia="Palatino Linotype" w:hAnsi="Palatino Linotype" w:cs="Palatino Linotype"/>
        </w:rPr>
        <w:t xml:space="preserve">tenentes e logo em </w:t>
      </w:r>
      <w:r w:rsidR="7E28B09E" w:rsidRPr="1C71C71C">
        <w:rPr>
          <w:rFonts w:ascii="Palatino Linotype" w:eastAsia="Palatino Linotype" w:hAnsi="Palatino Linotype" w:cs="Palatino Linotype"/>
        </w:rPr>
        <w:t xml:space="preserve">seguida </w:t>
      </w:r>
      <w:r w:rsidR="0A638661" w:rsidRPr="1C71C71C">
        <w:rPr>
          <w:rFonts w:ascii="Palatino Linotype" w:eastAsia="Palatino Linotype" w:hAnsi="Palatino Linotype" w:cs="Palatino Linotype"/>
        </w:rPr>
        <w:t xml:space="preserve">entraram os </w:t>
      </w:r>
      <w:r w:rsidR="648BB4C7" w:rsidRPr="1C71C71C">
        <w:rPr>
          <w:rFonts w:ascii="Palatino Linotype" w:eastAsia="Palatino Linotype" w:hAnsi="Palatino Linotype" w:cs="Palatino Linotype"/>
        </w:rPr>
        <w:t>soldados</w:t>
      </w:r>
      <w:r w:rsidR="1F8769E3" w:rsidRPr="1C71C71C">
        <w:rPr>
          <w:rFonts w:ascii="Palatino Linotype" w:eastAsia="Palatino Linotype" w:hAnsi="Palatino Linotype" w:cs="Palatino Linotype"/>
        </w:rPr>
        <w:t>.</w:t>
      </w:r>
      <w:r w:rsidR="576D6ACF" w:rsidRPr="1C71C71C">
        <w:rPr>
          <w:rFonts w:ascii="Palatino Linotype" w:eastAsia="Palatino Linotype" w:hAnsi="Palatino Linotype" w:cs="Palatino Linotype"/>
        </w:rPr>
        <w:t xml:space="preserve"> </w:t>
      </w:r>
      <w:r w:rsidR="2D4F19E5" w:rsidRPr="1C71C71C">
        <w:rPr>
          <w:rFonts w:ascii="Palatino Linotype" w:eastAsia="Palatino Linotype" w:hAnsi="Palatino Linotype" w:cs="Palatino Linotype"/>
        </w:rPr>
        <w:t>Quando todos</w:t>
      </w:r>
      <w:r w:rsidR="612CE48A" w:rsidRPr="1C71C71C">
        <w:rPr>
          <w:rFonts w:ascii="Palatino Linotype" w:eastAsia="Palatino Linotype" w:hAnsi="Palatino Linotype" w:cs="Palatino Linotype"/>
        </w:rPr>
        <w:t xml:space="preserve"> estavam sentados</w:t>
      </w:r>
      <w:r w:rsidR="1941E8F0" w:rsidRPr="1C71C71C">
        <w:rPr>
          <w:rFonts w:ascii="Palatino Linotype" w:eastAsia="Palatino Linotype" w:hAnsi="Palatino Linotype" w:cs="Palatino Linotype"/>
        </w:rPr>
        <w:t xml:space="preserve"> e </w:t>
      </w:r>
      <w:r w:rsidR="7CDE08CF" w:rsidRPr="1C71C71C">
        <w:rPr>
          <w:rFonts w:ascii="Palatino Linotype" w:eastAsia="Palatino Linotype" w:hAnsi="Palatino Linotype" w:cs="Palatino Linotype"/>
        </w:rPr>
        <w:t xml:space="preserve">estabelecidos em </w:t>
      </w:r>
      <w:r w:rsidR="71607B6B" w:rsidRPr="1C71C71C">
        <w:rPr>
          <w:rFonts w:ascii="Palatino Linotype" w:eastAsia="Palatino Linotype" w:hAnsi="Palatino Linotype" w:cs="Palatino Linotype"/>
        </w:rPr>
        <w:t xml:space="preserve">seus </w:t>
      </w:r>
      <w:r w:rsidR="6EE9603F" w:rsidRPr="1C71C71C">
        <w:rPr>
          <w:rFonts w:ascii="Palatino Linotype" w:eastAsia="Palatino Linotype" w:hAnsi="Palatino Linotype" w:cs="Palatino Linotype"/>
        </w:rPr>
        <w:t>lugares</w:t>
      </w:r>
      <w:r w:rsidR="215505C8" w:rsidRPr="1C71C71C">
        <w:rPr>
          <w:rFonts w:ascii="Palatino Linotype" w:eastAsia="Palatino Linotype" w:hAnsi="Palatino Linotype" w:cs="Palatino Linotype"/>
        </w:rPr>
        <w:t>,</w:t>
      </w:r>
      <w:r w:rsidR="6EE9603F" w:rsidRPr="1C71C71C">
        <w:rPr>
          <w:rFonts w:ascii="Palatino Linotype" w:eastAsia="Palatino Linotype" w:hAnsi="Palatino Linotype" w:cs="Palatino Linotype"/>
        </w:rPr>
        <w:t xml:space="preserve"> </w:t>
      </w:r>
      <w:r w:rsidR="43FF56A2" w:rsidRPr="1C71C71C">
        <w:rPr>
          <w:rFonts w:ascii="Palatino Linotype" w:eastAsia="Palatino Linotype" w:hAnsi="Palatino Linotype" w:cs="Palatino Linotype"/>
        </w:rPr>
        <w:t>o</w:t>
      </w:r>
      <w:r w:rsidR="3B5A9582" w:rsidRPr="1C71C71C">
        <w:rPr>
          <w:rFonts w:ascii="Palatino Linotype" w:eastAsia="Palatino Linotype" w:hAnsi="Palatino Linotype" w:cs="Palatino Linotype"/>
        </w:rPr>
        <w:t xml:space="preserve"> avião começou a pegar velocidade e levantar voo. La estava Victor sentado pensando que não imaginava que voltaria a São Paulo uma cidade que a </w:t>
      </w:r>
      <w:r w:rsidR="360FE775" w:rsidRPr="1C71C71C">
        <w:rPr>
          <w:rFonts w:ascii="Palatino Linotype" w:eastAsia="Palatino Linotype" w:hAnsi="Palatino Linotype" w:cs="Palatino Linotype"/>
        </w:rPr>
        <w:t xml:space="preserve">muito </w:t>
      </w:r>
      <w:r w:rsidR="39E39B0A" w:rsidRPr="1C71C71C">
        <w:rPr>
          <w:rFonts w:ascii="Palatino Linotype" w:eastAsia="Palatino Linotype" w:hAnsi="Palatino Linotype" w:cs="Palatino Linotype"/>
        </w:rPr>
        <w:t>tempo vivera aprendendo algo que no futuro atormentou bastante</w:t>
      </w:r>
      <w:r w:rsidR="34DE8441" w:rsidRPr="1C71C71C">
        <w:rPr>
          <w:rFonts w:ascii="Palatino Linotype" w:eastAsia="Palatino Linotype" w:hAnsi="Palatino Linotype" w:cs="Palatino Linotype"/>
        </w:rPr>
        <w:t>,</w:t>
      </w:r>
      <w:r w:rsidR="39E39B0A" w:rsidRPr="1C71C71C">
        <w:rPr>
          <w:rFonts w:ascii="Palatino Linotype" w:eastAsia="Palatino Linotype" w:hAnsi="Palatino Linotype" w:cs="Palatino Linotype"/>
        </w:rPr>
        <w:t xml:space="preserve"> mas que criou </w:t>
      </w:r>
      <w:r w:rsidR="0DF97838" w:rsidRPr="1C71C71C">
        <w:rPr>
          <w:rFonts w:ascii="Palatino Linotype" w:eastAsia="Palatino Linotype" w:hAnsi="Palatino Linotype" w:cs="Palatino Linotype"/>
        </w:rPr>
        <w:t xml:space="preserve">no tempo </w:t>
      </w:r>
      <w:r w:rsidR="236D9871" w:rsidRPr="1C71C71C">
        <w:rPr>
          <w:rFonts w:ascii="Palatino Linotype" w:eastAsia="Palatino Linotype" w:hAnsi="Palatino Linotype" w:cs="Palatino Linotype"/>
        </w:rPr>
        <w:t xml:space="preserve">de </w:t>
      </w:r>
      <w:r w:rsidR="0F32586B" w:rsidRPr="1C71C71C">
        <w:rPr>
          <w:rFonts w:ascii="Palatino Linotype" w:eastAsia="Palatino Linotype" w:hAnsi="Palatino Linotype" w:cs="Palatino Linotype"/>
        </w:rPr>
        <w:t>estudo uma</w:t>
      </w:r>
      <w:r w:rsidR="39E39B0A" w:rsidRPr="1C71C71C">
        <w:rPr>
          <w:rFonts w:ascii="Palatino Linotype" w:eastAsia="Palatino Linotype" w:hAnsi="Palatino Linotype" w:cs="Palatino Linotype"/>
        </w:rPr>
        <w:t xml:space="preserve"> </w:t>
      </w:r>
      <w:r w:rsidR="19F0967E" w:rsidRPr="1C71C71C">
        <w:rPr>
          <w:rFonts w:ascii="Palatino Linotype" w:eastAsia="Palatino Linotype" w:hAnsi="Palatino Linotype" w:cs="Palatino Linotype"/>
        </w:rPr>
        <w:t xml:space="preserve">aliança </w:t>
      </w:r>
      <w:r w:rsidR="6BB52B42" w:rsidRPr="1C71C71C">
        <w:rPr>
          <w:rFonts w:ascii="Palatino Linotype" w:eastAsia="Palatino Linotype" w:hAnsi="Palatino Linotype" w:cs="Palatino Linotype"/>
        </w:rPr>
        <w:t>para o</w:t>
      </w:r>
      <w:r w:rsidR="19F0967E" w:rsidRPr="1C71C71C">
        <w:rPr>
          <w:rFonts w:ascii="Palatino Linotype" w:eastAsia="Palatino Linotype" w:hAnsi="Palatino Linotype" w:cs="Palatino Linotype"/>
        </w:rPr>
        <w:t xml:space="preserve"> </w:t>
      </w:r>
      <w:r w:rsidR="32A35D27" w:rsidRPr="1C71C71C">
        <w:rPr>
          <w:rFonts w:ascii="Palatino Linotype" w:eastAsia="Palatino Linotype" w:hAnsi="Palatino Linotype" w:cs="Palatino Linotype"/>
        </w:rPr>
        <w:t xml:space="preserve">resto da </w:t>
      </w:r>
      <w:r w:rsidR="34DE8441" w:rsidRPr="1C71C71C">
        <w:rPr>
          <w:rFonts w:ascii="Palatino Linotype" w:eastAsia="Palatino Linotype" w:hAnsi="Palatino Linotype" w:cs="Palatino Linotype"/>
        </w:rPr>
        <w:t>vida</w:t>
      </w:r>
      <w:r w:rsidR="5E147049" w:rsidRPr="1C71C71C">
        <w:rPr>
          <w:rFonts w:ascii="Palatino Linotype" w:eastAsia="Palatino Linotype" w:hAnsi="Palatino Linotype" w:cs="Palatino Linotype"/>
        </w:rPr>
        <w:t>.</w:t>
      </w:r>
      <w:r w:rsidR="2E23D68A">
        <w:t xml:space="preserve"> </w:t>
      </w:r>
    </w:p>
    <w:p w14:paraId="4647CFC6" w14:textId="0CB90EDF" w:rsidR="0031094C" w:rsidRDefault="6C2636FA" w:rsidP="00F41ECD">
      <w:pPr>
        <w:ind w:firstLine="708"/>
        <w:jc w:val="both"/>
        <w:rPr>
          <w:rFonts w:ascii="Palatino Linotype" w:eastAsia="Palatino Linotype" w:hAnsi="Palatino Linotype" w:cs="Palatino Linotype"/>
        </w:rPr>
      </w:pPr>
      <w:r w:rsidRPr="6C2636FA">
        <w:rPr>
          <w:rFonts w:ascii="Palatino Linotype" w:eastAsia="Palatino Linotype" w:hAnsi="Palatino Linotype" w:cs="Palatino Linotype"/>
        </w:rPr>
        <w:t xml:space="preserve">Neste momento depois de quatro horas cruzaram a fronteira e agora estavam oficialmente na casa Amazônica, o alívio apareceu em todos os rostos pois agora tinham uma chance minúscula de serem atacados. Finalmente depois de mais algumas horas, o piloto avisou que pousariam em 2 minutos, isso passou instantaneamente para Álvares e Victor, Victor pensava nos ensinamentos de seu professor, pois já tinha que preparar a mente que a muito tempo não pensava em descriptografar algo, enquanto </w:t>
      </w:r>
      <w:r>
        <w:tab/>
      </w:r>
      <w:r w:rsidRPr="6C2636FA">
        <w:rPr>
          <w:rFonts w:ascii="Palatino Linotype" w:eastAsia="Palatino Linotype" w:hAnsi="Palatino Linotype" w:cs="Palatino Linotype"/>
        </w:rPr>
        <w:t>Álvares torcia para que não havia acontecido nenhum ataque terrorista em São Paulo de novo.</w:t>
      </w:r>
    </w:p>
    <w:p w14:paraId="272A5BE7" w14:textId="271032A3" w:rsidR="0031094C" w:rsidRDefault="6C2636FA" w:rsidP="00F41ECD">
      <w:pPr>
        <w:ind w:firstLine="708"/>
        <w:jc w:val="both"/>
        <w:rPr>
          <w:rFonts w:ascii="Palatino Linotype" w:eastAsia="Palatino Linotype" w:hAnsi="Palatino Linotype" w:cs="Palatino Linotype"/>
        </w:rPr>
      </w:pPr>
      <w:r w:rsidRPr="6C2636FA">
        <w:rPr>
          <w:rFonts w:ascii="Palatino Linotype" w:eastAsia="Palatino Linotype" w:hAnsi="Palatino Linotype" w:cs="Palatino Linotype"/>
        </w:rPr>
        <w:t>Ao pousar, abriram-se as portas do avião, o segundo a sair foi Victor que neste momento sentia o belo vento, frio e úmido de São Paulo.</w:t>
      </w:r>
    </w:p>
    <w:p w14:paraId="7A1161A1" w14:textId="0413A90C" w:rsidR="6C2636FA" w:rsidRDefault="6C2636FA" w:rsidP="00F41ECD">
      <w:pPr>
        <w:ind w:firstLine="708"/>
        <w:jc w:val="both"/>
        <w:rPr>
          <w:rFonts w:ascii="Palatino Linotype" w:eastAsia="Palatino Linotype" w:hAnsi="Palatino Linotype" w:cs="Palatino Linotype"/>
        </w:rPr>
      </w:pPr>
      <w:r w:rsidRPr="6C2636FA">
        <w:rPr>
          <w:rFonts w:ascii="Palatino Linotype" w:eastAsia="Palatino Linotype" w:hAnsi="Palatino Linotype" w:cs="Palatino Linotype"/>
        </w:rPr>
        <w:lastRenderedPageBreak/>
        <w:t>“Agora é hora de trabalhar” pensou Victor enquanto entrava no carro para enfim chegar no quartel e começar a desvendar a coisa que era a mais importante no mundo agora.</w:t>
      </w:r>
    </w:p>
    <w:p w14:paraId="71127730" w14:textId="77777777" w:rsidR="0031094C" w:rsidRDefault="0031094C" w:rsidP="00C92386">
      <w:pPr>
        <w:pStyle w:val="Ttulo"/>
        <w:jc w:val="center"/>
        <w:outlineLvl w:val="1"/>
        <w:rPr>
          <w:rFonts w:hint="eastAsia"/>
          <w:b/>
          <w:bCs/>
        </w:rPr>
      </w:pPr>
    </w:p>
    <w:p w14:paraId="242135A2" w14:textId="77777777" w:rsidR="0031094C" w:rsidRDefault="0031094C" w:rsidP="00C92386">
      <w:pPr>
        <w:pStyle w:val="Ttulo"/>
        <w:jc w:val="center"/>
        <w:outlineLvl w:val="1"/>
        <w:rPr>
          <w:rFonts w:hint="eastAsia"/>
          <w:b/>
          <w:bCs/>
        </w:rPr>
      </w:pPr>
    </w:p>
    <w:p w14:paraId="652AB0E8" w14:textId="77777777" w:rsidR="0031094C" w:rsidRDefault="0031094C" w:rsidP="00C92386">
      <w:pPr>
        <w:pStyle w:val="Ttulo"/>
        <w:jc w:val="center"/>
        <w:outlineLvl w:val="1"/>
        <w:rPr>
          <w:rFonts w:hint="eastAsia"/>
          <w:b/>
          <w:bCs/>
        </w:rPr>
      </w:pPr>
    </w:p>
    <w:p w14:paraId="505FC042" w14:textId="77777777" w:rsidR="0031094C" w:rsidRDefault="0031094C" w:rsidP="00C92386">
      <w:pPr>
        <w:pStyle w:val="Ttulo"/>
        <w:jc w:val="center"/>
        <w:outlineLvl w:val="1"/>
        <w:rPr>
          <w:rFonts w:hint="eastAsia"/>
          <w:b/>
          <w:bCs/>
        </w:rPr>
      </w:pPr>
    </w:p>
    <w:p w14:paraId="297E5FD3" w14:textId="77777777" w:rsidR="008335A5" w:rsidRDefault="008335A5" w:rsidP="00826A08">
      <w:pPr>
        <w:pStyle w:val="Ttulo"/>
        <w:outlineLvl w:val="1"/>
        <w:rPr>
          <w:rFonts w:hint="eastAsia"/>
          <w:b/>
          <w:bCs/>
        </w:rPr>
      </w:pPr>
    </w:p>
    <w:p w14:paraId="6713D338" w14:textId="77777777" w:rsidR="00826A08" w:rsidRDefault="00826A08" w:rsidP="00826A08"/>
    <w:p w14:paraId="18BE5D95" w14:textId="77777777" w:rsidR="00826A08" w:rsidRPr="00826A08" w:rsidRDefault="00826A08" w:rsidP="00826A08"/>
    <w:p w14:paraId="520EC980" w14:textId="77777777" w:rsidR="008335A5" w:rsidRDefault="008335A5" w:rsidP="00C92386">
      <w:pPr>
        <w:pStyle w:val="Ttulo"/>
        <w:jc w:val="center"/>
        <w:outlineLvl w:val="1"/>
        <w:rPr>
          <w:rFonts w:hint="eastAsia"/>
          <w:b/>
          <w:bCs/>
          <w:sz w:val="96"/>
          <w:szCs w:val="96"/>
        </w:rPr>
      </w:pPr>
    </w:p>
    <w:p w14:paraId="72CE3F6D" w14:textId="1F2EE616" w:rsidR="00B317AD" w:rsidRPr="004F6F67" w:rsidRDefault="155EF08D" w:rsidP="00515266">
      <w:pPr>
        <w:pStyle w:val="Estilo1"/>
        <w:rPr>
          <w:rFonts w:hint="eastAsia"/>
        </w:rPr>
      </w:pPr>
      <w:bookmarkStart w:id="35" w:name="_Toc318684418"/>
      <w:r>
        <w:t>18 Álvares (</w:t>
      </w:r>
      <w:r w:rsidRPr="155EF08D">
        <w:rPr>
          <w:rFonts w:ascii="Electra LT Std Display" w:hAnsi="Electra LT Std Display"/>
        </w:rPr>
        <w:t>VI</w:t>
      </w:r>
      <w:r>
        <w:t>)</w:t>
      </w:r>
      <w:bookmarkEnd w:id="35"/>
    </w:p>
    <w:p w14:paraId="2E070746" w14:textId="24C43E7B" w:rsidR="008058EB" w:rsidRDefault="008058EB" w:rsidP="008058EB">
      <w:pPr>
        <w:rPr>
          <w:b/>
          <w:bCs/>
          <w:sz w:val="28"/>
          <w:szCs w:val="28"/>
        </w:rPr>
      </w:pPr>
    </w:p>
    <w:p w14:paraId="6BAD2DA0" w14:textId="49D4B009" w:rsidR="00AC14BF" w:rsidRPr="00AC14BF" w:rsidRDefault="008058EB" w:rsidP="008058EB">
      <w:r w:rsidRPr="008058EB">
        <w:rPr>
          <w:b/>
          <w:bCs/>
          <w:i/>
          <w:iCs/>
          <w:sz w:val="28"/>
          <w:szCs w:val="28"/>
        </w:rPr>
        <w:t>"Não há decisão que não carregue o peso das consequências."</w:t>
      </w:r>
      <w:r>
        <w:br/>
      </w:r>
      <w:r w:rsidRPr="008058EB">
        <w:rPr>
          <w:sz w:val="28"/>
          <w:szCs w:val="28"/>
        </w:rPr>
        <w:t xml:space="preserve">— </w:t>
      </w:r>
      <w:r w:rsidRPr="008058EB">
        <w:rPr>
          <w:i/>
          <w:iCs/>
          <w:sz w:val="28"/>
          <w:szCs w:val="28"/>
        </w:rPr>
        <w:t>Barack Obama.</w:t>
      </w:r>
    </w:p>
    <w:p w14:paraId="072FF95C" w14:textId="2F006079" w:rsidR="00B317AD" w:rsidRPr="00AC14BF" w:rsidRDefault="00B317AD" w:rsidP="008058EB"/>
    <w:p w14:paraId="0B48CD2E" w14:textId="77777777" w:rsidR="0051639B" w:rsidRPr="0051639B" w:rsidRDefault="0051639B" w:rsidP="74A27D12">
      <w:pPr>
        <w:ind w:firstLine="708"/>
        <w:jc w:val="both"/>
        <w:rPr>
          <w:rFonts w:ascii="Palatino Linotype" w:hAnsi="Palatino Linotype"/>
        </w:rPr>
      </w:pPr>
      <w:r w:rsidRPr="0051639B">
        <w:rPr>
          <w:rFonts w:ascii="Palatino Linotype" w:hAnsi="Palatino Linotype"/>
        </w:rPr>
        <w:t xml:space="preserve">O quartel general se aproximava, já estavam na Casa Amazônica, Álvares reconhecia o quartel, o mesmo de onde havia visto a explosão semanas antes. Chegando ao portão que estava ligado a uma cerca que cobria todo o perímetro da base, Álvares disse: </w:t>
      </w:r>
    </w:p>
    <w:p w14:paraId="02F425A5"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-Soldado, temos feridos, transferir o caminhão número 4 e 5 para a ala médica, eu preciso de uma conversa com meu Major, assuntos internos. </w:t>
      </w:r>
    </w:p>
    <w:p w14:paraId="6B54ECCD" w14:textId="3DB13FAE"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D12736" w:rsidRPr="0051639B">
        <w:rPr>
          <w:rFonts w:ascii="Palatino Linotype" w:hAnsi="Palatino Linotype"/>
        </w:rPr>
        <w:t>Número</w:t>
      </w:r>
      <w:r w:rsidRPr="0051639B">
        <w:rPr>
          <w:rFonts w:ascii="Palatino Linotype" w:hAnsi="Palatino Linotype"/>
        </w:rPr>
        <w:t xml:space="preserve"> de identificação. </w:t>
      </w:r>
    </w:p>
    <w:p w14:paraId="340D67B7" w14:textId="40F6D372"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-Companhia 21, contendo as brigadas de 3 a 13, número de </w:t>
      </w:r>
      <w:r w:rsidR="00AF2C3E" w:rsidRPr="0051639B">
        <w:rPr>
          <w:rFonts w:ascii="Palatino Linotype" w:hAnsi="Palatino Linotype"/>
        </w:rPr>
        <w:t>identificação</w:t>
      </w:r>
      <w:r w:rsidRPr="0051639B">
        <w:rPr>
          <w:rFonts w:ascii="Palatino Linotype" w:hAnsi="Palatino Linotype"/>
        </w:rPr>
        <w:t>: 40149479.</w:t>
      </w:r>
    </w:p>
    <w:p w14:paraId="0150AFFA"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-Liberados. Álvares certo? Completou a missão? </w:t>
      </w:r>
    </w:p>
    <w:p w14:paraId="0F7BAACB"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-Sempre. </w:t>
      </w:r>
    </w:p>
    <w:p w14:paraId="1653DE3B"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lastRenderedPageBreak/>
        <w:t>-Onde está a brigada 5?</w:t>
      </w:r>
    </w:p>
    <w:p w14:paraId="2A812A0E" w14:textId="08D55984"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D12736" w:rsidRPr="0051639B">
        <w:rPr>
          <w:rFonts w:ascii="Palatino Linotype" w:hAnsi="Palatino Linotype"/>
        </w:rPr>
        <w:t>Deve</w:t>
      </w:r>
      <w:r w:rsidRPr="0051639B">
        <w:rPr>
          <w:rFonts w:ascii="Palatino Linotype" w:hAnsi="Palatino Linotype"/>
        </w:rPr>
        <w:t xml:space="preserve"> chegar em uma ou duas horas. </w:t>
      </w:r>
    </w:p>
    <w:p w14:paraId="01CD5139" w14:textId="77777777" w:rsidR="00F03BCB" w:rsidRDefault="0051639B" w:rsidP="00CF2F44">
      <w:pPr>
        <w:ind w:firstLine="708"/>
        <w:jc w:val="both"/>
        <w:rPr>
          <w:rFonts w:ascii="Palatino Linotype" w:hAnsi="Palatino Linotype"/>
        </w:rPr>
      </w:pPr>
      <w:r w:rsidRPr="0051639B">
        <w:rPr>
          <w:rFonts w:ascii="Palatino Linotype" w:hAnsi="Palatino Linotype"/>
        </w:rPr>
        <w:t xml:space="preserve">Enquanto a conversa acontecia, </w:t>
      </w:r>
      <w:r w:rsidR="00D12736" w:rsidRPr="0051639B">
        <w:rPr>
          <w:rFonts w:ascii="Palatino Linotype" w:hAnsi="Palatino Linotype"/>
        </w:rPr>
        <w:t>Victor</w:t>
      </w:r>
      <w:r w:rsidRPr="0051639B">
        <w:rPr>
          <w:rFonts w:ascii="Palatino Linotype" w:hAnsi="Palatino Linotype"/>
        </w:rPr>
        <w:t xml:space="preserve"> observava tudo </w:t>
      </w:r>
      <w:r w:rsidR="00D12736" w:rsidRPr="0051639B">
        <w:rPr>
          <w:rFonts w:ascii="Palatino Linotype" w:hAnsi="Palatino Linotype"/>
        </w:rPr>
        <w:t>quietamente</w:t>
      </w:r>
      <w:r w:rsidRPr="0051639B">
        <w:rPr>
          <w:rFonts w:ascii="Palatino Linotype" w:hAnsi="Palatino Linotype"/>
        </w:rPr>
        <w:t>, sentado ao lado de Álvares e Rodrigues.</w:t>
      </w:r>
    </w:p>
    <w:p w14:paraId="370C1FD2" w14:textId="370F212B" w:rsidR="0051639B" w:rsidRPr="0051639B" w:rsidRDefault="0051639B" w:rsidP="00F03BCB">
      <w:pPr>
        <w:ind w:firstLine="708"/>
        <w:jc w:val="both"/>
        <w:rPr>
          <w:rFonts w:ascii="Palatino Linotype" w:hAnsi="Palatino Linotype"/>
        </w:rPr>
      </w:pPr>
      <w:r w:rsidRPr="0051639B">
        <w:rPr>
          <w:rFonts w:ascii="Palatino Linotype" w:hAnsi="Palatino Linotype"/>
        </w:rPr>
        <w:t>Algum tempo se passou até a conversa entre Álvares e o Major começar. A sala estava bem iluminada por luzes artificiais no teto. A única janela estava obstruída por cortinas e bem afrente dela se encontrava o Major de Álvares em sua mesa. Álvares iniciou perguntando:</w:t>
      </w:r>
      <w:r w:rsidR="00F03BCB">
        <w:rPr>
          <w:rFonts w:ascii="Palatino Linotype" w:hAnsi="Palatino Linotype"/>
        </w:rPr>
        <w:t xml:space="preserve"> </w:t>
      </w:r>
    </w:p>
    <w:p w14:paraId="672D8D8F"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-Vamos pular as formalidades Major. Como está São Paulo? Se recuperando?</w:t>
      </w:r>
    </w:p>
    <w:p w14:paraId="599C91B9" w14:textId="7D6133C0" w:rsidR="0051639B" w:rsidRPr="007B7BB8" w:rsidRDefault="0051639B" w:rsidP="00F246EE">
      <w:pPr>
        <w:ind w:firstLine="708"/>
        <w:jc w:val="both"/>
        <w:rPr>
          <w:rFonts w:ascii="Palatino Linotype" w:hAnsi="Palatino Linotype"/>
        </w:rPr>
      </w:pPr>
      <w:r w:rsidRPr="007B7BB8">
        <w:rPr>
          <w:rFonts w:ascii="Palatino Linotype" w:hAnsi="Palatino Linotype"/>
        </w:rPr>
        <w:t>-Decadente, ninguém esperava</w:t>
      </w:r>
      <w:r w:rsidR="00254F38" w:rsidRPr="007B7BB8">
        <w:rPr>
          <w:rFonts w:ascii="Palatino Linotype" w:hAnsi="Palatino Linotype"/>
        </w:rPr>
        <w:t xml:space="preserve"> por</w:t>
      </w:r>
      <w:r w:rsidRPr="007B7BB8">
        <w:rPr>
          <w:rFonts w:ascii="Palatino Linotype" w:hAnsi="Palatino Linotype"/>
        </w:rPr>
        <w:t xml:space="preserve"> isso. </w:t>
      </w:r>
    </w:p>
    <w:p w14:paraId="668F39D3"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-Preciso que me leve lá Major, eu preciso ver com meus próprios olhos.</w:t>
      </w:r>
    </w:p>
    <w:p w14:paraId="1FAA48C4"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-Me desculpe Álvares, mas é extremamente radioativo.</w:t>
      </w:r>
    </w:p>
    <w:p w14:paraId="62B65D5E"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 xml:space="preserve">-Eu faço questão. </w:t>
      </w:r>
    </w:p>
    <w:p w14:paraId="0928DB02"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-Certo então, mas você terá de arcar com as consequências. Quando Álvares?</w:t>
      </w:r>
    </w:p>
    <w:p w14:paraId="7F6698DD"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-Agora mesmo Major.</w:t>
      </w:r>
    </w:p>
    <w:p w14:paraId="1E035EE2"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-Pegue suas coisas Capitão, partiremos agora mesmo.</w:t>
      </w:r>
    </w:p>
    <w:p w14:paraId="025BBCAD" w14:textId="77777777" w:rsidR="0051639B" w:rsidRPr="007B7BB8" w:rsidRDefault="0051639B" w:rsidP="00F246EE">
      <w:pPr>
        <w:ind w:firstLine="708"/>
        <w:jc w:val="both"/>
        <w:rPr>
          <w:rFonts w:ascii="Palatino Linotype" w:hAnsi="Palatino Linotype"/>
        </w:rPr>
      </w:pPr>
      <w:r w:rsidRPr="007B7BB8">
        <w:rPr>
          <w:rFonts w:ascii="Palatino Linotype" w:hAnsi="Palatino Linotype"/>
        </w:rPr>
        <w:t xml:space="preserve">-Ótimo. </w:t>
      </w:r>
    </w:p>
    <w:p w14:paraId="1461F1A5" w14:textId="733C41F4" w:rsidR="0051639B" w:rsidRPr="0051639B" w:rsidRDefault="0051639B" w:rsidP="000F2534">
      <w:pPr>
        <w:ind w:firstLine="708"/>
        <w:jc w:val="both"/>
        <w:rPr>
          <w:rFonts w:ascii="Palatino Linotype" w:hAnsi="Palatino Linotype"/>
        </w:rPr>
      </w:pPr>
      <w:r w:rsidRPr="0051639B">
        <w:rPr>
          <w:rFonts w:ascii="Palatino Linotype" w:hAnsi="Palatino Linotype"/>
        </w:rPr>
        <w:t>O Major saiu acompanhado de Álvares por entre os corredores até chegar ao estacionamento militar, onde o Major mandou Álvares subir ao veículo</w:t>
      </w:r>
      <w:r w:rsidR="000F2534">
        <w:rPr>
          <w:rFonts w:ascii="Palatino Linotype" w:hAnsi="Palatino Linotype"/>
        </w:rPr>
        <w:t>.</w:t>
      </w:r>
      <w:r w:rsidRPr="0051639B">
        <w:rPr>
          <w:rFonts w:ascii="Palatino Linotype" w:hAnsi="Palatino Linotype"/>
        </w:rPr>
        <w:t xml:space="preserve"> </w:t>
      </w:r>
      <w:r w:rsidR="000F2534">
        <w:rPr>
          <w:rFonts w:ascii="Palatino Linotype" w:hAnsi="Palatino Linotype"/>
        </w:rPr>
        <w:t>P</w:t>
      </w:r>
      <w:r w:rsidRPr="0051639B">
        <w:rPr>
          <w:rFonts w:ascii="Palatino Linotype" w:hAnsi="Palatino Linotype"/>
        </w:rPr>
        <w:t xml:space="preserve">artiram em direção ao epicentro da explosão. O carro fora usado anteriormente para mover tropas </w:t>
      </w:r>
      <w:r w:rsidR="00D12736" w:rsidRPr="0051639B">
        <w:rPr>
          <w:rFonts w:ascii="Palatino Linotype" w:hAnsi="Palatino Linotype"/>
        </w:rPr>
        <w:t>médicas</w:t>
      </w:r>
      <w:r w:rsidRPr="0051639B">
        <w:rPr>
          <w:rFonts w:ascii="Palatino Linotype" w:hAnsi="Palatino Linotype"/>
        </w:rPr>
        <w:t xml:space="preserve"> em direção ao epicentro, por isso já estava ocupado com equipamentos a caráter. O contador </w:t>
      </w:r>
      <w:r w:rsidR="00D12736">
        <w:rPr>
          <w:rFonts w:ascii="Palatino Linotype" w:hAnsi="Palatino Linotype"/>
        </w:rPr>
        <w:t>g</w:t>
      </w:r>
      <w:r w:rsidR="00D12736" w:rsidRPr="0051639B">
        <w:rPr>
          <w:rFonts w:ascii="Palatino Linotype" w:hAnsi="Palatino Linotype"/>
        </w:rPr>
        <w:t>eiger</w:t>
      </w:r>
      <w:r w:rsidRPr="0051639B">
        <w:rPr>
          <w:rFonts w:ascii="Palatino Linotype" w:hAnsi="Palatino Linotype"/>
        </w:rPr>
        <w:t xml:space="preserve"> aumentava conforme passavam pelas ruas, hora ocupadas, </w:t>
      </w:r>
      <w:r w:rsidR="000F2534">
        <w:rPr>
          <w:rFonts w:ascii="Palatino Linotype" w:hAnsi="Palatino Linotype"/>
        </w:rPr>
        <w:t>vazias</w:t>
      </w:r>
      <w:r w:rsidRPr="0051639B">
        <w:rPr>
          <w:rFonts w:ascii="Palatino Linotype" w:hAnsi="Palatino Linotype"/>
        </w:rPr>
        <w:t xml:space="preserve">. </w:t>
      </w:r>
    </w:p>
    <w:p w14:paraId="0C8014A6" w14:textId="159826FD" w:rsidR="0051639B" w:rsidRPr="0051639B" w:rsidRDefault="0051639B" w:rsidP="000F2534">
      <w:pPr>
        <w:ind w:firstLine="708"/>
        <w:jc w:val="both"/>
        <w:rPr>
          <w:rFonts w:ascii="Palatino Linotype" w:hAnsi="Palatino Linotype"/>
        </w:rPr>
      </w:pPr>
      <w:r w:rsidRPr="0051639B">
        <w:rPr>
          <w:rFonts w:ascii="Palatino Linotype" w:hAnsi="Palatino Linotype"/>
        </w:rPr>
        <w:t>No começo, quando o contador ainda se ma</w:t>
      </w:r>
      <w:r w:rsidR="00D12736">
        <w:rPr>
          <w:rFonts w:ascii="Palatino Linotype" w:hAnsi="Palatino Linotype"/>
        </w:rPr>
        <w:t>n</w:t>
      </w:r>
      <w:r w:rsidR="000F2534">
        <w:rPr>
          <w:rFonts w:ascii="Palatino Linotype" w:hAnsi="Palatino Linotype"/>
        </w:rPr>
        <w:t>tinh</w:t>
      </w:r>
      <w:r w:rsidRPr="0051639B">
        <w:rPr>
          <w:rFonts w:ascii="Palatino Linotype" w:hAnsi="Palatino Linotype"/>
        </w:rPr>
        <w:t>a baixo, apenas havia algumas janelas quebradas. Mas conforme avançavam, as casas e prédios ficavam cada vez mais destruídos</w:t>
      </w:r>
      <w:r w:rsidR="004E259C">
        <w:rPr>
          <w:rFonts w:ascii="Palatino Linotype" w:hAnsi="Palatino Linotype"/>
        </w:rPr>
        <w:t>,</w:t>
      </w:r>
      <w:r w:rsidRPr="0051639B">
        <w:rPr>
          <w:rFonts w:ascii="Palatino Linotype" w:hAnsi="Palatino Linotype"/>
        </w:rPr>
        <w:t xml:space="preserve"> até avistarem, ao longe, o epicentro completamente vaporizado.</w:t>
      </w:r>
    </w:p>
    <w:p w14:paraId="28A4D649"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-Não poderemos avançar mais Álvares, a radiação seria letal. -Disse o Major.</w:t>
      </w:r>
    </w:p>
    <w:p w14:paraId="56BD67EA" w14:textId="033BC84A"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-Letal... </w:t>
      </w:r>
      <w:r w:rsidR="00A90A27">
        <w:rPr>
          <w:rFonts w:ascii="Palatino Linotype" w:hAnsi="Palatino Linotype"/>
        </w:rPr>
        <w:t xml:space="preserve">Bem </w:t>
      </w:r>
      <w:r w:rsidRPr="0051639B">
        <w:rPr>
          <w:rFonts w:ascii="Palatino Linotype" w:hAnsi="Palatino Linotype"/>
        </w:rPr>
        <w:t>estamos bem próximos da minha antiga universidade. Podemos passar lá para ver? -Perguntou com segundas intenções.</w:t>
      </w:r>
    </w:p>
    <w:p w14:paraId="3B485B18"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-Claro que podemos, Capitão.</w:t>
      </w:r>
    </w:p>
    <w:p w14:paraId="61DB6E73" w14:textId="69D8CEED"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-Major, </w:t>
      </w:r>
      <w:r w:rsidR="000C1489" w:rsidRPr="0051639B">
        <w:rPr>
          <w:rFonts w:ascii="Palatino Linotype" w:hAnsi="Palatino Linotype"/>
        </w:rPr>
        <w:t>está</w:t>
      </w:r>
      <w:r w:rsidRPr="0051639B">
        <w:rPr>
          <w:rFonts w:ascii="Palatino Linotype" w:hAnsi="Palatino Linotype"/>
        </w:rPr>
        <w:t xml:space="preserve"> um pouco dentro da zona letal, mas se só passarmos rápido não </w:t>
      </w:r>
      <w:r w:rsidR="000C1489" w:rsidRPr="0051639B">
        <w:rPr>
          <w:rFonts w:ascii="Palatino Linotype" w:hAnsi="Palatino Linotype"/>
        </w:rPr>
        <w:t>há</w:t>
      </w:r>
      <w:r w:rsidRPr="0051639B">
        <w:rPr>
          <w:rFonts w:ascii="Palatino Linotype" w:hAnsi="Palatino Linotype"/>
        </w:rPr>
        <w:t xml:space="preserve"> problema algum certo?</w:t>
      </w:r>
    </w:p>
    <w:p w14:paraId="3A291D9A" w14:textId="07F2BAB7"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5357E9">
        <w:rPr>
          <w:rFonts w:ascii="Palatino Linotype" w:hAnsi="Palatino Linotype"/>
        </w:rPr>
        <w:t>Talvez não, seria letal se fosse exposto por mais de 1 hora. S</w:t>
      </w:r>
      <w:r w:rsidRPr="0051639B">
        <w:rPr>
          <w:rFonts w:ascii="Palatino Linotype" w:hAnsi="Palatino Linotype"/>
        </w:rPr>
        <w:t xml:space="preserve">e você insiste. </w:t>
      </w:r>
    </w:p>
    <w:p w14:paraId="56615F08" w14:textId="18BD1DD4"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5357E9">
        <w:rPr>
          <w:rFonts w:ascii="Palatino Linotype" w:hAnsi="Palatino Linotype"/>
        </w:rPr>
        <w:t>1 hora... c</w:t>
      </w:r>
      <w:r w:rsidRPr="0051639B">
        <w:rPr>
          <w:rFonts w:ascii="Palatino Linotype" w:hAnsi="Palatino Linotype"/>
        </w:rPr>
        <w:t>laro, mas você poderia me dizer um pouco sobre a explosão?</w:t>
      </w:r>
    </w:p>
    <w:p w14:paraId="708797AF"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lastRenderedPageBreak/>
        <w:t>-A explosão afetou os sistemas de energia e água da zona sul e leste por tempo indeterminado, tivemos que usar a rede de Guarulhos para suprir as necessidades dessas zonas, as regiões mais afetadas pela explosão foram a central e norte, a oeste precisou suprir as necessidades das outras 4.</w:t>
      </w:r>
    </w:p>
    <w:p w14:paraId="1CD3165A"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-Foi bem grave Major, quantas baixas tivemos?</w:t>
      </w:r>
    </w:p>
    <w:p w14:paraId="690D453F"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-Milhares, ou dezenas de milhares vai saber. </w:t>
      </w:r>
    </w:p>
    <w:p w14:paraId="3D2677D3"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-Vamos continuar Major, o caminho é longo.</w:t>
      </w:r>
    </w:p>
    <w:p w14:paraId="07CFAFC0"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-Certamente.</w:t>
      </w:r>
    </w:p>
    <w:p w14:paraId="459600E9" w14:textId="6B149A20" w:rsidR="0051639B" w:rsidRPr="0051639B" w:rsidRDefault="0051639B" w:rsidP="00DC6657">
      <w:pPr>
        <w:ind w:firstLine="708"/>
        <w:jc w:val="both"/>
        <w:rPr>
          <w:rFonts w:ascii="Palatino Linotype" w:hAnsi="Palatino Linotype"/>
        </w:rPr>
      </w:pPr>
      <w:r w:rsidRPr="0051639B">
        <w:rPr>
          <w:rFonts w:ascii="Palatino Linotype" w:hAnsi="Palatino Linotype"/>
        </w:rPr>
        <w:t xml:space="preserve">O carro continuou andando por poucos quilômetros até chegarem aos escombros do que, um dia, foi </w:t>
      </w:r>
      <w:r w:rsidR="00DB5D0E">
        <w:rPr>
          <w:rFonts w:ascii="Palatino Linotype" w:hAnsi="Palatino Linotype"/>
        </w:rPr>
        <w:t>a</w:t>
      </w:r>
      <w:r w:rsidRPr="0051639B">
        <w:rPr>
          <w:rFonts w:ascii="Palatino Linotype" w:hAnsi="Palatino Linotype"/>
        </w:rPr>
        <w:t xml:space="preserve"> </w:t>
      </w:r>
      <w:r w:rsidR="00DB5D0E" w:rsidRPr="0051639B">
        <w:rPr>
          <w:rFonts w:ascii="Palatino Linotype" w:hAnsi="Palatino Linotype"/>
        </w:rPr>
        <w:t>universidad</w:t>
      </w:r>
      <w:r w:rsidR="00DB5D0E">
        <w:rPr>
          <w:rFonts w:ascii="Palatino Linotype" w:hAnsi="Palatino Linotype"/>
        </w:rPr>
        <w:t>e em que estudou</w:t>
      </w:r>
      <w:r w:rsidRPr="0051639B">
        <w:rPr>
          <w:rFonts w:ascii="Palatino Linotype" w:hAnsi="Palatino Linotype"/>
        </w:rPr>
        <w:t xml:space="preserve">. Álvares desceu do carro fingindo emoções para guiar o Major para dentro do prédio da física. </w:t>
      </w:r>
    </w:p>
    <w:p w14:paraId="26ADD246"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-Álvares, vamos, já estamos muitos expostos. </w:t>
      </w:r>
    </w:p>
    <w:p w14:paraId="756882EB" w14:textId="0A0DCB44"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-Claro, só pode vir aqui rapidinho, preciso te mostrar um </w:t>
      </w:r>
      <w:r w:rsidR="000C1489" w:rsidRPr="0051639B">
        <w:rPr>
          <w:rFonts w:ascii="Palatino Linotype" w:hAnsi="Palatino Linotype"/>
        </w:rPr>
        <w:t>negócio</w:t>
      </w:r>
      <w:r w:rsidRPr="0051639B">
        <w:rPr>
          <w:rFonts w:ascii="Palatino Linotype" w:hAnsi="Palatino Linotype"/>
        </w:rPr>
        <w:t xml:space="preserve">. </w:t>
      </w:r>
    </w:p>
    <w:p w14:paraId="45737A1D" w14:textId="26707CC0" w:rsidR="0051639B" w:rsidRPr="0051639B" w:rsidRDefault="0051639B" w:rsidP="00DC6657">
      <w:pPr>
        <w:ind w:firstLine="708"/>
        <w:jc w:val="both"/>
        <w:rPr>
          <w:rFonts w:ascii="Palatino Linotype" w:hAnsi="Palatino Linotype"/>
        </w:rPr>
      </w:pPr>
      <w:r w:rsidRPr="0051639B">
        <w:rPr>
          <w:rFonts w:ascii="Palatino Linotype" w:hAnsi="Palatino Linotype"/>
        </w:rPr>
        <w:t>O Major andou até Álvares que com um golpe certeiro o imobilizou e o desacordou rapidamente usando pontos de pressão. Algum tempo se passou, o Major acordou preso em uma cadeira no interior do prédio da física</w:t>
      </w:r>
      <w:r w:rsidR="00115F86">
        <w:rPr>
          <w:rFonts w:ascii="Palatino Linotype" w:hAnsi="Palatino Linotype"/>
        </w:rPr>
        <w:t>.</w:t>
      </w:r>
      <w:r w:rsidRPr="0051639B">
        <w:rPr>
          <w:rFonts w:ascii="Palatino Linotype" w:hAnsi="Palatino Linotype"/>
        </w:rPr>
        <w:t xml:space="preserve"> </w:t>
      </w:r>
      <w:r w:rsidR="00115F86">
        <w:rPr>
          <w:rFonts w:ascii="Palatino Linotype" w:hAnsi="Palatino Linotype"/>
        </w:rPr>
        <w:t>H</w:t>
      </w:r>
      <w:r w:rsidRPr="0051639B">
        <w:rPr>
          <w:rFonts w:ascii="Palatino Linotype" w:hAnsi="Palatino Linotype"/>
        </w:rPr>
        <w:t xml:space="preserve">avia um </w:t>
      </w:r>
      <w:r w:rsidR="00A90A27" w:rsidRPr="0051639B">
        <w:rPr>
          <w:rFonts w:ascii="Palatino Linotype" w:hAnsi="Palatino Linotype"/>
        </w:rPr>
        <w:t>walk</w:t>
      </w:r>
      <w:r w:rsidR="00A90A27">
        <w:rPr>
          <w:rFonts w:ascii="Palatino Linotype" w:hAnsi="Palatino Linotype"/>
        </w:rPr>
        <w:t>ie-</w:t>
      </w:r>
      <w:r w:rsidR="00A90A27" w:rsidRPr="0051639B">
        <w:rPr>
          <w:rFonts w:ascii="Palatino Linotype" w:hAnsi="Palatino Linotype"/>
        </w:rPr>
        <w:t>talk</w:t>
      </w:r>
      <w:r w:rsidR="00A90A27">
        <w:rPr>
          <w:rFonts w:ascii="Palatino Linotype" w:hAnsi="Palatino Linotype"/>
        </w:rPr>
        <w:t>ie</w:t>
      </w:r>
      <w:r w:rsidRPr="0051639B">
        <w:rPr>
          <w:rFonts w:ascii="Palatino Linotype" w:hAnsi="Palatino Linotype"/>
        </w:rPr>
        <w:t xml:space="preserve"> em sua frente. </w:t>
      </w:r>
    </w:p>
    <w:p w14:paraId="7A209767" w14:textId="7B49EF45"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-Olá Major. -Disse Álvares pelo </w:t>
      </w:r>
      <w:r w:rsidR="00A90A27" w:rsidRPr="0051639B">
        <w:rPr>
          <w:rFonts w:ascii="Palatino Linotype" w:hAnsi="Palatino Linotype"/>
        </w:rPr>
        <w:t>walk</w:t>
      </w:r>
      <w:r w:rsidR="00A90A27">
        <w:rPr>
          <w:rFonts w:ascii="Palatino Linotype" w:hAnsi="Palatino Linotype"/>
        </w:rPr>
        <w:t>ie-</w:t>
      </w:r>
      <w:r w:rsidR="00A90A27" w:rsidRPr="0051639B">
        <w:rPr>
          <w:rFonts w:ascii="Palatino Linotype" w:hAnsi="Palatino Linotype"/>
        </w:rPr>
        <w:t>talk</w:t>
      </w:r>
      <w:r w:rsidR="00A90A27">
        <w:rPr>
          <w:rFonts w:ascii="Palatino Linotype" w:hAnsi="Palatino Linotype"/>
        </w:rPr>
        <w:t>ie</w:t>
      </w:r>
      <w:r w:rsidRPr="0051639B">
        <w:rPr>
          <w:rFonts w:ascii="Palatino Linotype" w:hAnsi="Palatino Linotype"/>
        </w:rPr>
        <w:t xml:space="preserve">. -Seja </w:t>
      </w:r>
      <w:r w:rsidR="000C1489" w:rsidRPr="0051639B">
        <w:rPr>
          <w:rFonts w:ascii="Palatino Linotype" w:hAnsi="Palatino Linotype"/>
        </w:rPr>
        <w:t>bem-vindo</w:t>
      </w:r>
      <w:r w:rsidRPr="0051639B">
        <w:rPr>
          <w:rFonts w:ascii="Palatino Linotype" w:hAnsi="Palatino Linotype"/>
        </w:rPr>
        <w:t xml:space="preserve"> a zona letal de radiação. </w:t>
      </w:r>
    </w:p>
    <w:p w14:paraId="4F5D47B3" w14:textId="0162A956"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0C1489" w:rsidRPr="0051639B">
        <w:rPr>
          <w:rFonts w:ascii="Palatino Linotype" w:hAnsi="Palatino Linotype"/>
        </w:rPr>
        <w:t>Por que</w:t>
      </w:r>
      <w:r w:rsidRPr="0051639B">
        <w:rPr>
          <w:rFonts w:ascii="Palatino Linotype" w:hAnsi="Palatino Linotype"/>
        </w:rPr>
        <w:t xml:space="preserve"> está fazendo isso comigo?</w:t>
      </w:r>
    </w:p>
    <w:p w14:paraId="48946C7A" w14:textId="20BA2132" w:rsidR="0051639B" w:rsidRPr="0051639B" w:rsidRDefault="0051639B" w:rsidP="00F246EE">
      <w:pPr>
        <w:ind w:firstLine="708"/>
        <w:jc w:val="both"/>
        <w:rPr>
          <w:rFonts w:ascii="Palatino Linotype" w:hAnsi="Palatino Linotype"/>
        </w:rPr>
      </w:pPr>
      <w:r w:rsidRPr="0051639B">
        <w:rPr>
          <w:rFonts w:ascii="Palatino Linotype" w:hAnsi="Palatino Linotype"/>
        </w:rPr>
        <w:t>-Chama-se tortura Major, mas eu não sou do tipo que faz tortura usando dor física, esse tipo é bem pior. Radiação, conhece? Não tem cheiro, não tem gosto, não tem dor, apenas a certeza de que terá consequências permanentes se ficar exposto por tempo o suficiente, então acho bom você ser breve em me responder. -</w:t>
      </w:r>
      <w:r w:rsidR="00593941">
        <w:rPr>
          <w:rFonts w:ascii="Palatino Linotype" w:hAnsi="Palatino Linotype"/>
        </w:rPr>
        <w:t xml:space="preserve"> </w:t>
      </w:r>
      <w:r w:rsidRPr="0051639B">
        <w:rPr>
          <w:rFonts w:ascii="Palatino Linotype" w:hAnsi="Palatino Linotype"/>
        </w:rPr>
        <w:t>Disse. -</w:t>
      </w:r>
      <w:r w:rsidR="00D12736" w:rsidRPr="0051639B">
        <w:rPr>
          <w:rFonts w:ascii="Palatino Linotype" w:hAnsi="Palatino Linotype"/>
        </w:rPr>
        <w:t>Por que</w:t>
      </w:r>
      <w:r w:rsidRPr="0051639B">
        <w:rPr>
          <w:rFonts w:ascii="Palatino Linotype" w:hAnsi="Palatino Linotype"/>
        </w:rPr>
        <w:t xml:space="preserve"> fomos atacados na Casa Dos Andes quando estávamos fora da zona de guerra por soldados amazônicos? </w:t>
      </w:r>
    </w:p>
    <w:p w14:paraId="011264FB"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-Confundiram vocês com soldados da casa dos Andes. - Respondeu rapidamente. </w:t>
      </w:r>
    </w:p>
    <w:p w14:paraId="39B8B0CC" w14:textId="032D6D1E" w:rsidR="0051639B" w:rsidRPr="0051639B" w:rsidRDefault="0051639B" w:rsidP="00F246EE">
      <w:pPr>
        <w:ind w:firstLine="708"/>
        <w:jc w:val="both"/>
        <w:rPr>
          <w:rFonts w:ascii="Palatino Linotype" w:hAnsi="Palatino Linotype"/>
        </w:rPr>
      </w:pPr>
      <w:r w:rsidRPr="0051639B">
        <w:rPr>
          <w:rFonts w:ascii="Palatino Linotype" w:hAnsi="Palatino Linotype"/>
        </w:rPr>
        <w:t>-Sério?</w:t>
      </w:r>
      <w:r w:rsidR="00D12736">
        <w:rPr>
          <w:rFonts w:ascii="Palatino Linotype" w:hAnsi="Palatino Linotype"/>
        </w:rPr>
        <w:t xml:space="preserve"> – Disse em forma de ironia -</w:t>
      </w:r>
      <w:r w:rsidRPr="0051639B">
        <w:rPr>
          <w:rFonts w:ascii="Palatino Linotype" w:hAnsi="Palatino Linotype"/>
        </w:rPr>
        <w:t xml:space="preserve"> Estávamos emitindo sinais em frequências Amazônicas e dos Andes, não tinha como sermos confundidos. Preciso que me responda rápido Major, seu tempo está acabando. Tic tac, tic tac Major. </w:t>
      </w:r>
    </w:p>
    <w:p w14:paraId="7D63641D" w14:textId="3A70FFA1" w:rsidR="0051639B" w:rsidRPr="0051639B" w:rsidRDefault="0051639B" w:rsidP="00F246EE">
      <w:pPr>
        <w:ind w:firstLine="708"/>
        <w:jc w:val="both"/>
        <w:rPr>
          <w:rFonts w:ascii="Palatino Linotype" w:hAnsi="Palatino Linotype"/>
        </w:rPr>
      </w:pPr>
      <w:r w:rsidRPr="0051639B">
        <w:rPr>
          <w:rFonts w:ascii="Palatino Linotype" w:hAnsi="Palatino Linotype"/>
        </w:rPr>
        <w:t>-Nos pagaram bem, foi isso, o exército americano, mentimos sobre a fonte do ataque atômico, não foram os terroristas, foi o primeiro aviso de tempo deles para aceitar o acordo, Mum</w:t>
      </w:r>
      <w:r>
        <w:rPr>
          <w:rFonts w:ascii="Palatino Linotype" w:hAnsi="Palatino Linotype"/>
        </w:rPr>
        <w:t>p</w:t>
      </w:r>
      <w:r w:rsidRPr="0051639B">
        <w:rPr>
          <w:rFonts w:ascii="Palatino Linotype" w:hAnsi="Palatino Linotype"/>
        </w:rPr>
        <w:t xml:space="preserve">pe não queria que decifrarcemos a mensagem, precisávamos impedir você de encontrar o Victor, a mensagem não pode ser decifrada ou irá começar uma guerra nuclear. Não queríamos isso, São Paulo foi só um aviso, temos mísseis apontados na cabeça de nossas principais cidades e capitais dos condados e marcas. </w:t>
      </w:r>
    </w:p>
    <w:p w14:paraId="6904A851" w14:textId="53C75035" w:rsidR="0051639B" w:rsidRPr="0051639B" w:rsidRDefault="0051639B" w:rsidP="00F246EE">
      <w:pPr>
        <w:ind w:firstLine="708"/>
        <w:jc w:val="both"/>
        <w:rPr>
          <w:rFonts w:ascii="Palatino Linotype" w:hAnsi="Palatino Linotype"/>
        </w:rPr>
      </w:pPr>
      <w:r w:rsidRPr="0051639B">
        <w:rPr>
          <w:rFonts w:ascii="Palatino Linotype" w:hAnsi="Palatino Linotype"/>
        </w:rPr>
        <w:lastRenderedPageBreak/>
        <w:t>-A mensagem já foi decifrada em alguma Casa</w:t>
      </w:r>
      <w:r w:rsidR="00C95A75">
        <w:rPr>
          <w:rFonts w:ascii="Palatino Linotype" w:hAnsi="Palatino Linotype"/>
        </w:rPr>
        <w:t>,</w:t>
      </w:r>
      <w:r w:rsidRPr="0051639B">
        <w:rPr>
          <w:rFonts w:ascii="Palatino Linotype" w:hAnsi="Palatino Linotype"/>
        </w:rPr>
        <w:t xml:space="preserve"> certo Major?</w:t>
      </w:r>
    </w:p>
    <w:p w14:paraId="72BA07F6" w14:textId="43443B68"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0C1489" w:rsidRPr="0051639B">
        <w:rPr>
          <w:rFonts w:ascii="Palatino Linotype" w:hAnsi="Palatino Linotype"/>
        </w:rPr>
        <w:t>Todas as</w:t>
      </w:r>
      <w:r w:rsidRPr="0051639B">
        <w:rPr>
          <w:rFonts w:ascii="Palatino Linotype" w:hAnsi="Palatino Linotype"/>
        </w:rPr>
        <w:t xml:space="preserve"> principais, mas eles não arriscam fazer nada. </w:t>
      </w:r>
    </w:p>
    <w:p w14:paraId="65D04EB8" w14:textId="7DABACED" w:rsidR="0051639B" w:rsidRPr="0051639B" w:rsidRDefault="0051639B" w:rsidP="00F246EE">
      <w:pPr>
        <w:ind w:firstLine="708"/>
        <w:jc w:val="both"/>
        <w:rPr>
          <w:rFonts w:ascii="Palatino Linotype" w:hAnsi="Palatino Linotype"/>
        </w:rPr>
      </w:pPr>
      <w:r w:rsidRPr="0051639B">
        <w:rPr>
          <w:rFonts w:ascii="Palatino Linotype" w:hAnsi="Palatino Linotype"/>
        </w:rPr>
        <w:t>-Sabemos o conteúdo da mensagem? E o mais importante, Falcão sabia que era eu lá?</w:t>
      </w:r>
      <w:r w:rsidR="00AF7971">
        <w:rPr>
          <w:rFonts w:ascii="Palatino Linotype" w:hAnsi="Palatino Linotype"/>
        </w:rPr>
        <w:t xml:space="preserve"> </w:t>
      </w:r>
    </w:p>
    <w:p w14:paraId="0368C77B"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-Não, não sabemos, a mensagem está contida nos maiores cofres de todos. E não, falcão não sabia que era você, falamos para desligarem o rádio pois ficariam visíveis no radar inimigo, e fazer uma emboscada no próximo comboio que passasse.</w:t>
      </w:r>
    </w:p>
    <w:p w14:paraId="07485650" w14:textId="77777777" w:rsidR="009100DC" w:rsidRDefault="0051639B" w:rsidP="00F246EE">
      <w:pPr>
        <w:ind w:firstLine="708"/>
        <w:jc w:val="both"/>
        <w:rPr>
          <w:rFonts w:ascii="Palatino Linotype" w:hAnsi="Palatino Linotype"/>
        </w:rPr>
      </w:pPr>
      <w:r w:rsidRPr="0051639B">
        <w:rPr>
          <w:rFonts w:ascii="Palatino Linotype" w:hAnsi="Palatino Linotype"/>
        </w:rPr>
        <w:t xml:space="preserve">-Como explicaram para ele depois? </w:t>
      </w:r>
    </w:p>
    <w:p w14:paraId="65B97CF8" w14:textId="7D23F401" w:rsidR="0051639B" w:rsidRDefault="009100DC" w:rsidP="00F246EE">
      <w:pPr>
        <w:ind w:firstLine="708"/>
        <w:jc w:val="both"/>
        <w:rPr>
          <w:rFonts w:ascii="Palatino Linotype" w:hAnsi="Palatino Linotype"/>
        </w:rPr>
      </w:pPr>
      <w:r>
        <w:rPr>
          <w:rFonts w:ascii="Palatino Linotype" w:hAnsi="Palatino Linotype"/>
        </w:rPr>
        <w:t>-</w:t>
      </w:r>
      <w:r w:rsidR="0051639B" w:rsidRPr="0051639B">
        <w:rPr>
          <w:rFonts w:ascii="Palatino Linotype" w:hAnsi="Palatino Linotype"/>
        </w:rPr>
        <w:t>Que era o comboio errado, simples erro humano.</w:t>
      </w:r>
    </w:p>
    <w:p w14:paraId="2E255CBA" w14:textId="5DE36439" w:rsidR="005D3DF2" w:rsidRDefault="005D3DF2" w:rsidP="00F246EE">
      <w:pPr>
        <w:ind w:firstLine="708"/>
        <w:jc w:val="both"/>
        <w:rPr>
          <w:rFonts w:ascii="Palatino Linotype" w:hAnsi="Palatino Linotype"/>
        </w:rPr>
      </w:pPr>
      <w:r>
        <w:rPr>
          <w:rFonts w:ascii="Palatino Linotype" w:hAnsi="Palatino Linotype"/>
        </w:rPr>
        <w:t xml:space="preserve">-Você tem sorte que isso não causou um conflito ainda maior. </w:t>
      </w:r>
    </w:p>
    <w:p w14:paraId="5513ADE6" w14:textId="137537A2" w:rsidR="005D3DF2" w:rsidRDefault="005D3DF2" w:rsidP="00F246EE">
      <w:pPr>
        <w:ind w:firstLine="708"/>
        <w:jc w:val="both"/>
        <w:rPr>
          <w:rFonts w:ascii="Palatino Linotype" w:hAnsi="Palatino Linotype"/>
        </w:rPr>
      </w:pPr>
      <w:r>
        <w:rPr>
          <w:rFonts w:ascii="Palatino Linotype" w:hAnsi="Palatino Linotype"/>
        </w:rPr>
        <w:t xml:space="preserve">-Então você não sabe sobre nosso presidente e a união? </w:t>
      </w:r>
    </w:p>
    <w:p w14:paraId="4FCE5799" w14:textId="7808226A" w:rsidR="005D3DF2" w:rsidRDefault="005D3DF2" w:rsidP="00F246EE">
      <w:pPr>
        <w:ind w:firstLine="708"/>
        <w:jc w:val="both"/>
        <w:rPr>
          <w:rFonts w:ascii="Palatino Linotype" w:hAnsi="Palatino Linotype"/>
        </w:rPr>
      </w:pPr>
      <w:r>
        <w:rPr>
          <w:rFonts w:ascii="Palatino Linotype" w:hAnsi="Palatino Linotype"/>
        </w:rPr>
        <w:t>-Que união</w:t>
      </w:r>
      <w:r w:rsidR="00BE32ED">
        <w:rPr>
          <w:rFonts w:ascii="Palatino Linotype" w:hAnsi="Palatino Linotype"/>
        </w:rPr>
        <w:t>?</w:t>
      </w:r>
    </w:p>
    <w:p w14:paraId="0A6E50E0" w14:textId="0EC5D7F8" w:rsidR="00BE32ED" w:rsidRPr="0051639B" w:rsidRDefault="00BE32ED" w:rsidP="00E96C16">
      <w:pPr>
        <w:ind w:firstLine="708"/>
        <w:jc w:val="both"/>
        <w:rPr>
          <w:rFonts w:ascii="Palatino Linotype" w:hAnsi="Palatino Linotype"/>
        </w:rPr>
      </w:pPr>
      <w:r>
        <w:rPr>
          <w:rFonts w:ascii="Palatino Linotype" w:hAnsi="Palatino Linotype"/>
        </w:rPr>
        <w:t>-Nosso presidente tem feito reuniões com outros lideres maiores, ainda não sabemos sobre o conteúdo das reuniões, mas tudo aponta para uma retaliação contra a Casa Americana.</w:t>
      </w:r>
    </w:p>
    <w:p w14:paraId="17FC1448" w14:textId="47DBD6CB"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-Basta, tem uma faca ao lado do </w:t>
      </w:r>
      <w:r w:rsidR="00A90A27" w:rsidRPr="0051639B">
        <w:rPr>
          <w:rFonts w:ascii="Palatino Linotype" w:hAnsi="Palatino Linotype"/>
        </w:rPr>
        <w:t>walk</w:t>
      </w:r>
      <w:r w:rsidR="00A90A27">
        <w:rPr>
          <w:rFonts w:ascii="Palatino Linotype" w:hAnsi="Palatino Linotype"/>
        </w:rPr>
        <w:t>ie-</w:t>
      </w:r>
      <w:r w:rsidR="00A90A27" w:rsidRPr="0051639B">
        <w:rPr>
          <w:rFonts w:ascii="Palatino Linotype" w:hAnsi="Palatino Linotype"/>
        </w:rPr>
        <w:t>talk</w:t>
      </w:r>
      <w:r w:rsidR="00A90A27">
        <w:rPr>
          <w:rFonts w:ascii="Palatino Linotype" w:hAnsi="Palatino Linotype"/>
        </w:rPr>
        <w:t>ie</w:t>
      </w:r>
      <w:r w:rsidRPr="0051639B">
        <w:rPr>
          <w:rFonts w:ascii="Palatino Linotype" w:hAnsi="Palatino Linotype"/>
        </w:rPr>
        <w:t xml:space="preserve">, use-a para se soltar, vai ter um carro fora dos escombros, use-o para fugir, agora que eu sei o segredo, não conte </w:t>
      </w:r>
      <w:r w:rsidR="000C1489" w:rsidRPr="0051639B">
        <w:rPr>
          <w:rFonts w:ascii="Palatino Linotype" w:hAnsi="Palatino Linotype"/>
        </w:rPr>
        <w:t>o que</w:t>
      </w:r>
      <w:r w:rsidRPr="0051639B">
        <w:rPr>
          <w:rFonts w:ascii="Palatino Linotype" w:hAnsi="Palatino Linotype"/>
        </w:rPr>
        <w:t xml:space="preserve"> acabou de acontecer para ninguém ou eu solto para a mídia. </w:t>
      </w:r>
    </w:p>
    <w:p w14:paraId="3CA2CDFF" w14:textId="3ACE0B66"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0C1489" w:rsidRPr="0051639B">
        <w:rPr>
          <w:rFonts w:ascii="Palatino Linotype" w:hAnsi="Palatino Linotype"/>
        </w:rPr>
        <w:t>Você</w:t>
      </w:r>
      <w:r w:rsidRPr="0051639B">
        <w:rPr>
          <w:rFonts w:ascii="Palatino Linotype" w:hAnsi="Palatino Linotype"/>
        </w:rPr>
        <w:t xml:space="preserve"> não tem provas- disse tentando alcançar a faca.</w:t>
      </w:r>
    </w:p>
    <w:p w14:paraId="4CC5802F" w14:textId="7E7BBE28"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0C1489" w:rsidRPr="0051639B">
        <w:rPr>
          <w:rFonts w:ascii="Palatino Linotype" w:hAnsi="Palatino Linotype"/>
        </w:rPr>
        <w:t>O que</w:t>
      </w:r>
      <w:r w:rsidRPr="0051639B">
        <w:rPr>
          <w:rFonts w:ascii="Palatino Linotype" w:hAnsi="Palatino Linotype"/>
        </w:rPr>
        <w:t xml:space="preserve"> te levou a pensar que não estou gravando isso? </w:t>
      </w:r>
    </w:p>
    <w:p w14:paraId="4FD36F07" w14:textId="50E8FA94" w:rsidR="0051639B" w:rsidRPr="0051639B" w:rsidRDefault="0051639B" w:rsidP="00391ECD">
      <w:pPr>
        <w:ind w:firstLine="708"/>
        <w:jc w:val="both"/>
        <w:rPr>
          <w:rFonts w:ascii="Palatino Linotype" w:hAnsi="Palatino Linotype"/>
        </w:rPr>
      </w:pPr>
      <w:r w:rsidRPr="0051639B">
        <w:rPr>
          <w:rFonts w:ascii="Palatino Linotype" w:hAnsi="Palatino Linotype"/>
        </w:rPr>
        <w:t xml:space="preserve">Álvares desligou o </w:t>
      </w:r>
      <w:r w:rsidR="00A90A27" w:rsidRPr="0051639B">
        <w:rPr>
          <w:rFonts w:ascii="Palatino Linotype" w:hAnsi="Palatino Linotype"/>
        </w:rPr>
        <w:t>walk</w:t>
      </w:r>
      <w:r w:rsidR="00A90A27">
        <w:rPr>
          <w:rFonts w:ascii="Palatino Linotype" w:hAnsi="Palatino Linotype"/>
        </w:rPr>
        <w:t>ie-</w:t>
      </w:r>
      <w:r w:rsidR="00A90A27" w:rsidRPr="0051639B">
        <w:rPr>
          <w:rFonts w:ascii="Palatino Linotype" w:hAnsi="Palatino Linotype"/>
        </w:rPr>
        <w:t>talk</w:t>
      </w:r>
      <w:r w:rsidR="00A90A27">
        <w:rPr>
          <w:rFonts w:ascii="Palatino Linotype" w:hAnsi="Palatino Linotype"/>
        </w:rPr>
        <w:t>ie</w:t>
      </w:r>
      <w:r w:rsidRPr="0051639B">
        <w:rPr>
          <w:rFonts w:ascii="Palatino Linotype" w:hAnsi="Palatino Linotype"/>
        </w:rPr>
        <w:t xml:space="preserve">, já estava fora da zona de risco fazia um bom tempo, ficava pensando se o Major realmente iria sair com vida da situação. "Apenas mais uma </w:t>
      </w:r>
      <w:r w:rsidR="000C1489" w:rsidRPr="0051639B">
        <w:rPr>
          <w:rFonts w:ascii="Palatino Linotype" w:hAnsi="Palatino Linotype"/>
        </w:rPr>
        <w:t>marionete</w:t>
      </w:r>
      <w:r w:rsidRPr="0051639B">
        <w:rPr>
          <w:rFonts w:ascii="Palatino Linotype" w:hAnsi="Palatino Linotype"/>
        </w:rPr>
        <w:t>" pensou. Precisava saber como estava o Victor</w:t>
      </w:r>
      <w:r w:rsidR="00391ECD">
        <w:rPr>
          <w:rFonts w:ascii="Palatino Linotype" w:hAnsi="Palatino Linotype"/>
        </w:rPr>
        <w:t>.</w:t>
      </w:r>
      <w:r w:rsidRPr="0051639B">
        <w:rPr>
          <w:rFonts w:ascii="Palatino Linotype" w:hAnsi="Palatino Linotype"/>
        </w:rPr>
        <w:t xml:space="preserve"> Álvares estava dentro de um carro que havia encontrado abandonado, mas </w:t>
      </w:r>
      <w:r w:rsidR="000C1489" w:rsidRPr="0051639B">
        <w:rPr>
          <w:rFonts w:ascii="Palatino Linotype" w:hAnsi="Palatino Linotype"/>
        </w:rPr>
        <w:t>funcional</w:t>
      </w:r>
      <w:r w:rsidR="005F0962">
        <w:rPr>
          <w:rFonts w:ascii="Palatino Linotype" w:hAnsi="Palatino Linotype"/>
        </w:rPr>
        <w:t xml:space="preserve">. </w:t>
      </w:r>
      <w:r w:rsidR="00391ECD">
        <w:rPr>
          <w:rFonts w:ascii="Palatino Linotype" w:hAnsi="Palatino Linotype"/>
        </w:rPr>
        <w:t>O estacionária</w:t>
      </w:r>
      <w:r w:rsidRPr="0051639B">
        <w:rPr>
          <w:rFonts w:ascii="Palatino Linotype" w:hAnsi="Palatino Linotype"/>
        </w:rPr>
        <w:t xml:space="preserve"> a um quilometro do quartel e terminaria o trajeto a pé. E foi isso que fez, encontrando Victor </w:t>
      </w:r>
      <w:r w:rsidR="00CE6C8B">
        <w:rPr>
          <w:rFonts w:ascii="Palatino Linotype" w:hAnsi="Palatino Linotype"/>
        </w:rPr>
        <w:t xml:space="preserve">decifrando </w:t>
      </w:r>
      <w:r w:rsidRPr="0051639B">
        <w:rPr>
          <w:rFonts w:ascii="Palatino Linotype" w:hAnsi="Palatino Linotype"/>
        </w:rPr>
        <w:t xml:space="preserve">a mensagem em seus aposentos. </w:t>
      </w:r>
    </w:p>
    <w:p w14:paraId="7D574538" w14:textId="625E97A6" w:rsidR="0051639B" w:rsidRPr="0051639B" w:rsidRDefault="0051639B" w:rsidP="00F246EE">
      <w:pPr>
        <w:ind w:firstLine="708"/>
        <w:jc w:val="both"/>
        <w:rPr>
          <w:rFonts w:ascii="Palatino Linotype" w:hAnsi="Palatino Linotype"/>
        </w:rPr>
      </w:pPr>
      <w:r w:rsidRPr="0051639B">
        <w:rPr>
          <w:rFonts w:ascii="Palatino Linotype" w:hAnsi="Palatino Linotype"/>
        </w:rPr>
        <w:t>-Onde estava</w:t>
      </w:r>
      <w:r w:rsidR="00E5137E">
        <w:rPr>
          <w:rFonts w:ascii="Palatino Linotype" w:hAnsi="Palatino Linotype"/>
        </w:rPr>
        <w:t>?</w:t>
      </w:r>
      <w:r w:rsidRPr="0051639B">
        <w:rPr>
          <w:rFonts w:ascii="Palatino Linotype" w:hAnsi="Palatino Linotype"/>
        </w:rPr>
        <w:t xml:space="preserve"> Álvares</w:t>
      </w:r>
      <w:r w:rsidR="00E5137E">
        <w:rPr>
          <w:rFonts w:ascii="Palatino Linotype" w:hAnsi="Palatino Linotype"/>
        </w:rPr>
        <w:t>.</w:t>
      </w:r>
      <w:r w:rsidR="0012285A">
        <w:rPr>
          <w:rFonts w:ascii="Palatino Linotype" w:hAnsi="Palatino Linotype"/>
        </w:rPr>
        <w:t xml:space="preserve"> – Perguntou Victor. </w:t>
      </w:r>
    </w:p>
    <w:p w14:paraId="180761D8" w14:textId="7B1042D7"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-Preciso que pare de decifrar a mensagem, amigo. </w:t>
      </w:r>
      <w:r w:rsidR="00EC615B">
        <w:rPr>
          <w:rFonts w:ascii="Palatino Linotype" w:hAnsi="Palatino Linotype"/>
        </w:rPr>
        <w:t xml:space="preserve">– Respondeu Álvares. </w:t>
      </w:r>
    </w:p>
    <w:p w14:paraId="6E414F8B" w14:textId="744592F6" w:rsidR="0051639B" w:rsidRPr="0051639B" w:rsidRDefault="0051639B" w:rsidP="00F246EE">
      <w:pPr>
        <w:ind w:firstLine="708"/>
        <w:jc w:val="both"/>
        <w:rPr>
          <w:rFonts w:ascii="Palatino Linotype" w:hAnsi="Palatino Linotype"/>
        </w:rPr>
      </w:pPr>
      <w:r w:rsidRPr="0051639B">
        <w:rPr>
          <w:rFonts w:ascii="Palatino Linotype" w:hAnsi="Palatino Linotype"/>
        </w:rPr>
        <w:t xml:space="preserve">-E </w:t>
      </w:r>
      <w:r w:rsidR="000C1489" w:rsidRPr="0051639B">
        <w:rPr>
          <w:rFonts w:ascii="Palatino Linotype" w:hAnsi="Palatino Linotype"/>
        </w:rPr>
        <w:t>há</w:t>
      </w:r>
      <w:r w:rsidRPr="0051639B">
        <w:rPr>
          <w:rFonts w:ascii="Palatino Linotype" w:hAnsi="Palatino Linotype"/>
        </w:rPr>
        <w:t xml:space="preserve"> alguma razão específica?</w:t>
      </w:r>
    </w:p>
    <w:p w14:paraId="5A956A8D" w14:textId="52A64FBE" w:rsidR="0051639B" w:rsidRPr="0051639B" w:rsidRDefault="0051639B" w:rsidP="00F246EE">
      <w:pPr>
        <w:ind w:firstLine="708"/>
        <w:jc w:val="both"/>
        <w:rPr>
          <w:rFonts w:ascii="Palatino Linotype" w:hAnsi="Palatino Linotype"/>
        </w:rPr>
      </w:pPr>
      <w:r w:rsidRPr="0051639B">
        <w:rPr>
          <w:rFonts w:ascii="Palatino Linotype" w:hAnsi="Palatino Linotype"/>
        </w:rPr>
        <w:t>-</w:t>
      </w:r>
      <w:r w:rsidR="00FB3AD6">
        <w:rPr>
          <w:rFonts w:ascii="Palatino Linotype" w:hAnsi="Palatino Linotype"/>
        </w:rPr>
        <w:t>Há um conflito nuclear, Victor. E não sei se</w:t>
      </w:r>
      <w:r w:rsidR="003207ED">
        <w:rPr>
          <w:rFonts w:ascii="Palatino Linotype" w:hAnsi="Palatino Linotype"/>
        </w:rPr>
        <w:t xml:space="preserve"> usarão apenas armamento nuclear e não coisas mais fortes</w:t>
      </w:r>
      <w:r w:rsidR="00EC615B">
        <w:rPr>
          <w:rFonts w:ascii="Palatino Linotype" w:hAnsi="Palatino Linotype"/>
        </w:rPr>
        <w:t>, se é que você me entende</w:t>
      </w:r>
      <w:r w:rsidRPr="0051639B">
        <w:rPr>
          <w:rFonts w:ascii="Palatino Linotype" w:hAnsi="Palatino Linotype"/>
        </w:rPr>
        <w:t>. O quão perto está de decifrar Victor?</w:t>
      </w:r>
    </w:p>
    <w:p w14:paraId="31258228"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-Muito, eu descobri a chave para decifrar, o meu próprio professor a criou a muito tempo atrás.</w:t>
      </w:r>
    </w:p>
    <w:p w14:paraId="06FF17B2"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lastRenderedPageBreak/>
        <w:t>-Minha recomendação oficial é que pare Victor, mas não é isso que eu quero, e nem você, estou errado?</w:t>
      </w:r>
    </w:p>
    <w:p w14:paraId="033CAF01" w14:textId="77777777" w:rsidR="0051639B" w:rsidRPr="0051639B" w:rsidRDefault="0051639B" w:rsidP="00F246EE">
      <w:pPr>
        <w:ind w:firstLine="708"/>
        <w:jc w:val="both"/>
        <w:rPr>
          <w:rFonts w:ascii="Palatino Linotype" w:hAnsi="Palatino Linotype"/>
        </w:rPr>
      </w:pPr>
      <w:r w:rsidRPr="0051639B">
        <w:rPr>
          <w:rFonts w:ascii="Palatino Linotype" w:hAnsi="Palatino Linotype"/>
        </w:rPr>
        <w:t>-Não...</w:t>
      </w:r>
    </w:p>
    <w:p w14:paraId="334608DD" w14:textId="5BC71F12" w:rsidR="00FB0A78" w:rsidRDefault="6C2636FA" w:rsidP="00F246EE">
      <w:pPr>
        <w:ind w:firstLine="708"/>
        <w:jc w:val="both"/>
        <w:rPr>
          <w:rFonts w:ascii="Palatino Linotype" w:hAnsi="Palatino Linotype"/>
        </w:rPr>
      </w:pPr>
      <w:r w:rsidRPr="6C2636FA">
        <w:rPr>
          <w:rFonts w:ascii="Palatino Linotype" w:hAnsi="Palatino Linotype"/>
        </w:rPr>
        <w:t>-Vou te dar tempo para fazer o que precisa fazer, e caso decifre, me avise, e a ninguém mais</w:t>
      </w:r>
      <w:r w:rsidR="00F86D04">
        <w:rPr>
          <w:rFonts w:ascii="Palatino Linotype" w:hAnsi="Palatino Linotype"/>
        </w:rPr>
        <w:t xml:space="preserve">. Não queremos arranjar problemas, e </w:t>
      </w:r>
      <w:r w:rsidR="00A916BD">
        <w:rPr>
          <w:rFonts w:ascii="Palatino Linotype" w:hAnsi="Palatino Linotype"/>
        </w:rPr>
        <w:t>aliás</w:t>
      </w:r>
      <w:r w:rsidR="00F86D04">
        <w:rPr>
          <w:rFonts w:ascii="Palatino Linotype" w:hAnsi="Palatino Linotype"/>
        </w:rPr>
        <w:t xml:space="preserve">, </w:t>
      </w:r>
      <w:r w:rsidR="00A916BD">
        <w:rPr>
          <w:rFonts w:ascii="Palatino Linotype" w:hAnsi="Palatino Linotype"/>
        </w:rPr>
        <w:t>eu nem deveria te entregar isso – Disse retirando algo do bolso. – Um pendrive caso</w:t>
      </w:r>
      <w:r w:rsidR="007C16A9">
        <w:rPr>
          <w:rFonts w:ascii="Palatino Linotype" w:hAnsi="Palatino Linotype"/>
        </w:rPr>
        <w:t xml:space="preserve"> ainda saiba usar um computador, ele te explicara muitas coisas. – Disse Álvares lhe entregando o pendrive contendo a </w:t>
      </w:r>
      <w:r w:rsidR="002F3DAD">
        <w:rPr>
          <w:rFonts w:ascii="Palatino Linotype" w:hAnsi="Palatino Linotype"/>
        </w:rPr>
        <w:t xml:space="preserve">“conversa” com o Major. </w:t>
      </w:r>
    </w:p>
    <w:p w14:paraId="74D9DED5" w14:textId="4B66533D" w:rsidR="002F3DAD" w:rsidRDefault="00B32506" w:rsidP="00F246EE">
      <w:pPr>
        <w:ind w:firstLine="708"/>
        <w:jc w:val="both"/>
        <w:rPr>
          <w:rFonts w:ascii="Palatino Linotype" w:hAnsi="Palatino Linotype"/>
        </w:rPr>
      </w:pPr>
      <w:r>
        <w:rPr>
          <w:rFonts w:ascii="Palatino Linotype" w:hAnsi="Palatino Linotype"/>
        </w:rPr>
        <w:t xml:space="preserve">-Irei ver. – Disse voltando sua atenção a mensagem. </w:t>
      </w:r>
    </w:p>
    <w:p w14:paraId="03E1A309" w14:textId="331D8CCE" w:rsidR="00E02A99" w:rsidRDefault="00E02A99" w:rsidP="00F246EE">
      <w:pPr>
        <w:ind w:firstLine="708"/>
        <w:jc w:val="both"/>
        <w:rPr>
          <w:rFonts w:ascii="Palatino Linotype" w:hAnsi="Palatino Linotype"/>
        </w:rPr>
      </w:pPr>
      <w:r>
        <w:rPr>
          <w:rFonts w:ascii="Palatino Linotype" w:hAnsi="Palatino Linotype"/>
        </w:rPr>
        <w:t xml:space="preserve">-Na realidade, Victor, </w:t>
      </w:r>
      <w:r w:rsidR="007133E7">
        <w:rPr>
          <w:rFonts w:ascii="Palatino Linotype" w:hAnsi="Palatino Linotype"/>
        </w:rPr>
        <w:t>me explique essa tal chave para d</w:t>
      </w:r>
      <w:r w:rsidR="00E15C08">
        <w:rPr>
          <w:rFonts w:ascii="Palatino Linotype" w:hAnsi="Palatino Linotype"/>
        </w:rPr>
        <w:t xml:space="preserve">ecifrar a mensagem. </w:t>
      </w:r>
    </w:p>
    <w:p w14:paraId="5BF638E4" w14:textId="0D2F65E1" w:rsidR="00E15C08" w:rsidRDefault="00E15C08" w:rsidP="00F246EE">
      <w:pPr>
        <w:ind w:firstLine="708"/>
        <w:jc w:val="both"/>
        <w:rPr>
          <w:rFonts w:ascii="Palatino Linotype" w:hAnsi="Palatino Linotype"/>
        </w:rPr>
      </w:pPr>
      <w:r>
        <w:rPr>
          <w:rFonts w:ascii="Palatino Linotype" w:hAnsi="Palatino Linotype"/>
        </w:rPr>
        <w:t xml:space="preserve">-A </w:t>
      </w:r>
      <w:r w:rsidR="00770EE2">
        <w:rPr>
          <w:rFonts w:ascii="Palatino Linotype" w:hAnsi="Palatino Linotype"/>
        </w:rPr>
        <w:t>criptografia utiliza uma base em múltiplos</w:t>
      </w:r>
      <w:r w:rsidR="00CC4237">
        <w:rPr>
          <w:rFonts w:ascii="Palatino Linotype" w:hAnsi="Palatino Linotype"/>
        </w:rPr>
        <w:t xml:space="preserve"> altos</w:t>
      </w:r>
      <w:r w:rsidR="00770EE2">
        <w:rPr>
          <w:rFonts w:ascii="Palatino Linotype" w:hAnsi="Palatino Linotype"/>
        </w:rPr>
        <w:t xml:space="preserve"> de </w:t>
      </w:r>
      <w:r w:rsidR="00CC4237">
        <w:rPr>
          <w:rFonts w:ascii="Palatino Linotype" w:hAnsi="Palatino Linotype"/>
        </w:rPr>
        <w:t xml:space="preserve">21, pela casa de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CE2159">
        <w:rPr>
          <w:rFonts w:ascii="Palatino Linotype" w:hAnsi="Palatino Linotype"/>
        </w:rPr>
        <w:t xml:space="preserve"> a </w:t>
      </w:r>
      <m:oMath>
        <m:sSup>
          <m:sSupPr>
            <m:ctrlPr>
              <w:rPr>
                <w:rFonts w:ascii="Cambria Math" w:hAnsi="Cambria Math"/>
                <w:i/>
              </w:rPr>
            </m:ctrlPr>
          </m:sSupPr>
          <m:e>
            <m:r>
              <w:rPr>
                <w:rFonts w:ascii="Cambria Math" w:hAnsi="Cambria Math"/>
              </w:rPr>
              <m:t>10</m:t>
            </m:r>
          </m:e>
          <m:sup>
            <m:r>
              <w:rPr>
                <w:rFonts w:ascii="Cambria Math" w:hAnsi="Cambria Math"/>
              </w:rPr>
              <m:t>21</m:t>
            </m:r>
          </m:sup>
        </m:sSup>
      </m:oMath>
      <w:r w:rsidR="00B30509">
        <w:rPr>
          <w:rFonts w:ascii="Palatino Linotype" w:eastAsiaTheme="minorEastAsia" w:hAnsi="Palatino Linotype"/>
        </w:rPr>
        <w:t xml:space="preserve">, a chave usa um conceito </w:t>
      </w:r>
      <w:r w:rsidR="007B41BF">
        <w:rPr>
          <w:rFonts w:ascii="Palatino Linotype" w:eastAsiaTheme="minorEastAsia" w:hAnsi="Palatino Linotype"/>
        </w:rPr>
        <w:t xml:space="preserve">que é </w:t>
      </w:r>
      <w:r w:rsidR="001A23A3">
        <w:rPr>
          <w:rFonts w:ascii="Palatino Linotype" w:eastAsiaTheme="minorEastAsia" w:hAnsi="Palatino Linotype"/>
        </w:rPr>
        <w:t xml:space="preserve">uma variação do conceito </w:t>
      </w:r>
      <w:r w:rsidR="007B41BF">
        <w:rPr>
          <w:rFonts w:ascii="Palatino Linotype" w:eastAsiaTheme="minorEastAsia" w:hAnsi="Palatino Linotype"/>
        </w:rPr>
        <w:t xml:space="preserve">conhecido como </w:t>
      </w:r>
      <w:r w:rsidR="008D6CA6">
        <w:rPr>
          <w:rFonts w:ascii="Palatino Linotype" w:eastAsiaTheme="minorEastAsia" w:hAnsi="Palatino Linotype"/>
        </w:rPr>
        <w:t>sequência</w:t>
      </w:r>
      <w:r w:rsidR="007B41BF">
        <w:rPr>
          <w:rFonts w:ascii="Palatino Linotype" w:eastAsiaTheme="minorEastAsia" w:hAnsi="Palatino Linotype"/>
        </w:rPr>
        <w:t xml:space="preserve"> </w:t>
      </w:r>
      <w:r w:rsidR="008D6CA6">
        <w:rPr>
          <w:rFonts w:ascii="Palatino Linotype" w:eastAsiaTheme="minorEastAsia" w:hAnsi="Palatino Linotype"/>
        </w:rPr>
        <w:t>pseudoaleatória</w:t>
      </w:r>
      <w:r w:rsidR="007B41BF">
        <w:rPr>
          <w:rFonts w:ascii="Palatino Linotype" w:eastAsiaTheme="minorEastAsia" w:hAnsi="Palatino Linotype"/>
        </w:rPr>
        <w:t xml:space="preserve"> </w:t>
      </w:r>
      <w:r w:rsidR="001A23A3">
        <w:rPr>
          <w:rFonts w:ascii="Palatino Linotype" w:eastAsiaTheme="minorEastAsia" w:hAnsi="Palatino Linotype"/>
        </w:rPr>
        <w:t xml:space="preserve">dependendo do tempo absoluto, utilizando a posição relativa entre estrelas e planetas no céu no momento exato da criptografia, </w:t>
      </w:r>
      <w:r w:rsidR="00DF17CA">
        <w:rPr>
          <w:rFonts w:ascii="Palatino Linotype" w:eastAsiaTheme="minorEastAsia" w:hAnsi="Palatino Linotype"/>
        </w:rPr>
        <w:t xml:space="preserve">no caso, temos 8 planetas possíveis e chutando baixo </w:t>
      </w:r>
      <w:r w:rsidR="00AE7198">
        <w:rPr>
          <w:rFonts w:ascii="Palatino Linotype" w:eastAsiaTheme="minorEastAsia" w:hAnsi="Palatino Linotype"/>
        </w:rPr>
        <w:t>7</w:t>
      </w:r>
      <w:r w:rsidR="00DF17CA">
        <w:rPr>
          <w:rFonts w:ascii="Palatino Linotype" w:eastAsiaTheme="minorEastAsia" w:hAnsi="Palatino Linotype"/>
        </w:rPr>
        <w:t xml:space="preserve">0 estrelas altamente conhecidas. Isso dá </w:t>
      </w:r>
      <m:oMath>
        <m:r>
          <w:rPr>
            <w:rFonts w:ascii="Cambria Math" w:eastAsiaTheme="minorEastAsia" w:hAnsi="Cambria Math"/>
          </w:rPr>
          <m:t>78!</m:t>
        </m:r>
      </m:oMath>
      <w:r w:rsidR="00DF17CA">
        <w:rPr>
          <w:rFonts w:ascii="Palatino Linotype" w:eastAsiaTheme="minorEastAsia" w:hAnsi="Palatino Linotype"/>
        </w:rPr>
        <w:t xml:space="preserve"> </w:t>
      </w:r>
      <w:r w:rsidR="005B6C90">
        <w:rPr>
          <w:rFonts w:ascii="Palatino Linotype" w:eastAsiaTheme="minorEastAsia" w:hAnsi="Palatino Linotype"/>
        </w:rPr>
        <w:t>p</w:t>
      </w:r>
      <w:r w:rsidR="008F5447">
        <w:rPr>
          <w:rFonts w:ascii="Palatino Linotype" w:eastAsiaTheme="minorEastAsia" w:hAnsi="Palatino Linotype"/>
        </w:rPr>
        <w:t xml:space="preserve">ossibilidades, é aí que entra os múltiplos de 21, eles funcionam como simplificação da </w:t>
      </w:r>
      <w:r w:rsidR="00C61EBA">
        <w:rPr>
          <w:rFonts w:ascii="Palatino Linotype" w:eastAsiaTheme="minorEastAsia" w:hAnsi="Palatino Linotype"/>
        </w:rPr>
        <w:t>fórmula</w:t>
      </w:r>
      <w:r w:rsidR="008F5447">
        <w:rPr>
          <w:rFonts w:ascii="Palatino Linotype" w:eastAsiaTheme="minorEastAsia" w:hAnsi="Palatino Linotype"/>
        </w:rPr>
        <w:t xml:space="preserve">, </w:t>
      </w:r>
      <w:r w:rsidR="008112C7">
        <w:rPr>
          <w:rFonts w:ascii="Palatino Linotype" w:eastAsiaTheme="minorEastAsia" w:hAnsi="Palatino Linotype"/>
        </w:rPr>
        <w:t xml:space="preserve">o resultado </w:t>
      </w:r>
      <w:r w:rsidR="00071679">
        <w:rPr>
          <w:rFonts w:ascii="Palatino Linotype" w:eastAsiaTheme="minorEastAsia" w:hAnsi="Palatino Linotype"/>
        </w:rPr>
        <w:t xml:space="preserve">de quando colocamos todos os números um ao lado do outro </w:t>
      </w:r>
      <w:r w:rsidR="004447A4">
        <w:rPr>
          <w:rFonts w:ascii="Palatino Linotype" w:eastAsiaTheme="minorEastAsia" w:hAnsi="Palatino Linotype"/>
        </w:rPr>
        <w:t>n</w:t>
      </w:r>
      <w:r w:rsidR="008112C7">
        <w:rPr>
          <w:rFonts w:ascii="Palatino Linotype" w:eastAsiaTheme="minorEastAsia" w:hAnsi="Palatino Linotype"/>
        </w:rPr>
        <w:t>a posição relativa de pelo menos 10 ou 20</w:t>
      </w:r>
      <w:r w:rsidR="00AE7198">
        <w:rPr>
          <w:rFonts w:ascii="Palatino Linotype" w:eastAsiaTheme="minorEastAsia" w:hAnsi="Palatino Linotype"/>
        </w:rPr>
        <w:t xml:space="preserve"> indo até </w:t>
      </w:r>
      <w:r w:rsidR="00972A7B">
        <w:rPr>
          <w:rFonts w:ascii="Palatino Linotype" w:eastAsiaTheme="minorEastAsia" w:hAnsi="Palatino Linotype"/>
        </w:rPr>
        <w:t>75! combinações</w:t>
      </w:r>
      <w:r w:rsidR="008112C7">
        <w:rPr>
          <w:rFonts w:ascii="Palatino Linotype" w:eastAsiaTheme="minorEastAsia" w:hAnsi="Palatino Linotype"/>
        </w:rPr>
        <w:t xml:space="preserve"> planetas-estrela</w:t>
      </w:r>
      <w:r w:rsidR="00031D58">
        <w:rPr>
          <w:rFonts w:ascii="Palatino Linotype" w:eastAsiaTheme="minorEastAsia" w:hAnsi="Palatino Linotype"/>
        </w:rPr>
        <w:t>s</w:t>
      </w:r>
      <w:r w:rsidR="008112C7">
        <w:rPr>
          <w:rFonts w:ascii="Palatino Linotype" w:eastAsiaTheme="minorEastAsia" w:hAnsi="Palatino Linotype"/>
        </w:rPr>
        <w:t>, planetas-planetas ou estrelas-estrelas</w:t>
      </w:r>
      <w:r w:rsidR="00071679">
        <w:rPr>
          <w:rFonts w:ascii="Palatino Linotype" w:eastAsiaTheme="minorEastAsia" w:hAnsi="Palatino Linotype"/>
        </w:rPr>
        <w:t xml:space="preserve"> será aproximada para o múltiplo de 21 mais próximo, </w:t>
      </w:r>
      <w:r w:rsidR="004447A4">
        <w:rPr>
          <w:rFonts w:ascii="Palatino Linotype" w:eastAsiaTheme="minorEastAsia" w:hAnsi="Palatino Linotype"/>
        </w:rPr>
        <w:t>o maior ponto seria descobrir a data e hora exatos de quando a mensagem foi enviada.</w:t>
      </w:r>
      <w:r w:rsidR="00C61EBA">
        <w:rPr>
          <w:rFonts w:ascii="Palatino Linotype" w:eastAsiaTheme="minorEastAsia" w:hAnsi="Palatino Linotype"/>
        </w:rPr>
        <w:t xml:space="preserve"> </w:t>
      </w:r>
    </w:p>
    <w:p w14:paraId="3A8B3BFC" w14:textId="24689AF7" w:rsidR="007E2F65" w:rsidRDefault="00C61EBA" w:rsidP="00F246EE">
      <w:pPr>
        <w:ind w:firstLine="708"/>
        <w:jc w:val="both"/>
        <w:rPr>
          <w:rFonts w:ascii="Palatino Linotype" w:hAnsi="Palatino Linotype"/>
        </w:rPr>
      </w:pPr>
      <w:r>
        <w:rPr>
          <w:rFonts w:ascii="Palatino Linotype" w:hAnsi="Palatino Linotype"/>
        </w:rPr>
        <w:t xml:space="preserve">-Mas não seria mais fácil testar todos os múltiplos de 21? </w:t>
      </w:r>
    </w:p>
    <w:p w14:paraId="1382E388" w14:textId="5577AD4A" w:rsidR="00C61EBA" w:rsidRDefault="00C61EBA" w:rsidP="00F246EE">
      <w:pPr>
        <w:ind w:firstLine="708"/>
        <w:jc w:val="both"/>
        <w:rPr>
          <w:rFonts w:ascii="Palatino Linotype" w:hAnsi="Palatino Linotype"/>
        </w:rPr>
      </w:pPr>
      <w:r>
        <w:rPr>
          <w:rFonts w:ascii="Palatino Linotype" w:hAnsi="Palatino Linotype"/>
        </w:rPr>
        <w:t>-</w:t>
      </w:r>
      <w:r w:rsidR="00372E57">
        <w:rPr>
          <w:rFonts w:ascii="Palatino Linotype" w:hAnsi="Palatino Linotype"/>
        </w:rPr>
        <w:t xml:space="preserve">É aí que você se engana, </w:t>
      </w:r>
      <w:r w:rsidR="000F492E">
        <w:rPr>
          <w:rFonts w:ascii="Palatino Linotype" w:hAnsi="Palatino Linotype"/>
        </w:rPr>
        <w:t>você não tem como saber quantas posições relativas foram usadas ao mesmo tempo, ou seja, a variação d</w:t>
      </w:r>
      <w:r w:rsidR="004A3DA1">
        <w:rPr>
          <w:rFonts w:ascii="Palatino Linotype" w:hAnsi="Palatino Linotype"/>
        </w:rPr>
        <w:t>o tamanho dos múltiplos é uma mudança exponencial</w:t>
      </w:r>
      <w:r w:rsidR="00063A7E">
        <w:rPr>
          <w:rFonts w:ascii="Palatino Linotype" w:hAnsi="Palatino Linotype"/>
        </w:rPr>
        <w:t>, daria mais trabalho do que descobrir manualmente cada condição.</w:t>
      </w:r>
    </w:p>
    <w:p w14:paraId="455CB2C5" w14:textId="791EE8FC" w:rsidR="007E2F65" w:rsidRDefault="002B434B" w:rsidP="00F246EE">
      <w:pPr>
        <w:ind w:firstLine="708"/>
        <w:jc w:val="both"/>
        <w:rPr>
          <w:rFonts w:ascii="Palatino Linotype" w:hAnsi="Palatino Linotype"/>
        </w:rPr>
      </w:pPr>
      <w:r>
        <w:rPr>
          <w:rFonts w:ascii="Palatino Linotype" w:hAnsi="Palatino Linotype"/>
        </w:rPr>
        <w:t xml:space="preserve">-E quais informações você já tem? </w:t>
      </w:r>
    </w:p>
    <w:p w14:paraId="7921CC76" w14:textId="1ECDB345" w:rsidR="00D71D24" w:rsidRDefault="002B434B" w:rsidP="00F246EE">
      <w:pPr>
        <w:ind w:firstLine="708"/>
        <w:jc w:val="both"/>
        <w:rPr>
          <w:rFonts w:ascii="Palatino Linotype" w:hAnsi="Palatino Linotype"/>
        </w:rPr>
      </w:pPr>
      <w:r>
        <w:rPr>
          <w:rFonts w:ascii="Palatino Linotype" w:hAnsi="Palatino Linotype"/>
        </w:rPr>
        <w:t>-</w:t>
      </w:r>
      <w:r w:rsidR="00240EDB">
        <w:rPr>
          <w:rFonts w:ascii="Palatino Linotype" w:hAnsi="Palatino Linotype"/>
        </w:rPr>
        <w:t xml:space="preserve">Já </w:t>
      </w:r>
      <w:r w:rsidR="00972A7B">
        <w:rPr>
          <w:rFonts w:ascii="Palatino Linotype" w:hAnsi="Palatino Linotype"/>
        </w:rPr>
        <w:t>descobri</w:t>
      </w:r>
      <w:r w:rsidR="00240EDB">
        <w:rPr>
          <w:rFonts w:ascii="Palatino Linotype" w:hAnsi="Palatino Linotype"/>
        </w:rPr>
        <w:t xml:space="preserve"> que foram utilizadas </w:t>
      </w:r>
      <w:r w:rsidR="00AE7198">
        <w:rPr>
          <w:rFonts w:ascii="Palatino Linotype" w:hAnsi="Palatino Linotype"/>
        </w:rPr>
        <w:t>45!</w:t>
      </w:r>
      <w:r w:rsidR="00972A7B">
        <w:rPr>
          <w:rFonts w:ascii="Palatino Linotype" w:hAnsi="Palatino Linotype"/>
        </w:rPr>
        <w:t xml:space="preserve"> combinações e quais são elas simplificadamente em planeta e estrela, ainda não decifrei a posição relativa</w:t>
      </w:r>
      <w:r w:rsidR="004F3B21">
        <w:rPr>
          <w:rFonts w:ascii="Palatino Linotype" w:hAnsi="Palatino Linotype"/>
        </w:rPr>
        <w:t xml:space="preserve"> </w:t>
      </w:r>
      <w:r w:rsidR="001A2850">
        <w:rPr>
          <w:rFonts w:ascii="Palatino Linotype" w:hAnsi="Palatino Linotype"/>
        </w:rPr>
        <w:t xml:space="preserve">deles, nem a hora e data exata. </w:t>
      </w:r>
      <w:r w:rsidR="00F70157">
        <w:rPr>
          <w:rFonts w:ascii="Palatino Linotype" w:hAnsi="Palatino Linotype"/>
        </w:rPr>
        <w:t xml:space="preserve">Mas estou trabalhando nisso. </w:t>
      </w:r>
    </w:p>
    <w:p w14:paraId="21A5FA97" w14:textId="5DEA55A7" w:rsidR="006B166C" w:rsidRDefault="00F70157" w:rsidP="00F246EE">
      <w:pPr>
        <w:ind w:firstLine="708"/>
        <w:jc w:val="both"/>
        <w:rPr>
          <w:rFonts w:ascii="Palatino Linotype" w:hAnsi="Palatino Linotype"/>
        </w:rPr>
      </w:pPr>
      <w:r>
        <w:rPr>
          <w:rFonts w:ascii="Palatino Linotype" w:hAnsi="Palatino Linotype"/>
        </w:rPr>
        <w:t>-E como você vai descobrir</w:t>
      </w:r>
      <w:r w:rsidR="006B166C">
        <w:rPr>
          <w:rFonts w:ascii="Palatino Linotype" w:hAnsi="Palatino Linotype"/>
        </w:rPr>
        <w:t xml:space="preserve">? -Perguntou Álvares, curioso. </w:t>
      </w:r>
    </w:p>
    <w:p w14:paraId="4030E647" w14:textId="246F52C8" w:rsidR="006B166C" w:rsidRDefault="0096103D" w:rsidP="00F246EE">
      <w:pPr>
        <w:ind w:firstLine="708"/>
        <w:jc w:val="both"/>
        <w:rPr>
          <w:rFonts w:ascii="Palatino Linotype" w:hAnsi="Palatino Linotype"/>
        </w:rPr>
      </w:pPr>
      <w:r>
        <w:rPr>
          <w:rFonts w:ascii="Palatino Linotype" w:hAnsi="Palatino Linotype"/>
        </w:rPr>
        <w:t xml:space="preserve">-Provavelmente não será o próprio ano, dia, minuto ou segundo que a mensagem foi feita, terá um fator aleatório para </w:t>
      </w:r>
      <w:r w:rsidR="001E3329">
        <w:rPr>
          <w:rFonts w:ascii="Palatino Linotype" w:hAnsi="Palatino Linotype"/>
        </w:rPr>
        <w:t xml:space="preserve">dificultar. </w:t>
      </w:r>
    </w:p>
    <w:p w14:paraId="284E3AED" w14:textId="2C440721" w:rsidR="003D563A" w:rsidRDefault="003D563A" w:rsidP="00F246EE">
      <w:pPr>
        <w:ind w:firstLine="708"/>
        <w:jc w:val="both"/>
        <w:rPr>
          <w:rFonts w:ascii="Palatino Linotype" w:hAnsi="Palatino Linotype"/>
        </w:rPr>
      </w:pPr>
      <w:r>
        <w:rPr>
          <w:rFonts w:ascii="Palatino Linotype" w:hAnsi="Palatino Linotype"/>
        </w:rPr>
        <w:t xml:space="preserve">-E qual esse fator? – Perguntou Álvares. </w:t>
      </w:r>
    </w:p>
    <w:p w14:paraId="47378D40" w14:textId="1F2F09F4" w:rsidR="003D563A" w:rsidRDefault="003D563A" w:rsidP="00F246EE">
      <w:pPr>
        <w:ind w:firstLine="708"/>
        <w:jc w:val="both"/>
        <w:rPr>
          <w:rFonts w:ascii="Palatino Linotype" w:hAnsi="Palatino Linotype"/>
        </w:rPr>
      </w:pPr>
      <w:r>
        <w:rPr>
          <w:rFonts w:ascii="Palatino Linotype" w:hAnsi="Palatino Linotype"/>
        </w:rPr>
        <w:t xml:space="preserve">-Ainda terei de descobrir, mas me parece 21 anos, 21 dias, 21 horas 21 minutos e 21 segundos. Sempre 21. </w:t>
      </w:r>
    </w:p>
    <w:p w14:paraId="3D7EBD93" w14:textId="4E716EFE" w:rsidR="003D563A" w:rsidRDefault="003D563A" w:rsidP="00F246EE">
      <w:pPr>
        <w:ind w:firstLine="708"/>
        <w:jc w:val="both"/>
        <w:rPr>
          <w:rFonts w:ascii="Palatino Linotype" w:hAnsi="Palatino Linotype"/>
        </w:rPr>
      </w:pPr>
      <w:r>
        <w:rPr>
          <w:rFonts w:ascii="Palatino Linotype" w:hAnsi="Palatino Linotype"/>
        </w:rPr>
        <w:t xml:space="preserve">-Te deixarei decifrar agora, Victor. </w:t>
      </w:r>
    </w:p>
    <w:p w14:paraId="754EEAA6" w14:textId="52C40CC6" w:rsidR="003D563A" w:rsidRDefault="003D563A" w:rsidP="00F246EE">
      <w:pPr>
        <w:ind w:firstLine="708"/>
        <w:jc w:val="both"/>
        <w:rPr>
          <w:rFonts w:ascii="Palatino Linotype" w:hAnsi="Palatino Linotype"/>
        </w:rPr>
      </w:pPr>
      <w:r>
        <w:rPr>
          <w:rFonts w:ascii="Palatino Linotype" w:hAnsi="Palatino Linotype"/>
        </w:rPr>
        <w:lastRenderedPageBreak/>
        <w:t>-Mas uma pergunta Á</w:t>
      </w:r>
      <w:r w:rsidR="00200E63">
        <w:rPr>
          <w:rFonts w:ascii="Palatino Linotype" w:hAnsi="Palatino Linotype"/>
        </w:rPr>
        <w:t xml:space="preserve">lvares, você sabe a definição de Dia e Noite? – Perguntou Victor enquanto olhava Álvares raciocinar um pouco. </w:t>
      </w:r>
    </w:p>
    <w:p w14:paraId="78D03575" w14:textId="47302BFF" w:rsidR="00200E63" w:rsidRDefault="00200E63" w:rsidP="00F246EE">
      <w:pPr>
        <w:ind w:firstLine="708"/>
        <w:jc w:val="both"/>
        <w:rPr>
          <w:rFonts w:ascii="Palatino Linotype" w:hAnsi="Palatino Linotype"/>
        </w:rPr>
      </w:pPr>
      <w:r>
        <w:rPr>
          <w:rFonts w:ascii="Palatino Linotype" w:hAnsi="Palatino Linotype"/>
        </w:rPr>
        <w:t>-Quando o sol está acima do horizonte, não, Victor? – Respondeu depois de pensar por poucos segundos</w:t>
      </w:r>
      <w:r w:rsidR="00B75A95">
        <w:rPr>
          <w:rFonts w:ascii="Palatino Linotype" w:hAnsi="Palatino Linotype"/>
        </w:rPr>
        <w:t xml:space="preserve">. </w:t>
      </w:r>
    </w:p>
    <w:p w14:paraId="1AA54C9B" w14:textId="7AE5F7B0" w:rsidR="00B75A95" w:rsidRDefault="00B75A95" w:rsidP="00F246EE">
      <w:pPr>
        <w:ind w:firstLine="708"/>
        <w:jc w:val="both"/>
        <w:rPr>
          <w:rFonts w:ascii="Palatino Linotype" w:hAnsi="Palatino Linotype"/>
        </w:rPr>
      </w:pPr>
      <w:r>
        <w:rPr>
          <w:rFonts w:ascii="Palatino Linotype" w:hAnsi="Palatino Linotype"/>
        </w:rPr>
        <w:t xml:space="preserve">-Era óbvio, obrigado, Álvares, </w:t>
      </w:r>
      <w:r w:rsidR="007D1BE4">
        <w:rPr>
          <w:rFonts w:ascii="Palatino Linotype" w:hAnsi="Palatino Linotype"/>
        </w:rPr>
        <w:t xml:space="preserve">e você sabe algo que generalize Tempo? </w:t>
      </w:r>
      <w:r w:rsidR="008C09EE">
        <w:rPr>
          <w:rFonts w:ascii="Palatino Linotype" w:hAnsi="Palatino Linotype"/>
        </w:rPr>
        <w:t>– Perguntou. – Estive pensando nisso por muito tempo, mas não consigo saber quanto sem essa gene</w:t>
      </w:r>
      <w:r w:rsidR="00580DAE">
        <w:rPr>
          <w:rFonts w:ascii="Palatino Linotype" w:hAnsi="Palatino Linotype"/>
        </w:rPr>
        <w:t xml:space="preserve">ralização. </w:t>
      </w:r>
    </w:p>
    <w:p w14:paraId="356D2BAC" w14:textId="43869035" w:rsidR="002F5D94" w:rsidRDefault="002F5D94" w:rsidP="00F246EE">
      <w:pPr>
        <w:ind w:firstLine="708"/>
        <w:jc w:val="both"/>
        <w:rPr>
          <w:rFonts w:ascii="Palatino Linotype" w:hAnsi="Palatino Linotype"/>
        </w:rPr>
      </w:pPr>
      <w:r>
        <w:rPr>
          <w:rFonts w:ascii="Palatino Linotype" w:hAnsi="Palatino Linotype"/>
        </w:rPr>
        <w:t xml:space="preserve">-Tempo não seria a passagem entre o evento A e B? </w:t>
      </w:r>
    </w:p>
    <w:p w14:paraId="54CE385B" w14:textId="072462C9" w:rsidR="002F5D94" w:rsidRDefault="002F5D94" w:rsidP="00F246EE">
      <w:pPr>
        <w:ind w:firstLine="708"/>
        <w:jc w:val="both"/>
        <w:rPr>
          <w:rFonts w:ascii="Palatino Linotype" w:eastAsiaTheme="minorEastAsia" w:hAnsi="Palatino Linotype"/>
        </w:rPr>
      </w:pPr>
      <w:r>
        <w:rPr>
          <w:rFonts w:ascii="Palatino Linotype" w:hAnsi="Palatino Linotype"/>
        </w:rPr>
        <w:t>-</w:t>
      </w:r>
      <w:r w:rsidR="001A38A8">
        <w:rPr>
          <w:rFonts w:ascii="Palatino Linotype" w:hAnsi="Palatino Linotype"/>
        </w:rPr>
        <w:t xml:space="preserve">Então T = A + B ou T = </w:t>
      </w:r>
      <m:oMath>
        <m:nary>
          <m:naryPr>
            <m:chr m:val="∑"/>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Segundos</m:t>
            </m:r>
          </m:e>
        </m:nary>
      </m:oMath>
      <w:r w:rsidR="00386AF3">
        <w:rPr>
          <w:rFonts w:ascii="Palatino Linotype" w:eastAsiaTheme="minorEastAsia" w:hAnsi="Palatino Linotype"/>
        </w:rPr>
        <w:t xml:space="preserve"> ?</w:t>
      </w:r>
    </w:p>
    <w:p w14:paraId="15D1867B" w14:textId="1178BFDF" w:rsidR="002E1E2C" w:rsidRDefault="002E1E2C" w:rsidP="002F160B">
      <w:pPr>
        <w:ind w:firstLine="708"/>
        <w:jc w:val="both"/>
        <w:rPr>
          <w:rFonts w:ascii="Palatino Linotype" w:eastAsiaTheme="minorEastAsia" w:hAnsi="Palatino Linotype"/>
        </w:rPr>
      </w:pPr>
      <w:r>
        <w:rPr>
          <w:rFonts w:ascii="Palatino Linotype" w:eastAsiaTheme="minorEastAsia" w:hAnsi="Palatino Linotype"/>
        </w:rPr>
        <w:t xml:space="preserve">-Provavelmente a somatória. </w:t>
      </w:r>
    </w:p>
    <w:p w14:paraId="7E3B2C0F" w14:textId="39AEF8AA" w:rsidR="00A21D2E" w:rsidRDefault="000F402E" w:rsidP="002F160B">
      <w:pPr>
        <w:ind w:firstLine="708"/>
        <w:jc w:val="both"/>
        <w:rPr>
          <w:rFonts w:ascii="Palatino Linotype" w:eastAsiaTheme="minorEastAsia" w:hAnsi="Palatino Linotype"/>
        </w:rPr>
      </w:pPr>
      <w:r>
        <w:rPr>
          <w:rFonts w:ascii="Palatino Linotype" w:eastAsiaTheme="minorEastAsia" w:hAnsi="Palatino Linotype"/>
        </w:rPr>
        <w:t>-</w:t>
      </w:r>
      <w:r w:rsidR="002931FD">
        <w:rPr>
          <w:rFonts w:ascii="Palatino Linotype" w:eastAsiaTheme="minorEastAsia" w:hAnsi="Palatino Linotype"/>
        </w:rPr>
        <w:t>Deveríamos adicionar o fator da relatividade nisso</w:t>
      </w:r>
      <w:r w:rsidR="00915BEF">
        <w:rPr>
          <w:rFonts w:ascii="Palatino Linotype" w:eastAsiaTheme="minorEastAsia" w:hAnsi="Palatino Linotype"/>
        </w:rPr>
        <w:t>?</w:t>
      </w:r>
      <w:r w:rsidR="002931FD">
        <w:rPr>
          <w:rFonts w:ascii="Palatino Linotype" w:eastAsiaTheme="minorEastAsia" w:hAnsi="Palatino Linotype"/>
        </w:rPr>
        <w:t xml:space="preserve"> </w:t>
      </w:r>
      <w:r w:rsidR="00F246EE">
        <w:rPr>
          <w:rFonts w:ascii="Palatino Linotype" w:eastAsiaTheme="minorEastAsia" w:hAnsi="Palatino Linotype"/>
        </w:rPr>
        <w:t xml:space="preserve">Talvez, </w:t>
      </w:r>
      <w:r w:rsidR="002931FD">
        <w:rPr>
          <w:rFonts w:ascii="Palatino Linotype" w:eastAsiaTheme="minorEastAsia" w:hAnsi="Palatino Linotype"/>
        </w:rPr>
        <w:t xml:space="preserve">então ficaria </w:t>
      </w:r>
      <w:r w:rsidR="00F246EE">
        <w:rPr>
          <w:rFonts w:ascii="Palatino Linotype" w:eastAsiaTheme="minorEastAsia" w:hAnsi="Palatino Linotype"/>
        </w:rPr>
        <w:tab/>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Segundos</m:t>
                </m:r>
              </m:e>
            </m:nary>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d>
              </m:e>
              <m:sup>
                <m:r>
                  <w:rPr>
                    <w:rFonts w:ascii="Cambria Math" w:eastAsiaTheme="minorEastAsia" w:hAnsi="Cambria Math"/>
                  </w:rPr>
                  <m:t>-1</m:t>
                </m:r>
              </m:sup>
            </m:sSup>
          </m:den>
        </m:f>
      </m:oMath>
      <w:r w:rsidR="00A21D2E">
        <w:rPr>
          <w:rFonts w:ascii="Palatino Linotype" w:eastAsiaTheme="minorEastAsia" w:hAnsi="Palatino Linotype"/>
        </w:rPr>
        <w:t xml:space="preserve"> ? </w:t>
      </w:r>
    </w:p>
    <w:p w14:paraId="63945DD4" w14:textId="29089E3A" w:rsidR="004077BB" w:rsidRDefault="004077BB" w:rsidP="002F160B">
      <w:pPr>
        <w:ind w:firstLine="708"/>
        <w:jc w:val="both"/>
        <w:rPr>
          <w:rFonts w:ascii="Palatino Linotype" w:eastAsiaTheme="minorEastAsia" w:hAnsi="Palatino Linotype"/>
        </w:rPr>
      </w:pPr>
      <w:r>
        <w:rPr>
          <w:rFonts w:ascii="Palatino Linotype" w:eastAsiaTheme="minorEastAsia" w:hAnsi="Palatino Linotype"/>
        </w:rPr>
        <w:t xml:space="preserve">-Suponho que sim Victor, é você </w:t>
      </w:r>
      <w:r w:rsidRPr="00B95FE3">
        <w:rPr>
          <w:rFonts w:ascii="Palatino Linotype" w:eastAsiaTheme="minorEastAsia" w:hAnsi="Palatino Linotype"/>
        </w:rPr>
        <w:t>que</w:t>
      </w:r>
      <w:r w:rsidR="003F662D">
        <w:rPr>
          <w:rFonts w:ascii="Palatino Linotype" w:eastAsiaTheme="minorEastAsia" w:hAnsi="Palatino Linotype"/>
        </w:rPr>
        <w:t>m</w:t>
      </w:r>
      <w:r>
        <w:rPr>
          <w:rFonts w:ascii="Palatino Linotype" w:eastAsiaTheme="minorEastAsia" w:hAnsi="Palatino Linotype"/>
        </w:rPr>
        <w:t xml:space="preserve"> sabe. </w:t>
      </w:r>
    </w:p>
    <w:p w14:paraId="56897D30" w14:textId="3C3C8B41" w:rsidR="004077BB" w:rsidRDefault="008E0E12" w:rsidP="002F160B">
      <w:pPr>
        <w:ind w:firstLine="708"/>
        <w:jc w:val="both"/>
        <w:rPr>
          <w:rFonts w:ascii="Palatino Linotype" w:eastAsiaTheme="minorEastAsia" w:hAnsi="Palatino Linotype"/>
        </w:rPr>
      </w:pPr>
      <w:r>
        <w:rPr>
          <w:rFonts w:ascii="Palatino Linotype" w:eastAsiaTheme="minorEastAsia" w:hAnsi="Palatino Linotype"/>
        </w:rPr>
        <w:t xml:space="preserve">-Bom, então talvez eu saiba quanto tempo passei lá, obrigado novamente, Álvares. – Disse Victor. </w:t>
      </w:r>
    </w:p>
    <w:p w14:paraId="00CB2778" w14:textId="3325C23C" w:rsidR="008E0E12" w:rsidRDefault="008E0E12" w:rsidP="0051639B">
      <w:pPr>
        <w:jc w:val="both"/>
        <w:rPr>
          <w:rFonts w:ascii="Palatino Linotype" w:eastAsiaTheme="minorEastAsia" w:hAnsi="Palatino Linotype"/>
        </w:rPr>
      </w:pPr>
      <w:r>
        <w:rPr>
          <w:rFonts w:ascii="Palatino Linotype" w:eastAsiaTheme="minorEastAsia" w:hAnsi="Palatino Linotype"/>
        </w:rPr>
        <w:tab/>
        <w:t xml:space="preserve">Álvares deixou o aposento, </w:t>
      </w:r>
      <w:r w:rsidR="00056190">
        <w:rPr>
          <w:rFonts w:ascii="Palatino Linotype" w:eastAsiaTheme="minorEastAsia" w:hAnsi="Palatino Linotype"/>
        </w:rPr>
        <w:t>não sabia de onde Victor havia tirado isso, mas parecia importante</w:t>
      </w:r>
      <w:r w:rsidR="00361E6B">
        <w:rPr>
          <w:rFonts w:ascii="Palatino Linotype" w:eastAsiaTheme="minorEastAsia" w:hAnsi="Palatino Linotype"/>
        </w:rPr>
        <w:t>, pelo menos para ele</w:t>
      </w:r>
      <w:r w:rsidR="00056190">
        <w:rPr>
          <w:rFonts w:ascii="Palatino Linotype" w:eastAsiaTheme="minorEastAsia" w:hAnsi="Palatino Linotype"/>
        </w:rPr>
        <w:t xml:space="preserve">. </w:t>
      </w:r>
      <w:r w:rsidR="009E08B9">
        <w:rPr>
          <w:rFonts w:ascii="Palatino Linotype" w:eastAsiaTheme="minorEastAsia" w:hAnsi="Palatino Linotype"/>
        </w:rPr>
        <w:t xml:space="preserve">Estaria o Major vivo? </w:t>
      </w:r>
      <w:r w:rsidR="00A44300">
        <w:rPr>
          <w:rFonts w:ascii="Palatino Linotype" w:eastAsiaTheme="minorEastAsia" w:hAnsi="Palatino Linotype"/>
        </w:rPr>
        <w:t xml:space="preserve">Bom, talvez apenas o tempo diria, tempo. </w:t>
      </w:r>
      <w:r w:rsidR="00020952">
        <w:rPr>
          <w:rFonts w:ascii="Palatino Linotype" w:eastAsiaTheme="minorEastAsia" w:hAnsi="Palatino Linotype"/>
        </w:rPr>
        <w:t>“</w:t>
      </w:r>
      <w:r w:rsidR="00A44300">
        <w:rPr>
          <w:rFonts w:ascii="Palatino Linotype" w:eastAsiaTheme="minorEastAsia" w:hAnsi="Palatino Linotype"/>
        </w:rPr>
        <w:t>Victor estava invadindo sua cabeça com essas bobagens</w:t>
      </w:r>
      <w:r w:rsidR="00020952">
        <w:rPr>
          <w:rFonts w:ascii="Palatino Linotype" w:eastAsiaTheme="minorEastAsia" w:hAnsi="Palatino Linotype"/>
        </w:rPr>
        <w:t>”</w:t>
      </w:r>
      <w:r w:rsidR="00D0076F">
        <w:rPr>
          <w:rFonts w:ascii="Palatino Linotype" w:eastAsiaTheme="minorEastAsia" w:hAnsi="Palatino Linotype"/>
        </w:rPr>
        <w:t xml:space="preserve"> pensou. </w:t>
      </w:r>
    </w:p>
    <w:p w14:paraId="760EB532" w14:textId="4F1F7B22" w:rsidR="00165907" w:rsidRDefault="00165907" w:rsidP="0051639B">
      <w:pPr>
        <w:jc w:val="both"/>
        <w:rPr>
          <w:rFonts w:ascii="Palatino Linotype" w:eastAsiaTheme="minorEastAsia" w:hAnsi="Palatino Linotype"/>
        </w:rPr>
      </w:pPr>
      <w:r>
        <w:rPr>
          <w:rFonts w:ascii="Palatino Linotype" w:eastAsiaTheme="minorEastAsia" w:hAnsi="Palatino Linotype"/>
        </w:rPr>
        <w:tab/>
        <w:t>Depois de caminhar um pouco</w:t>
      </w:r>
      <w:r w:rsidR="00A0095D">
        <w:rPr>
          <w:rFonts w:ascii="Palatino Linotype" w:eastAsiaTheme="minorEastAsia" w:hAnsi="Palatino Linotype"/>
        </w:rPr>
        <w:t xml:space="preserve"> até seus aposentos,</w:t>
      </w:r>
      <w:r>
        <w:rPr>
          <w:rFonts w:ascii="Palatino Linotype" w:eastAsiaTheme="minorEastAsia" w:hAnsi="Palatino Linotype"/>
        </w:rPr>
        <w:t xml:space="preserve"> finalmente poderia descansar, havia sido um longo dia</w:t>
      </w:r>
      <w:r w:rsidR="00CA4EA5">
        <w:rPr>
          <w:rFonts w:ascii="Palatino Linotype" w:eastAsiaTheme="minorEastAsia" w:hAnsi="Palatino Linotype"/>
        </w:rPr>
        <w:t xml:space="preserve">. Já deveria ser algo próximo da meia noite, talvez. </w:t>
      </w:r>
      <w:r w:rsidR="00FB6111">
        <w:rPr>
          <w:rFonts w:ascii="Palatino Linotype" w:eastAsiaTheme="minorEastAsia" w:hAnsi="Palatino Linotype"/>
        </w:rPr>
        <w:t xml:space="preserve">Agora era torcer para nenhum terrorista ou melhor, </w:t>
      </w:r>
      <w:r w:rsidR="00236935">
        <w:rPr>
          <w:rFonts w:ascii="Palatino Linotype" w:eastAsiaTheme="minorEastAsia" w:hAnsi="Palatino Linotype"/>
        </w:rPr>
        <w:t>agentes da conspiração</w:t>
      </w:r>
      <w:r w:rsidR="00DF56F1">
        <w:rPr>
          <w:rFonts w:ascii="Palatino Linotype" w:eastAsiaTheme="minorEastAsia" w:hAnsi="Palatino Linotype"/>
        </w:rPr>
        <w:t>, tentar atacá-lo durante a noite novamente</w:t>
      </w:r>
      <w:r w:rsidR="00236935">
        <w:rPr>
          <w:rFonts w:ascii="Palatino Linotype" w:eastAsiaTheme="minorEastAsia" w:hAnsi="Palatino Linotype"/>
        </w:rPr>
        <w:t xml:space="preserve">. Eles não tinham escolha. </w:t>
      </w:r>
    </w:p>
    <w:p w14:paraId="5FA20641" w14:textId="77777777" w:rsidR="000D0008" w:rsidRDefault="00A0095D" w:rsidP="0051639B">
      <w:pPr>
        <w:jc w:val="both"/>
        <w:rPr>
          <w:rFonts w:ascii="Palatino Linotype" w:eastAsiaTheme="minorEastAsia" w:hAnsi="Palatino Linotype"/>
        </w:rPr>
      </w:pPr>
      <w:r>
        <w:rPr>
          <w:rFonts w:ascii="Palatino Linotype" w:eastAsiaTheme="minorEastAsia" w:hAnsi="Palatino Linotype"/>
        </w:rPr>
        <w:tab/>
        <w:t xml:space="preserve">Poucas horas se passaram, Álvares não conseguia pregar no sono. </w:t>
      </w:r>
      <w:r w:rsidR="00826D27">
        <w:rPr>
          <w:rFonts w:ascii="Palatino Linotype" w:eastAsiaTheme="minorEastAsia" w:hAnsi="Palatino Linotype"/>
        </w:rPr>
        <w:t>Agora já deveriam ser 3:30 da manhã</w:t>
      </w:r>
      <w:r w:rsidR="00514D0E">
        <w:rPr>
          <w:rFonts w:ascii="Palatino Linotype" w:eastAsiaTheme="minorEastAsia" w:hAnsi="Palatino Linotype"/>
        </w:rPr>
        <w:t xml:space="preserve">. A cama era encostada no canto do quarto, a mesma janela de onde havia visto a explosão </w:t>
      </w:r>
      <w:r w:rsidR="00EC3EFD">
        <w:rPr>
          <w:rFonts w:ascii="Palatino Linotype" w:eastAsiaTheme="minorEastAsia" w:hAnsi="Palatino Linotype"/>
        </w:rPr>
        <w:t xml:space="preserve">estava ao lado da cama, com cortinas fechadas. Bem afrente, estava a porta que levava ao corredor, agora vazio. Estava virado para o </w:t>
      </w:r>
      <w:r w:rsidR="007F0EFD">
        <w:rPr>
          <w:rFonts w:ascii="Palatino Linotype" w:eastAsiaTheme="minorEastAsia" w:hAnsi="Palatino Linotype"/>
        </w:rPr>
        <w:t>quarto, com os olhos fechados. Ouviu o som da</w:t>
      </w:r>
      <w:r w:rsidR="000A162B">
        <w:rPr>
          <w:rFonts w:ascii="Palatino Linotype" w:eastAsiaTheme="minorEastAsia" w:hAnsi="Palatino Linotype"/>
        </w:rPr>
        <w:t xml:space="preserve"> sua porta abrindo levemente. Era a porta, o característico </w:t>
      </w:r>
      <w:r w:rsidR="00B41961">
        <w:rPr>
          <w:rFonts w:ascii="Palatino Linotype" w:eastAsiaTheme="minorEastAsia" w:hAnsi="Palatino Linotype"/>
        </w:rPr>
        <w:t>rangido havia lhe revelado isso. A porta se fechou, não seria possível que estivessem tentando matá-lo novamente. Havia dado sua mensagem ao Major</w:t>
      </w:r>
      <w:r w:rsidR="00AF236D">
        <w:rPr>
          <w:rFonts w:ascii="Palatino Linotype" w:eastAsiaTheme="minorEastAsia" w:hAnsi="Palatino Linotype"/>
        </w:rPr>
        <w:t xml:space="preserve">. Ouviu alguns passos que se aproximavam levemente, quem estava andando parecia </w:t>
      </w:r>
      <w:r w:rsidR="00C96385">
        <w:rPr>
          <w:rFonts w:ascii="Palatino Linotype" w:eastAsiaTheme="minorEastAsia" w:hAnsi="Palatino Linotype"/>
        </w:rPr>
        <w:t>estar tentando fazer o mínimo de barulho possível. Álvares teria de esperar ele chegar o mais perto possível</w:t>
      </w:r>
      <w:r w:rsidR="00DC2907">
        <w:rPr>
          <w:rFonts w:ascii="Palatino Linotype" w:eastAsiaTheme="minorEastAsia" w:hAnsi="Palatino Linotype"/>
        </w:rPr>
        <w:t>.</w:t>
      </w:r>
      <w:r w:rsidR="00C96385">
        <w:rPr>
          <w:rFonts w:ascii="Palatino Linotype" w:eastAsiaTheme="minorEastAsia" w:hAnsi="Palatino Linotype"/>
        </w:rPr>
        <w:t xml:space="preserve"> </w:t>
      </w:r>
      <w:r w:rsidR="00DC2907">
        <w:rPr>
          <w:rFonts w:ascii="Palatino Linotype" w:eastAsiaTheme="minorEastAsia" w:hAnsi="Palatino Linotype"/>
        </w:rPr>
        <w:t>N</w:t>
      </w:r>
      <w:r w:rsidR="00C96385">
        <w:rPr>
          <w:rFonts w:ascii="Palatino Linotype" w:eastAsiaTheme="minorEastAsia" w:hAnsi="Palatino Linotype"/>
        </w:rPr>
        <w:t xml:space="preserve">ão sabia </w:t>
      </w:r>
      <w:r w:rsidR="00DC2907">
        <w:rPr>
          <w:rFonts w:ascii="Palatino Linotype" w:eastAsiaTheme="minorEastAsia" w:hAnsi="Palatino Linotype"/>
        </w:rPr>
        <w:t>com o que estaria armado. Os passos se aproxima</w:t>
      </w:r>
      <w:r w:rsidR="00453C64">
        <w:rPr>
          <w:rFonts w:ascii="Palatino Linotype" w:eastAsiaTheme="minorEastAsia" w:hAnsi="Palatino Linotype"/>
        </w:rPr>
        <w:t xml:space="preserve">vam cada vez mais enquanto Álvares continuava a </w:t>
      </w:r>
      <w:r w:rsidR="00FA4E7B">
        <w:rPr>
          <w:rFonts w:ascii="Palatino Linotype" w:eastAsiaTheme="minorEastAsia" w:hAnsi="Palatino Linotype"/>
        </w:rPr>
        <w:t>fingir que estava dormindo, se quem estivesse ali fosse bem treinado conseguiu ver a tensão em seu pescoço,</w:t>
      </w:r>
      <w:r w:rsidR="00DC2907">
        <w:rPr>
          <w:rFonts w:ascii="Palatino Linotype" w:eastAsiaTheme="minorEastAsia" w:hAnsi="Palatino Linotype"/>
        </w:rPr>
        <w:t xml:space="preserve"> </w:t>
      </w:r>
      <w:r w:rsidR="00FA4E7B">
        <w:rPr>
          <w:rFonts w:ascii="Palatino Linotype" w:eastAsiaTheme="minorEastAsia" w:hAnsi="Palatino Linotype"/>
        </w:rPr>
        <w:t xml:space="preserve">algo que não conseguiria esconder. </w:t>
      </w:r>
    </w:p>
    <w:p w14:paraId="434CE0DF" w14:textId="77777777" w:rsidR="004F1F78" w:rsidRDefault="00BD6E79" w:rsidP="000D0008">
      <w:pPr>
        <w:ind w:firstLine="708"/>
        <w:jc w:val="both"/>
        <w:rPr>
          <w:rFonts w:ascii="Palatino Linotype" w:eastAsiaTheme="minorEastAsia" w:hAnsi="Palatino Linotype"/>
        </w:rPr>
      </w:pPr>
      <w:r>
        <w:rPr>
          <w:rFonts w:ascii="Palatino Linotype" w:eastAsiaTheme="minorEastAsia" w:hAnsi="Palatino Linotype"/>
        </w:rPr>
        <w:t xml:space="preserve">Os passos agora se encontravam ao lado da cama, Álvares então </w:t>
      </w:r>
      <w:r w:rsidR="000D0008">
        <w:rPr>
          <w:rFonts w:ascii="Palatino Linotype" w:eastAsiaTheme="minorEastAsia" w:hAnsi="Palatino Linotype"/>
        </w:rPr>
        <w:t xml:space="preserve">mexeu rapidamente seus pés para chamar a atenção de quem for que estivesse lá. </w:t>
      </w:r>
      <w:r w:rsidR="00BE3905">
        <w:rPr>
          <w:rFonts w:ascii="Palatino Linotype" w:eastAsiaTheme="minorEastAsia" w:hAnsi="Palatino Linotype"/>
        </w:rPr>
        <w:t xml:space="preserve">Abriu seus olhos </w:t>
      </w:r>
      <w:r w:rsidR="00BE3905">
        <w:rPr>
          <w:rFonts w:ascii="Palatino Linotype" w:eastAsiaTheme="minorEastAsia" w:hAnsi="Palatino Linotype"/>
        </w:rPr>
        <w:lastRenderedPageBreak/>
        <w:t xml:space="preserve">rapidamente, não parecia ser ninguém que conhecesse. Quem estava ali caiu na armadilha e olhou para os pés de </w:t>
      </w:r>
      <w:r w:rsidR="00F8003F">
        <w:rPr>
          <w:rFonts w:ascii="Palatino Linotype" w:eastAsiaTheme="minorEastAsia" w:hAnsi="Palatino Linotype"/>
        </w:rPr>
        <w:t>Álvares</w:t>
      </w:r>
      <w:r w:rsidR="00BE3905">
        <w:rPr>
          <w:rFonts w:ascii="Palatino Linotype" w:eastAsiaTheme="minorEastAsia" w:hAnsi="Palatino Linotype"/>
        </w:rPr>
        <w:t xml:space="preserve"> que </w:t>
      </w:r>
      <w:r w:rsidR="00F8003F">
        <w:rPr>
          <w:rFonts w:ascii="Palatino Linotype" w:eastAsiaTheme="minorEastAsia" w:hAnsi="Palatino Linotype"/>
        </w:rPr>
        <w:t xml:space="preserve">já se encontravam em contado com o chão. O traidor então </w:t>
      </w:r>
      <w:r w:rsidR="00E03EBC">
        <w:rPr>
          <w:rFonts w:ascii="Palatino Linotype" w:eastAsiaTheme="minorEastAsia" w:hAnsi="Palatino Linotype"/>
        </w:rPr>
        <w:t xml:space="preserve">percebendo a armadilha se abaixa virando para trás fazendo a transição para uma pistola, deveria ser um calibre .17 ou .22, estava com um silenciador. </w:t>
      </w:r>
      <w:r w:rsidR="00387B6D">
        <w:rPr>
          <w:rFonts w:ascii="Palatino Linotype" w:eastAsiaTheme="minorEastAsia" w:hAnsi="Palatino Linotype"/>
        </w:rPr>
        <w:t xml:space="preserve">Era obvio, silenciador. </w:t>
      </w:r>
      <w:r w:rsidR="00246438">
        <w:rPr>
          <w:rFonts w:ascii="Palatino Linotype" w:eastAsiaTheme="minorEastAsia" w:hAnsi="Palatino Linotype"/>
        </w:rPr>
        <w:t xml:space="preserve">O traidor ainda estava abaixado, Álvares </w:t>
      </w:r>
      <w:r w:rsidR="00AF2B99">
        <w:rPr>
          <w:rFonts w:ascii="Palatino Linotype" w:eastAsiaTheme="minorEastAsia" w:hAnsi="Palatino Linotype"/>
        </w:rPr>
        <w:t>então se coloc</w:t>
      </w:r>
      <w:r w:rsidR="00316597">
        <w:rPr>
          <w:rFonts w:ascii="Palatino Linotype" w:eastAsiaTheme="minorEastAsia" w:hAnsi="Palatino Linotype"/>
        </w:rPr>
        <w:t>ou</w:t>
      </w:r>
      <w:r w:rsidR="00AF2B99">
        <w:rPr>
          <w:rFonts w:ascii="Palatino Linotype" w:eastAsiaTheme="minorEastAsia" w:hAnsi="Palatino Linotype"/>
        </w:rPr>
        <w:t xml:space="preserve"> do lado oposto ao oque o traidor, abaixado, estava virado. </w:t>
      </w:r>
      <w:r w:rsidR="00316597">
        <w:rPr>
          <w:rFonts w:ascii="Palatino Linotype" w:eastAsiaTheme="minorEastAsia" w:hAnsi="Palatino Linotype"/>
        </w:rPr>
        <w:t xml:space="preserve"> </w:t>
      </w:r>
      <w:r w:rsidR="00992308">
        <w:rPr>
          <w:rFonts w:ascii="Palatino Linotype" w:eastAsiaTheme="minorEastAsia" w:hAnsi="Palatino Linotype"/>
        </w:rPr>
        <w:t xml:space="preserve">Ele se levanta e com a pistola afrente do Álvares tenta lhe acertar um tiro que </w:t>
      </w:r>
      <w:r w:rsidR="00F539C7">
        <w:rPr>
          <w:rFonts w:ascii="Palatino Linotype" w:eastAsiaTheme="minorEastAsia" w:hAnsi="Palatino Linotype"/>
        </w:rPr>
        <w:t xml:space="preserve">errou pois Álvares havia empurrado o braço que segurava a pistola para o lado. Não deveria ser alguém qualquer. </w:t>
      </w:r>
      <w:r w:rsidR="009169BF">
        <w:rPr>
          <w:rFonts w:ascii="Palatino Linotype" w:eastAsiaTheme="minorEastAsia" w:hAnsi="Palatino Linotype"/>
        </w:rPr>
        <w:t>Álvares joelha a arma que caí no chão enquanto</w:t>
      </w:r>
      <w:r w:rsidR="0034569F">
        <w:rPr>
          <w:rFonts w:ascii="Palatino Linotype" w:eastAsiaTheme="minorEastAsia" w:hAnsi="Palatino Linotype"/>
        </w:rPr>
        <w:t xml:space="preserve"> acerta um chute no rosto dele. Que rapidamente responde </w:t>
      </w:r>
      <w:r w:rsidR="00807153">
        <w:rPr>
          <w:rFonts w:ascii="Palatino Linotype" w:eastAsiaTheme="minorEastAsia" w:hAnsi="Palatino Linotype"/>
        </w:rPr>
        <w:t xml:space="preserve">tentando lhe acertar um gancho </w:t>
      </w:r>
      <w:r w:rsidR="00C53D29">
        <w:rPr>
          <w:rFonts w:ascii="Palatino Linotype" w:eastAsiaTheme="minorEastAsia" w:hAnsi="Palatino Linotype"/>
        </w:rPr>
        <w:t xml:space="preserve">direto vindo pelo lado. Álvares desvia abaixando e passando uma rasteira nele. </w:t>
      </w:r>
      <w:r w:rsidR="00693A78">
        <w:rPr>
          <w:rFonts w:ascii="Palatino Linotype" w:eastAsiaTheme="minorEastAsia" w:hAnsi="Palatino Linotype"/>
        </w:rPr>
        <w:t xml:space="preserve">Álvares então chuta a pistola para longe enquanto </w:t>
      </w:r>
      <w:r w:rsidR="001D5298">
        <w:rPr>
          <w:rFonts w:ascii="Palatino Linotype" w:eastAsiaTheme="minorEastAsia" w:hAnsi="Palatino Linotype"/>
        </w:rPr>
        <w:t xml:space="preserve">o levanta, para lhe acertar seu próprio </w:t>
      </w:r>
      <w:r w:rsidR="00A83927">
        <w:rPr>
          <w:rFonts w:ascii="Palatino Linotype" w:eastAsiaTheme="minorEastAsia" w:hAnsi="Palatino Linotype"/>
        </w:rPr>
        <w:t xml:space="preserve">gancho direto. O traidor rapidamente caí no chão, desacordado. </w:t>
      </w:r>
      <w:r w:rsidR="00AB0695">
        <w:rPr>
          <w:rFonts w:ascii="Palatino Linotype" w:eastAsiaTheme="minorEastAsia" w:hAnsi="Palatino Linotype"/>
        </w:rPr>
        <w:t xml:space="preserve">Álvares então, cansado e lesionado, liga a luz do seu quarto. </w:t>
      </w:r>
      <w:r w:rsidR="0094573F">
        <w:rPr>
          <w:rFonts w:ascii="Palatino Linotype" w:eastAsiaTheme="minorEastAsia" w:hAnsi="Palatino Linotype"/>
        </w:rPr>
        <w:t xml:space="preserve">Major. Era o major com quem havia lutado. </w:t>
      </w:r>
      <w:r w:rsidR="00BE0B93">
        <w:rPr>
          <w:rFonts w:ascii="Palatino Linotype" w:eastAsiaTheme="minorEastAsia" w:hAnsi="Palatino Linotype"/>
        </w:rPr>
        <w:t>Por quê</w:t>
      </w:r>
      <w:r w:rsidR="0094573F">
        <w:rPr>
          <w:rFonts w:ascii="Palatino Linotype" w:eastAsiaTheme="minorEastAsia" w:hAnsi="Palatino Linotype"/>
        </w:rPr>
        <w:t xml:space="preserve">? </w:t>
      </w:r>
      <w:r w:rsidR="005A1553">
        <w:rPr>
          <w:rFonts w:ascii="Palatino Linotype" w:eastAsiaTheme="minorEastAsia" w:hAnsi="Palatino Linotype"/>
        </w:rPr>
        <w:t xml:space="preserve">Álvares havia dado o recado, a qualquer momento poderia soltar para a mídia o pendrive que estava... Estava com Victor. </w:t>
      </w:r>
    </w:p>
    <w:p w14:paraId="6B2976FA" w14:textId="70ECCB25" w:rsidR="00A0095D" w:rsidRDefault="005A1553" w:rsidP="000D0008">
      <w:pPr>
        <w:ind w:firstLine="708"/>
        <w:jc w:val="both"/>
        <w:rPr>
          <w:rFonts w:ascii="Palatino Linotype" w:eastAsiaTheme="minorEastAsia" w:hAnsi="Palatino Linotype"/>
        </w:rPr>
      </w:pPr>
      <w:r>
        <w:rPr>
          <w:rFonts w:ascii="Palatino Linotype" w:eastAsiaTheme="minorEastAsia" w:hAnsi="Palatino Linotype"/>
        </w:rPr>
        <w:t>Diante dessa revelação rapidamente correu por entre os corredores</w:t>
      </w:r>
      <w:r w:rsidR="00942416">
        <w:rPr>
          <w:rFonts w:ascii="Palatino Linotype" w:eastAsiaTheme="minorEastAsia" w:hAnsi="Palatino Linotype"/>
        </w:rPr>
        <w:t>. Chegou ao aposento de Victor, a porta estava aberta. Victor dormia tranquilamente</w:t>
      </w:r>
      <w:r w:rsidR="004F1F78">
        <w:rPr>
          <w:rFonts w:ascii="Palatino Linotype" w:eastAsiaTheme="minorEastAsia" w:hAnsi="Palatino Linotype"/>
        </w:rPr>
        <w:t>, mas as gavetas estavam abertas. Álvares chega ao lado de Victor e o acorda</w:t>
      </w:r>
      <w:r w:rsidR="00784253">
        <w:rPr>
          <w:rFonts w:ascii="Palatino Linotype" w:eastAsiaTheme="minorEastAsia" w:hAnsi="Palatino Linotype"/>
        </w:rPr>
        <w:t xml:space="preserve">. Victor parecia assustado. </w:t>
      </w:r>
    </w:p>
    <w:p w14:paraId="211DBB66" w14:textId="27F04C2F" w:rsidR="00784253" w:rsidRDefault="00784253" w:rsidP="002F160B">
      <w:pPr>
        <w:ind w:firstLine="708"/>
        <w:jc w:val="both"/>
        <w:rPr>
          <w:rFonts w:ascii="Palatino Linotype" w:eastAsiaTheme="minorEastAsia" w:hAnsi="Palatino Linotype"/>
        </w:rPr>
      </w:pPr>
      <w:r>
        <w:rPr>
          <w:rFonts w:ascii="Palatino Linotype" w:eastAsiaTheme="minorEastAsia" w:hAnsi="Palatino Linotype"/>
        </w:rPr>
        <w:t>-Victor?</w:t>
      </w:r>
    </w:p>
    <w:p w14:paraId="383D724A" w14:textId="2EB8F53A" w:rsidR="00784253" w:rsidRDefault="00784253" w:rsidP="002F160B">
      <w:pPr>
        <w:ind w:firstLine="708"/>
        <w:jc w:val="both"/>
        <w:rPr>
          <w:rFonts w:ascii="Palatino Linotype" w:eastAsiaTheme="minorEastAsia" w:hAnsi="Palatino Linotype"/>
        </w:rPr>
      </w:pPr>
      <w:r>
        <w:rPr>
          <w:rFonts w:ascii="Palatino Linotype" w:eastAsiaTheme="minorEastAsia" w:hAnsi="Palatino Linotype"/>
        </w:rPr>
        <w:t xml:space="preserve">-Hum. </w:t>
      </w:r>
    </w:p>
    <w:p w14:paraId="2AA6D1AF" w14:textId="48A75FF2" w:rsidR="00784253" w:rsidRDefault="00784253" w:rsidP="002F160B">
      <w:pPr>
        <w:ind w:firstLine="708"/>
        <w:jc w:val="both"/>
        <w:rPr>
          <w:rFonts w:ascii="Palatino Linotype" w:eastAsiaTheme="minorEastAsia" w:hAnsi="Palatino Linotype"/>
        </w:rPr>
      </w:pPr>
      <w:r>
        <w:rPr>
          <w:rFonts w:ascii="Palatino Linotype" w:eastAsiaTheme="minorEastAsia" w:hAnsi="Palatino Linotype"/>
        </w:rPr>
        <w:t>-Onde está o pendrive que eu te entreguei?</w:t>
      </w:r>
    </w:p>
    <w:p w14:paraId="431586B5" w14:textId="6D18E3A9" w:rsidR="00784253" w:rsidRDefault="00784253" w:rsidP="002F160B">
      <w:pPr>
        <w:ind w:firstLine="708"/>
        <w:jc w:val="both"/>
        <w:rPr>
          <w:rFonts w:ascii="Palatino Linotype" w:eastAsiaTheme="minorEastAsia" w:hAnsi="Palatino Linotype"/>
        </w:rPr>
      </w:pPr>
      <w:r>
        <w:rPr>
          <w:rFonts w:ascii="Palatino Linotype" w:eastAsiaTheme="minorEastAsia" w:hAnsi="Palatino Linotype"/>
        </w:rPr>
        <w:t>-</w:t>
      </w:r>
      <w:r w:rsidR="007E61A8">
        <w:rPr>
          <w:rFonts w:ascii="Palatino Linotype" w:eastAsiaTheme="minorEastAsia" w:hAnsi="Palatino Linotype"/>
        </w:rPr>
        <w:t xml:space="preserve">Na gaveta. </w:t>
      </w:r>
    </w:p>
    <w:p w14:paraId="0DDC3D66" w14:textId="5CD07FC6" w:rsidR="007E61A8" w:rsidRDefault="007E61A8" w:rsidP="002F160B">
      <w:pPr>
        <w:ind w:firstLine="708"/>
        <w:jc w:val="both"/>
        <w:rPr>
          <w:rFonts w:ascii="Palatino Linotype" w:eastAsiaTheme="minorEastAsia" w:hAnsi="Palatino Linotype"/>
        </w:rPr>
      </w:pPr>
      <w:r>
        <w:rPr>
          <w:rFonts w:ascii="Palatino Linotype" w:eastAsiaTheme="minorEastAsia" w:hAnsi="Palatino Linotype"/>
        </w:rPr>
        <w:t>-Qual delas?</w:t>
      </w:r>
    </w:p>
    <w:p w14:paraId="57390617" w14:textId="7C62B734" w:rsidR="007E61A8" w:rsidRDefault="007E61A8" w:rsidP="002F160B">
      <w:pPr>
        <w:ind w:firstLine="708"/>
        <w:jc w:val="both"/>
        <w:rPr>
          <w:rFonts w:ascii="Palatino Linotype" w:eastAsiaTheme="minorEastAsia" w:hAnsi="Palatino Linotype"/>
        </w:rPr>
      </w:pPr>
      <w:r>
        <w:rPr>
          <w:rFonts w:ascii="Palatino Linotype" w:eastAsiaTheme="minorEastAsia" w:hAnsi="Palatino Linotype"/>
        </w:rPr>
        <w:t xml:space="preserve">-A primeira. </w:t>
      </w:r>
    </w:p>
    <w:p w14:paraId="19D5EA0E" w14:textId="31983EC2" w:rsidR="007E61A8" w:rsidRDefault="007E61A8" w:rsidP="001A6E78">
      <w:pPr>
        <w:pStyle w:val="Estilo2"/>
      </w:pPr>
      <w:r>
        <w:tab/>
      </w:r>
      <w:r w:rsidR="00C7519E">
        <w:t xml:space="preserve">Álvares rapidamente abriu a primeira gaveta. Estava vazia. </w:t>
      </w:r>
      <w:r>
        <w:t>Droga. O major agora tinha o Pendrive</w:t>
      </w:r>
      <w:r w:rsidR="00AF6617">
        <w:t>, talvez ainda estivesse com ele. Sim. Talvez. Se despediu de Victor e rapidamente correu de volta ao aposento. O Major não estava mais lá.</w:t>
      </w:r>
      <w:r w:rsidR="00057D6E">
        <w:t xml:space="preserve"> “Que droga!” Pensou Álvares com raiva. </w:t>
      </w:r>
      <w:r w:rsidR="00D516A8">
        <w:t>Provavelmente agora seria convidado a deixar seu posto</w:t>
      </w:r>
      <w:r w:rsidR="000B5EC8">
        <w:t xml:space="preserve">. Eles tinham provas. Droga. Não, não. </w:t>
      </w:r>
      <w:r w:rsidR="00343690">
        <w:t xml:space="preserve">Álvares percebeu a fadiga em seus músculos, a adrenalina já havia acabado. </w:t>
      </w:r>
      <w:r w:rsidR="00EA29B9">
        <w:t xml:space="preserve">Droga... </w:t>
      </w:r>
    </w:p>
    <w:p w14:paraId="118D851A" w14:textId="7D37FA67" w:rsidR="000A713F" w:rsidRDefault="000A713F" w:rsidP="0051639B">
      <w:pPr>
        <w:jc w:val="both"/>
        <w:rPr>
          <w:rFonts w:ascii="Palatino Linotype" w:eastAsiaTheme="minorEastAsia" w:hAnsi="Palatino Linotype"/>
        </w:rPr>
      </w:pPr>
      <w:r>
        <w:rPr>
          <w:rFonts w:ascii="Palatino Linotype" w:eastAsiaTheme="minorEastAsia" w:hAnsi="Palatino Linotype"/>
        </w:rPr>
        <w:tab/>
      </w:r>
    </w:p>
    <w:p w14:paraId="582A55B4" w14:textId="72EB0FFB" w:rsidR="004A6699" w:rsidRPr="00B95FE3" w:rsidRDefault="004A6699" w:rsidP="46497B90">
      <w:pPr>
        <w:pStyle w:val="Ttulo"/>
        <w:ind w:left="2832"/>
        <w:rPr>
          <w:rFonts w:hint="eastAsia"/>
        </w:rPr>
      </w:pPr>
    </w:p>
    <w:p w14:paraId="45848779" w14:textId="07AC5B2B" w:rsidR="00F0482B" w:rsidRPr="00B95FE3" w:rsidRDefault="00F0482B" w:rsidP="46497B90">
      <w:pPr>
        <w:pStyle w:val="Ttulo"/>
        <w:ind w:left="2832"/>
        <w:rPr>
          <w:rFonts w:hint="eastAsia"/>
        </w:rPr>
      </w:pPr>
    </w:p>
    <w:p w14:paraId="77AC9AAB" w14:textId="6EBE9C10" w:rsidR="00BC1C82" w:rsidRPr="00B95FE3" w:rsidRDefault="00BC1C82" w:rsidP="46497B90">
      <w:pPr>
        <w:pStyle w:val="Ttulo"/>
        <w:ind w:left="2832"/>
        <w:rPr>
          <w:rFonts w:hint="eastAsia"/>
        </w:rPr>
      </w:pPr>
    </w:p>
    <w:p w14:paraId="2DFC795C" w14:textId="2D5BF995" w:rsidR="00F86551" w:rsidRPr="00B95FE3" w:rsidRDefault="00F86551" w:rsidP="46497B90">
      <w:pPr>
        <w:pStyle w:val="Ttulo"/>
        <w:ind w:left="2832"/>
        <w:rPr>
          <w:rFonts w:hint="eastAsia"/>
        </w:rPr>
      </w:pPr>
    </w:p>
    <w:p w14:paraId="015C37CA" w14:textId="2D8097CA" w:rsidR="00176F6B" w:rsidRPr="00B95FE3" w:rsidRDefault="00176F6B" w:rsidP="46497B90">
      <w:pPr>
        <w:pStyle w:val="Ttulo"/>
        <w:ind w:left="2832"/>
        <w:rPr>
          <w:rFonts w:hint="eastAsia"/>
        </w:rPr>
      </w:pPr>
    </w:p>
    <w:p w14:paraId="64B33612" w14:textId="46F6B68A" w:rsidR="00FB0A78" w:rsidRPr="00B95FE3" w:rsidRDefault="00FB0A78" w:rsidP="46497B90">
      <w:pPr>
        <w:pStyle w:val="Ttulo"/>
        <w:ind w:left="2832"/>
        <w:rPr>
          <w:rFonts w:hint="eastAsia"/>
        </w:rPr>
      </w:pPr>
    </w:p>
    <w:p w14:paraId="66CBAB5F" w14:textId="77777777" w:rsidR="00FB0A78" w:rsidRDefault="00FB0A78" w:rsidP="00B440C8">
      <w:pPr>
        <w:jc w:val="both"/>
      </w:pPr>
    </w:p>
    <w:p w14:paraId="782C72AC" w14:textId="77777777" w:rsidR="00FB0A78" w:rsidRDefault="00FB0A78" w:rsidP="00B440C8">
      <w:pPr>
        <w:jc w:val="both"/>
      </w:pPr>
    </w:p>
    <w:p w14:paraId="70607C53" w14:textId="77777777" w:rsidR="00FB0A78" w:rsidRDefault="00FB0A78" w:rsidP="00B440C8">
      <w:pPr>
        <w:jc w:val="both"/>
      </w:pPr>
    </w:p>
    <w:p w14:paraId="313D8F29" w14:textId="77777777" w:rsidR="00FB0A78" w:rsidRDefault="00FB0A78" w:rsidP="00B440C8">
      <w:pPr>
        <w:jc w:val="both"/>
      </w:pPr>
    </w:p>
    <w:p w14:paraId="7B79E5BD" w14:textId="77777777" w:rsidR="00BA59A3" w:rsidRDefault="00BA59A3" w:rsidP="00BA59A3">
      <w:pPr>
        <w:jc w:val="both"/>
      </w:pPr>
    </w:p>
    <w:p w14:paraId="0AF2C8CA" w14:textId="77777777" w:rsidR="00E96C16" w:rsidRPr="00B440C8" w:rsidRDefault="00E96C16" w:rsidP="00BA59A3">
      <w:pPr>
        <w:jc w:val="both"/>
      </w:pPr>
    </w:p>
    <w:p w14:paraId="671E3570" w14:textId="258D060B" w:rsidR="002C5DC7" w:rsidRDefault="155EF08D" w:rsidP="00987183">
      <w:pPr>
        <w:pStyle w:val="Estilo1"/>
        <w:rPr>
          <w:rFonts w:hint="eastAsia"/>
        </w:rPr>
      </w:pPr>
      <w:bookmarkStart w:id="36" w:name="_Toc1057896343"/>
      <w:r>
        <w:t>19 GUTH</w:t>
      </w:r>
      <w:bookmarkEnd w:id="36"/>
    </w:p>
    <w:p w14:paraId="2AD7B78F" w14:textId="77777777" w:rsidR="002C5DC7" w:rsidRDefault="002C5DC7" w:rsidP="00987183">
      <w:pPr>
        <w:pStyle w:val="Estilo1"/>
        <w:rPr>
          <w:rFonts w:hint="eastAsia"/>
        </w:rPr>
      </w:pPr>
    </w:p>
    <w:p w14:paraId="7B01984B" w14:textId="77777777" w:rsidR="002C5DC7" w:rsidRDefault="002C5DC7" w:rsidP="00987183">
      <w:pPr>
        <w:pStyle w:val="Estilo1"/>
        <w:rPr>
          <w:rFonts w:hint="eastAsia"/>
        </w:rPr>
      </w:pPr>
    </w:p>
    <w:p w14:paraId="35784E44" w14:textId="77777777" w:rsidR="002C5DC7" w:rsidRDefault="002C5DC7" w:rsidP="00987183">
      <w:pPr>
        <w:pStyle w:val="Estilo1"/>
        <w:rPr>
          <w:rFonts w:hint="eastAsia"/>
        </w:rPr>
      </w:pPr>
    </w:p>
    <w:p w14:paraId="5CC56924" w14:textId="77777777" w:rsidR="002C5DC7" w:rsidRDefault="002C5DC7" w:rsidP="00987183">
      <w:pPr>
        <w:pStyle w:val="Estilo1"/>
        <w:rPr>
          <w:rFonts w:hint="eastAsia"/>
        </w:rPr>
      </w:pPr>
    </w:p>
    <w:p w14:paraId="152C81A7" w14:textId="77777777" w:rsidR="002C5DC7" w:rsidRDefault="002C5DC7" w:rsidP="00987183">
      <w:pPr>
        <w:pStyle w:val="Estilo1"/>
        <w:rPr>
          <w:rFonts w:hint="eastAsia"/>
        </w:rPr>
      </w:pPr>
    </w:p>
    <w:p w14:paraId="4FD866D7" w14:textId="77777777" w:rsidR="002C5DC7" w:rsidRDefault="002C5DC7" w:rsidP="00987183">
      <w:pPr>
        <w:pStyle w:val="Estilo1"/>
        <w:rPr>
          <w:rFonts w:hint="eastAsia"/>
        </w:rPr>
      </w:pPr>
    </w:p>
    <w:p w14:paraId="39A57494" w14:textId="77777777" w:rsidR="002C5DC7" w:rsidRDefault="002C5DC7" w:rsidP="00987183">
      <w:pPr>
        <w:pStyle w:val="Estilo1"/>
        <w:rPr>
          <w:rFonts w:hint="eastAsia"/>
        </w:rPr>
      </w:pPr>
    </w:p>
    <w:p w14:paraId="1D7CA19D" w14:textId="77777777" w:rsidR="002C5DC7" w:rsidRDefault="002C5DC7" w:rsidP="00987183">
      <w:pPr>
        <w:pStyle w:val="Estilo1"/>
        <w:rPr>
          <w:rFonts w:hint="eastAsia"/>
        </w:rPr>
      </w:pPr>
    </w:p>
    <w:p w14:paraId="25235A25" w14:textId="77777777" w:rsidR="002C5DC7" w:rsidRDefault="002C5DC7" w:rsidP="00987183">
      <w:pPr>
        <w:pStyle w:val="Estilo1"/>
        <w:rPr>
          <w:rFonts w:hint="eastAsia"/>
        </w:rPr>
      </w:pPr>
    </w:p>
    <w:p w14:paraId="123A6AE0" w14:textId="77777777" w:rsidR="002C5DC7" w:rsidRDefault="002C5DC7" w:rsidP="00987183">
      <w:pPr>
        <w:pStyle w:val="Estilo1"/>
        <w:rPr>
          <w:rFonts w:hint="eastAsia"/>
        </w:rPr>
      </w:pPr>
    </w:p>
    <w:p w14:paraId="383D2D64" w14:textId="58460BAA" w:rsidR="00987183" w:rsidRDefault="155EF08D" w:rsidP="00987183">
      <w:pPr>
        <w:pStyle w:val="Estilo1"/>
        <w:rPr>
          <w:rFonts w:hint="eastAsia"/>
        </w:rPr>
      </w:pPr>
      <w:bookmarkStart w:id="37" w:name="_Toc53175727"/>
      <w:r>
        <w:t>20 Idris (</w:t>
      </w:r>
      <w:r w:rsidRPr="155EF08D">
        <w:rPr>
          <w:rFonts w:ascii="Electra LT Std Display" w:hAnsi="Electra LT Std Display"/>
        </w:rPr>
        <w:t>II</w:t>
      </w:r>
      <w:r>
        <w:t>)</w:t>
      </w:r>
      <w:bookmarkEnd w:id="37"/>
    </w:p>
    <w:p w14:paraId="1E031D7D" w14:textId="77777777" w:rsidR="00987183" w:rsidRDefault="00987183" w:rsidP="00987183">
      <w:pPr>
        <w:pStyle w:val="Estilo2"/>
      </w:pPr>
      <w:r>
        <w:tab/>
      </w:r>
    </w:p>
    <w:p w14:paraId="788EF4D0" w14:textId="4F781301" w:rsidR="00987183" w:rsidRDefault="00987183" w:rsidP="00987183">
      <w:pPr>
        <w:pStyle w:val="Estilo2"/>
        <w:ind w:firstLine="708"/>
        <w:rPr>
          <w:rFonts w:eastAsiaTheme="majorEastAsia" w:cstheme="majorBidi"/>
        </w:rPr>
      </w:pPr>
      <w:r>
        <w:t xml:space="preserve">A noite estava caindo sobre o castelo de concreto de Dris. A maioria dos membros já havia chegado, </w:t>
      </w:r>
      <w:r>
        <w:rPr>
          <w:rFonts w:eastAsiaTheme="majorEastAsia" w:cstheme="majorBidi"/>
        </w:rPr>
        <w:t xml:space="preserve">Dominik parecia meio bêbado enquanto conversava com os criados. Idris entrou pela porta principal, em suas mãos levava uma pasta, seguido por um criado que levava as outras sete. </w:t>
      </w:r>
    </w:p>
    <w:p w14:paraId="1F52B671" w14:textId="73C02A55" w:rsidR="00987183" w:rsidRDefault="00987183" w:rsidP="00987183">
      <w:pPr>
        <w:pStyle w:val="Estilo2"/>
        <w:ind w:firstLine="708"/>
        <w:rPr>
          <w:rFonts w:eastAsiaTheme="majorEastAsia" w:cstheme="majorBidi"/>
        </w:rPr>
      </w:pPr>
      <w:r>
        <w:rPr>
          <w:rFonts w:eastAsiaTheme="majorEastAsia" w:cstheme="majorBidi"/>
        </w:rPr>
        <w:t>-Peguem suas pastas</w:t>
      </w:r>
      <w:r w:rsidR="008528B8">
        <w:rPr>
          <w:rFonts w:eastAsiaTheme="majorEastAsia" w:cstheme="majorBidi"/>
        </w:rPr>
        <w:t>, senhores.</w:t>
      </w:r>
      <w:r w:rsidR="00AD57BC">
        <w:rPr>
          <w:rFonts w:eastAsiaTheme="majorEastAsia" w:cstheme="majorBidi"/>
        </w:rPr>
        <w:t xml:space="preserve"> Hoje debateremos um tema importante</w:t>
      </w:r>
      <w:r>
        <w:rPr>
          <w:rFonts w:eastAsiaTheme="majorEastAsia" w:cstheme="majorBidi"/>
        </w:rPr>
        <w:t xml:space="preserve"> – Disse Dris, estudando os presentes com os olhos. </w:t>
      </w:r>
      <w:r w:rsidR="00D8276B">
        <w:rPr>
          <w:rFonts w:eastAsiaTheme="majorEastAsia" w:cstheme="majorBidi"/>
        </w:rPr>
        <w:t>-,</w:t>
      </w:r>
      <w:r w:rsidR="00AD57BC">
        <w:rPr>
          <w:rFonts w:eastAsiaTheme="majorEastAsia" w:cstheme="majorBidi"/>
        </w:rPr>
        <w:t xml:space="preserve"> </w:t>
      </w:r>
      <w:r w:rsidR="00D8276B">
        <w:rPr>
          <w:rFonts w:eastAsiaTheme="majorEastAsia" w:cstheme="majorBidi"/>
        </w:rPr>
        <w:t>retaliação.</w:t>
      </w:r>
    </w:p>
    <w:p w14:paraId="70C07911" w14:textId="77777777" w:rsidR="00322B62" w:rsidRDefault="00987183" w:rsidP="00987183">
      <w:pPr>
        <w:pStyle w:val="Estilo2"/>
        <w:ind w:firstLine="708"/>
        <w:rPr>
          <w:rFonts w:eastAsiaTheme="majorEastAsia" w:cstheme="majorBidi"/>
        </w:rPr>
      </w:pPr>
      <w:r>
        <w:rPr>
          <w:rFonts w:eastAsiaTheme="majorEastAsia" w:cstheme="majorBidi"/>
        </w:rPr>
        <w:t>O criado distribuiu as pastas e os convidados a</w:t>
      </w:r>
      <w:r w:rsidR="00D837ED">
        <w:rPr>
          <w:rFonts w:eastAsiaTheme="majorEastAsia" w:cstheme="majorBidi"/>
        </w:rPr>
        <w:t>s</w:t>
      </w:r>
      <w:r>
        <w:rPr>
          <w:rFonts w:eastAsiaTheme="majorEastAsia" w:cstheme="majorBidi"/>
        </w:rPr>
        <w:t xml:space="preserve"> abriram</w:t>
      </w:r>
      <w:r w:rsidR="00C62171">
        <w:rPr>
          <w:rFonts w:eastAsiaTheme="majorEastAsia" w:cstheme="majorBidi"/>
        </w:rPr>
        <w:t>,</w:t>
      </w:r>
      <w:r w:rsidR="00FB0D99">
        <w:rPr>
          <w:rFonts w:eastAsiaTheme="majorEastAsia" w:cstheme="majorBidi"/>
        </w:rPr>
        <w:t xml:space="preserve"> Dominik parecia tentar se ajeitar</w:t>
      </w:r>
      <w:r>
        <w:rPr>
          <w:rFonts w:eastAsiaTheme="majorEastAsia" w:cstheme="majorBidi"/>
        </w:rPr>
        <w:t>.</w:t>
      </w:r>
    </w:p>
    <w:p w14:paraId="0367B980" w14:textId="77777777" w:rsidR="00B927F3" w:rsidRDefault="00322B62" w:rsidP="00987183">
      <w:pPr>
        <w:pStyle w:val="Estilo2"/>
        <w:ind w:firstLine="708"/>
        <w:rPr>
          <w:rFonts w:eastAsiaTheme="majorEastAsia" w:cstheme="majorBidi"/>
        </w:rPr>
      </w:pPr>
      <w:r>
        <w:rPr>
          <w:rFonts w:eastAsiaTheme="majorEastAsia" w:cstheme="majorBidi"/>
        </w:rPr>
        <w:t>-</w:t>
      </w:r>
      <w:r w:rsidR="00090233">
        <w:rPr>
          <w:rFonts w:eastAsiaTheme="majorEastAsia" w:cstheme="majorBidi"/>
        </w:rPr>
        <w:t>Por que</w:t>
      </w:r>
      <w:r w:rsidR="00625E99">
        <w:rPr>
          <w:rFonts w:eastAsiaTheme="majorEastAsia" w:cstheme="majorBidi"/>
        </w:rPr>
        <w:t xml:space="preserve"> não só lançamos misseis em direção </w:t>
      </w:r>
      <w:r w:rsidR="007F2001">
        <w:rPr>
          <w:rFonts w:eastAsiaTheme="majorEastAsia" w:cstheme="majorBidi"/>
        </w:rPr>
        <w:t>as cidades</w:t>
      </w:r>
      <w:r w:rsidR="00090233">
        <w:rPr>
          <w:rFonts w:eastAsiaTheme="majorEastAsia" w:cstheme="majorBidi"/>
        </w:rPr>
        <w:t xml:space="preserve"> importantes</w:t>
      </w:r>
      <w:r w:rsidR="007F2001">
        <w:rPr>
          <w:rFonts w:eastAsiaTheme="majorEastAsia" w:cstheme="majorBidi"/>
        </w:rPr>
        <w:t>?</w:t>
      </w:r>
      <w:r w:rsidR="00090233">
        <w:rPr>
          <w:rFonts w:eastAsiaTheme="majorEastAsia" w:cstheme="majorBidi"/>
        </w:rPr>
        <w:t xml:space="preserve"> – Disse </w:t>
      </w:r>
      <w:r w:rsidR="0040466F">
        <w:rPr>
          <w:rFonts w:eastAsiaTheme="majorEastAsia" w:cstheme="majorBidi"/>
        </w:rPr>
        <w:t>Vladimir</w:t>
      </w:r>
      <w:r w:rsidR="004D05CA">
        <w:rPr>
          <w:rFonts w:eastAsiaTheme="majorEastAsia" w:cstheme="majorBidi"/>
        </w:rPr>
        <w:t xml:space="preserve">, impaciente. </w:t>
      </w:r>
      <w:r w:rsidR="0040466F">
        <w:rPr>
          <w:rFonts w:eastAsiaTheme="majorEastAsia" w:cstheme="majorBidi"/>
        </w:rPr>
        <w:t>–</w:t>
      </w:r>
      <w:r w:rsidR="004D05CA">
        <w:rPr>
          <w:rFonts w:eastAsiaTheme="majorEastAsia" w:cstheme="majorBidi"/>
        </w:rPr>
        <w:t xml:space="preserve"> </w:t>
      </w:r>
      <w:r w:rsidR="00B927F3">
        <w:rPr>
          <w:rFonts w:eastAsiaTheme="majorEastAsia" w:cstheme="majorBidi"/>
        </w:rPr>
        <w:t xml:space="preserve">Seria de maior agrado meu. </w:t>
      </w:r>
    </w:p>
    <w:p w14:paraId="42054CD5" w14:textId="6CAEF3DF" w:rsidR="00D62529" w:rsidRDefault="00B927F3" w:rsidP="00C26621">
      <w:pPr>
        <w:pStyle w:val="Estilo2"/>
        <w:ind w:firstLine="708"/>
        <w:rPr>
          <w:rFonts w:eastAsiaTheme="majorEastAsia" w:cstheme="majorBidi"/>
        </w:rPr>
      </w:pPr>
      <w:r>
        <w:rPr>
          <w:rFonts w:eastAsiaTheme="majorEastAsia" w:cstheme="majorBidi"/>
        </w:rPr>
        <w:t>-</w:t>
      </w:r>
      <w:r w:rsidR="00D41210">
        <w:rPr>
          <w:rFonts w:eastAsiaTheme="majorEastAsia" w:cstheme="majorBidi"/>
        </w:rPr>
        <w:t xml:space="preserve">É uma ideia a ser debatida, meu caro, </w:t>
      </w:r>
      <w:r w:rsidR="00BB4C8D">
        <w:rPr>
          <w:rFonts w:eastAsiaTheme="majorEastAsia" w:cstheme="majorBidi"/>
        </w:rPr>
        <w:t xml:space="preserve">temos </w:t>
      </w:r>
      <w:r w:rsidR="00D025E4">
        <w:rPr>
          <w:rFonts w:eastAsiaTheme="majorEastAsia" w:cstheme="majorBidi"/>
        </w:rPr>
        <w:t>misseis a disposição? Qua</w:t>
      </w:r>
      <w:r w:rsidR="00375557">
        <w:rPr>
          <w:rFonts w:eastAsiaTheme="majorEastAsia" w:cstheme="majorBidi"/>
        </w:rPr>
        <w:t>is</w:t>
      </w:r>
      <w:r w:rsidR="00D025E4">
        <w:rPr>
          <w:rFonts w:eastAsiaTheme="majorEastAsia" w:cstheme="majorBidi"/>
        </w:rPr>
        <w:t xml:space="preserve"> seria nossos alvos? </w:t>
      </w:r>
      <w:r w:rsidR="00991869">
        <w:rPr>
          <w:rFonts w:eastAsiaTheme="majorEastAsia" w:cstheme="majorBidi"/>
        </w:rPr>
        <w:t xml:space="preserve">Isso impediria o plano de Mumppe? Provavelmente não, por isso precisamos de mais </w:t>
      </w:r>
      <w:r w:rsidR="00801070">
        <w:rPr>
          <w:rFonts w:eastAsiaTheme="majorEastAsia" w:cstheme="majorBidi"/>
        </w:rPr>
        <w:t>estratégia</w:t>
      </w:r>
      <w:r w:rsidR="00AB5055">
        <w:rPr>
          <w:rFonts w:eastAsiaTheme="majorEastAsia" w:cstheme="majorBidi"/>
        </w:rPr>
        <w:t xml:space="preserve"> e menos ideias </w:t>
      </w:r>
      <w:r w:rsidR="00645A86">
        <w:rPr>
          <w:rFonts w:eastAsiaTheme="majorEastAsia" w:cstheme="majorBidi"/>
        </w:rPr>
        <w:t>impulsivas</w:t>
      </w:r>
      <w:r w:rsidR="00430BC0">
        <w:rPr>
          <w:rFonts w:eastAsiaTheme="majorEastAsia" w:cstheme="majorBidi"/>
        </w:rPr>
        <w:t xml:space="preserve">. </w:t>
      </w:r>
      <w:r w:rsidR="00C26621">
        <w:rPr>
          <w:rFonts w:eastAsiaTheme="majorEastAsia" w:cstheme="majorBidi"/>
        </w:rPr>
        <w:t xml:space="preserve">– Rebateu </w:t>
      </w:r>
      <w:r w:rsidR="00AE5470">
        <w:rPr>
          <w:rFonts w:eastAsiaTheme="majorEastAsia" w:cstheme="majorBidi"/>
        </w:rPr>
        <w:t xml:space="preserve">Dris. </w:t>
      </w:r>
      <w:r w:rsidR="00E84BDF">
        <w:rPr>
          <w:rFonts w:eastAsiaTheme="majorEastAsia" w:cstheme="majorBidi"/>
        </w:rPr>
        <w:t>–</w:t>
      </w:r>
      <w:r w:rsidR="00AE5470">
        <w:rPr>
          <w:rFonts w:eastAsiaTheme="majorEastAsia" w:cstheme="majorBidi"/>
        </w:rPr>
        <w:t xml:space="preserve"> </w:t>
      </w:r>
      <w:r w:rsidR="00E84BDF">
        <w:rPr>
          <w:rFonts w:eastAsiaTheme="majorEastAsia" w:cstheme="majorBidi"/>
        </w:rPr>
        <w:t>Alguém tem mais ideias?</w:t>
      </w:r>
    </w:p>
    <w:p w14:paraId="43FFB7EC" w14:textId="458CEA0B" w:rsidR="00B84EBF" w:rsidRDefault="00B84EBF" w:rsidP="00C26621">
      <w:pPr>
        <w:pStyle w:val="Estilo2"/>
        <w:ind w:firstLine="708"/>
        <w:rPr>
          <w:rFonts w:eastAsiaTheme="majorEastAsia" w:cstheme="majorBidi"/>
        </w:rPr>
      </w:pPr>
      <w:r>
        <w:rPr>
          <w:rFonts w:eastAsiaTheme="majorEastAsia" w:cstheme="majorBidi"/>
        </w:rPr>
        <w:t>-</w:t>
      </w:r>
      <w:r w:rsidR="00E6626E">
        <w:rPr>
          <w:rFonts w:eastAsiaTheme="majorEastAsia" w:cstheme="majorBidi"/>
        </w:rPr>
        <w:t xml:space="preserve">A prioridade é acabar </w:t>
      </w:r>
      <w:r w:rsidR="001D7C2B">
        <w:rPr>
          <w:rFonts w:eastAsiaTheme="majorEastAsia" w:cstheme="majorBidi"/>
        </w:rPr>
        <w:t>com o plano</w:t>
      </w:r>
      <w:r w:rsidR="0056734C">
        <w:rPr>
          <w:rFonts w:eastAsiaTheme="majorEastAsia" w:cstheme="majorBidi"/>
        </w:rPr>
        <w:t xml:space="preserve"> dele, mesmo que isso envolva o matar. – Disse Dominik, tentando se manter em pé</w:t>
      </w:r>
      <w:r w:rsidR="00EB26E9">
        <w:rPr>
          <w:rFonts w:eastAsiaTheme="majorEastAsia" w:cstheme="majorBidi"/>
        </w:rPr>
        <w:t>, mas sem perder seus traços</w:t>
      </w:r>
      <w:r w:rsidR="0056734C">
        <w:rPr>
          <w:rFonts w:eastAsiaTheme="majorEastAsia" w:cstheme="majorBidi"/>
        </w:rPr>
        <w:t xml:space="preserve">. </w:t>
      </w:r>
    </w:p>
    <w:p w14:paraId="4936039D" w14:textId="7FD7498A" w:rsidR="003F7064" w:rsidRDefault="0056734C" w:rsidP="00E91A63">
      <w:pPr>
        <w:pStyle w:val="Estilo2"/>
        <w:ind w:firstLine="708"/>
        <w:rPr>
          <w:rFonts w:eastAsiaTheme="majorEastAsia" w:cstheme="majorBidi"/>
        </w:rPr>
      </w:pPr>
      <w:r>
        <w:rPr>
          <w:rFonts w:eastAsiaTheme="majorEastAsia" w:cstheme="majorBidi"/>
        </w:rPr>
        <w:t>-</w:t>
      </w:r>
      <w:r w:rsidR="005B3851">
        <w:rPr>
          <w:rFonts w:eastAsiaTheme="majorEastAsia" w:cstheme="majorBidi"/>
        </w:rPr>
        <w:t>Como pretende fazer isso? – Questionou Dris</w:t>
      </w:r>
      <w:r w:rsidR="00835D18">
        <w:rPr>
          <w:rFonts w:eastAsiaTheme="majorEastAsia" w:cstheme="majorBidi"/>
        </w:rPr>
        <w:t xml:space="preserve">, tomando em </w:t>
      </w:r>
      <w:r w:rsidR="008E6E7E">
        <w:rPr>
          <w:rFonts w:eastAsiaTheme="majorEastAsia" w:cstheme="majorBidi"/>
        </w:rPr>
        <w:t>conta</w:t>
      </w:r>
      <w:r w:rsidR="00835D18">
        <w:rPr>
          <w:rFonts w:eastAsiaTheme="majorEastAsia" w:cstheme="majorBidi"/>
        </w:rPr>
        <w:t xml:space="preserve"> o estado emb</w:t>
      </w:r>
      <w:r w:rsidR="008E6E7E">
        <w:rPr>
          <w:rFonts w:eastAsiaTheme="majorEastAsia" w:cstheme="majorBidi"/>
        </w:rPr>
        <w:t>riagado dele</w:t>
      </w:r>
      <w:r w:rsidR="005B3851">
        <w:rPr>
          <w:rFonts w:eastAsiaTheme="majorEastAsia" w:cstheme="majorBidi"/>
        </w:rPr>
        <w:t xml:space="preserve">. </w:t>
      </w:r>
      <w:r w:rsidR="00E91A63">
        <w:rPr>
          <w:rFonts w:eastAsiaTheme="majorEastAsia" w:cstheme="majorBidi"/>
        </w:rPr>
        <w:t>– Nossas tropas podem contra a deles?</w:t>
      </w:r>
    </w:p>
    <w:p w14:paraId="56867AB5" w14:textId="1D114C50" w:rsidR="002C656C" w:rsidRDefault="00893C71" w:rsidP="008270CB">
      <w:pPr>
        <w:pStyle w:val="Estilo2"/>
        <w:ind w:firstLine="708"/>
        <w:rPr>
          <w:rFonts w:eastAsiaTheme="majorEastAsia" w:cstheme="majorBidi"/>
        </w:rPr>
      </w:pPr>
      <w:r>
        <w:rPr>
          <w:rFonts w:eastAsiaTheme="majorEastAsia" w:cstheme="majorBidi"/>
        </w:rPr>
        <w:t>-</w:t>
      </w:r>
      <w:r w:rsidR="00E76338">
        <w:rPr>
          <w:rFonts w:eastAsiaTheme="majorEastAsia" w:cstheme="majorBidi"/>
        </w:rPr>
        <w:t xml:space="preserve">Minhas nem suas não, mas nossas sim, eles são 1 milhão, nós somos </w:t>
      </w:r>
      <w:r w:rsidR="00513E55">
        <w:rPr>
          <w:rFonts w:eastAsiaTheme="majorEastAsia" w:cstheme="majorBidi"/>
        </w:rPr>
        <w:t xml:space="preserve">6 milhões somados. – Disse Dominik. </w:t>
      </w:r>
      <w:r w:rsidR="002C656C">
        <w:rPr>
          <w:rFonts w:eastAsiaTheme="majorEastAsia" w:cstheme="majorBidi"/>
        </w:rPr>
        <w:t>–</w:t>
      </w:r>
      <w:r w:rsidR="00513E55">
        <w:rPr>
          <w:rFonts w:eastAsiaTheme="majorEastAsia" w:cstheme="majorBidi"/>
        </w:rPr>
        <w:t xml:space="preserve"> </w:t>
      </w:r>
      <w:r w:rsidR="002C656C">
        <w:rPr>
          <w:rFonts w:eastAsiaTheme="majorEastAsia" w:cstheme="majorBidi"/>
        </w:rPr>
        <w:t xml:space="preserve">Por isso conseguimos se treinarmos unicamente. </w:t>
      </w:r>
      <w:r w:rsidR="008270CB">
        <w:rPr>
          <w:rFonts w:eastAsiaTheme="majorEastAsia" w:cstheme="majorBidi"/>
        </w:rPr>
        <w:t xml:space="preserve">Faremos </w:t>
      </w:r>
      <w:r w:rsidR="008270CB">
        <w:rPr>
          <w:rFonts w:eastAsiaTheme="majorEastAsia" w:cstheme="majorBidi"/>
        </w:rPr>
        <w:lastRenderedPageBreak/>
        <w:t xml:space="preserve">um bloqueio continental com navios em toda a costa, </w:t>
      </w:r>
      <w:r w:rsidR="00A500AB">
        <w:rPr>
          <w:rFonts w:eastAsiaTheme="majorEastAsia" w:cstheme="majorBidi"/>
        </w:rPr>
        <w:t xml:space="preserve">equipados com defesas Mar-Ar, contratorpedeiros, torpedos para submarinos, misseis Mar-Mar e a cada </w:t>
      </w:r>
      <w:r w:rsidR="009B1A86">
        <w:rPr>
          <w:rFonts w:eastAsiaTheme="majorEastAsia" w:cstheme="majorBidi"/>
        </w:rPr>
        <w:t xml:space="preserve">20 navios 1 será </w:t>
      </w:r>
      <w:r w:rsidR="001A3A42">
        <w:rPr>
          <w:rFonts w:eastAsiaTheme="majorEastAsia" w:cstheme="majorBidi"/>
        </w:rPr>
        <w:t xml:space="preserve">um porta avião, com caças equipados com misseis Ar-Ar, Ar-Mar e Ar-Terra. </w:t>
      </w:r>
      <w:r w:rsidR="00E2551D">
        <w:rPr>
          <w:rFonts w:eastAsiaTheme="majorEastAsia" w:cstheme="majorBidi"/>
        </w:rPr>
        <w:t>Nossas tropas invadirão pelas províncias de Canada e Mexico</w:t>
      </w:r>
      <w:r w:rsidR="00E77C3F">
        <w:rPr>
          <w:rFonts w:eastAsiaTheme="majorEastAsia" w:cstheme="majorBidi"/>
        </w:rPr>
        <w:t xml:space="preserve">. Primeiro entraremos pelo Canada, </w:t>
      </w:r>
      <w:r w:rsidR="008B5F4B">
        <w:rPr>
          <w:rFonts w:eastAsiaTheme="majorEastAsia" w:cstheme="majorBidi"/>
        </w:rPr>
        <w:t xml:space="preserve">entre Maine e Michigan. </w:t>
      </w:r>
      <w:r w:rsidR="009E750A">
        <w:rPr>
          <w:rFonts w:eastAsiaTheme="majorEastAsia" w:cstheme="majorBidi"/>
        </w:rPr>
        <w:t>Dias depois, expulsaremos Mumppe da casa branca e de Whashington, que será forçado a fugir, ele não passará pelo bloqueio</w:t>
      </w:r>
      <w:r w:rsidR="00AD6391">
        <w:rPr>
          <w:rFonts w:eastAsiaTheme="majorEastAsia" w:cstheme="majorBidi"/>
        </w:rPr>
        <w:t xml:space="preserve"> porque </w:t>
      </w:r>
      <w:r w:rsidR="00F64A50">
        <w:rPr>
          <w:rFonts w:eastAsiaTheme="majorEastAsia" w:cstheme="majorBidi"/>
        </w:rPr>
        <w:t>seria morto, por isso fugirá cada vez mais para o interior d</w:t>
      </w:r>
      <w:r w:rsidR="00E54C23">
        <w:rPr>
          <w:rFonts w:eastAsiaTheme="majorEastAsia" w:cstheme="majorBidi"/>
        </w:rPr>
        <w:t>a Casa América.</w:t>
      </w:r>
      <w:r w:rsidR="00D74BAB">
        <w:rPr>
          <w:rFonts w:eastAsiaTheme="majorEastAsia" w:cstheme="majorBidi"/>
        </w:rPr>
        <w:t xml:space="preserve"> Enquanto isso, tropas invadirão pelo Mexico, no deserto, </w:t>
      </w:r>
      <w:r w:rsidR="0030165B">
        <w:rPr>
          <w:rFonts w:eastAsiaTheme="majorEastAsia" w:cstheme="majorBidi"/>
        </w:rPr>
        <w:t xml:space="preserve">que se dividirão e subirão pela </w:t>
      </w:r>
      <w:r w:rsidR="00A2124F">
        <w:rPr>
          <w:rFonts w:eastAsiaTheme="majorEastAsia" w:cstheme="majorBidi"/>
        </w:rPr>
        <w:t>Califórnia</w:t>
      </w:r>
      <w:r w:rsidR="0030165B">
        <w:rPr>
          <w:rFonts w:eastAsiaTheme="majorEastAsia" w:cstheme="majorBidi"/>
        </w:rPr>
        <w:t xml:space="preserve"> e </w:t>
      </w:r>
      <w:r w:rsidR="005649EC">
        <w:rPr>
          <w:rFonts w:eastAsiaTheme="majorEastAsia" w:cstheme="majorBidi"/>
        </w:rPr>
        <w:t xml:space="preserve">seguirão </w:t>
      </w:r>
      <w:r w:rsidR="00A2124F">
        <w:rPr>
          <w:rFonts w:eastAsiaTheme="majorEastAsia" w:cstheme="majorBidi"/>
        </w:rPr>
        <w:t xml:space="preserve">na fronteira fechando o </w:t>
      </w:r>
      <w:r w:rsidR="00FE0395">
        <w:rPr>
          <w:rFonts w:eastAsiaTheme="majorEastAsia" w:cstheme="majorBidi"/>
        </w:rPr>
        <w:t>país</w:t>
      </w:r>
      <w:r w:rsidR="00A2124F">
        <w:rPr>
          <w:rFonts w:eastAsiaTheme="majorEastAsia" w:cstheme="majorBidi"/>
        </w:rPr>
        <w:t xml:space="preserve">. Conforme os dias passam, o cerco vai fechando e dominando as cidades, até chegarmos </w:t>
      </w:r>
      <w:r w:rsidR="00FE0395">
        <w:rPr>
          <w:rFonts w:eastAsiaTheme="majorEastAsia" w:cstheme="majorBidi"/>
        </w:rPr>
        <w:t>no centro</w:t>
      </w:r>
      <w:r w:rsidR="00A2124F">
        <w:rPr>
          <w:rFonts w:eastAsiaTheme="majorEastAsia" w:cstheme="majorBidi"/>
        </w:rPr>
        <w:t xml:space="preserve">, onde </w:t>
      </w:r>
      <w:r w:rsidR="00FE0395">
        <w:rPr>
          <w:rFonts w:eastAsiaTheme="majorEastAsia" w:cstheme="majorBidi"/>
        </w:rPr>
        <w:t>Mumppe</w:t>
      </w:r>
      <w:r w:rsidR="00801161">
        <w:rPr>
          <w:rFonts w:eastAsiaTheme="majorEastAsia" w:cstheme="majorBidi"/>
        </w:rPr>
        <w:t xml:space="preserve"> estará e </w:t>
      </w:r>
      <w:r w:rsidR="00FE0395">
        <w:rPr>
          <w:rFonts w:eastAsiaTheme="majorEastAsia" w:cstheme="majorBidi"/>
        </w:rPr>
        <w:t xml:space="preserve">podemos matá-lo. </w:t>
      </w:r>
    </w:p>
    <w:p w14:paraId="664FC408" w14:textId="15330E2E" w:rsidR="00FE0395" w:rsidRDefault="00FE0395" w:rsidP="008270CB">
      <w:pPr>
        <w:pStyle w:val="Estilo2"/>
        <w:ind w:firstLine="708"/>
        <w:rPr>
          <w:rFonts w:eastAsiaTheme="majorEastAsia" w:cstheme="majorBidi"/>
        </w:rPr>
      </w:pPr>
      <w:r>
        <w:rPr>
          <w:rFonts w:eastAsiaTheme="majorEastAsia" w:cstheme="majorBidi"/>
        </w:rPr>
        <w:t xml:space="preserve">-É uma ideia interessante, Dominik, mas e </w:t>
      </w:r>
      <w:r w:rsidR="004D5E13">
        <w:rPr>
          <w:rFonts w:eastAsiaTheme="majorEastAsia" w:cstheme="majorBidi"/>
        </w:rPr>
        <w:t>quanto a nossos países que ficarão sem soldados</w:t>
      </w:r>
      <w:r w:rsidR="00485EF2">
        <w:rPr>
          <w:rFonts w:eastAsiaTheme="majorEastAsia" w:cstheme="majorBidi"/>
        </w:rPr>
        <w:t xml:space="preserve"> para protegê-los, </w:t>
      </w:r>
      <w:r w:rsidR="007741FA">
        <w:rPr>
          <w:rFonts w:eastAsiaTheme="majorEastAsia" w:cstheme="majorBidi"/>
        </w:rPr>
        <w:t xml:space="preserve">poderemos ser atacados. – Falou </w:t>
      </w:r>
      <w:r w:rsidR="00B47277">
        <w:rPr>
          <w:rFonts w:eastAsiaTheme="majorEastAsia" w:cstheme="majorBidi"/>
        </w:rPr>
        <w:t xml:space="preserve">Vladimir. </w:t>
      </w:r>
    </w:p>
    <w:p w14:paraId="24619FC3" w14:textId="42E20184" w:rsidR="00B47277" w:rsidRDefault="00B47277" w:rsidP="008270CB">
      <w:pPr>
        <w:pStyle w:val="Estilo2"/>
        <w:ind w:firstLine="708"/>
        <w:rPr>
          <w:rFonts w:eastAsiaTheme="majorEastAsia" w:cstheme="majorBidi"/>
        </w:rPr>
      </w:pPr>
      <w:r>
        <w:rPr>
          <w:rFonts w:eastAsiaTheme="majorEastAsia" w:cstheme="majorBidi"/>
        </w:rPr>
        <w:t xml:space="preserve">-6 milhões contra 1 milhão é um pouco exagerado, podemos ir para a guerra com 2 milhões e permanecer com </w:t>
      </w:r>
      <w:r w:rsidR="00E63614">
        <w:rPr>
          <w:rFonts w:eastAsiaTheme="majorEastAsia" w:cstheme="majorBidi"/>
        </w:rPr>
        <w:t>4 milhões em terra. – Justificou Dominik. – Eu e meus melhores estra</w:t>
      </w:r>
      <w:r w:rsidR="00170F68">
        <w:rPr>
          <w:rFonts w:eastAsiaTheme="majorEastAsia" w:cstheme="majorBidi"/>
        </w:rPr>
        <w:t xml:space="preserve">tegistas pensamos nessa </w:t>
      </w:r>
      <w:r w:rsidR="0065667F">
        <w:rPr>
          <w:rFonts w:eastAsiaTheme="majorEastAsia" w:cstheme="majorBidi"/>
        </w:rPr>
        <w:t xml:space="preserve">ideia. </w:t>
      </w:r>
    </w:p>
    <w:p w14:paraId="4BD65862" w14:textId="638A20F8" w:rsidR="00BB5790" w:rsidRDefault="00BB5790" w:rsidP="008270CB">
      <w:pPr>
        <w:pStyle w:val="Estilo2"/>
        <w:ind w:firstLine="708"/>
        <w:rPr>
          <w:rFonts w:eastAsiaTheme="majorEastAsia" w:cstheme="majorBidi"/>
        </w:rPr>
      </w:pPr>
      <w:r>
        <w:rPr>
          <w:rFonts w:eastAsiaTheme="majorEastAsia" w:cstheme="majorBidi"/>
        </w:rPr>
        <w:t xml:space="preserve">-Quanto tempo até a retaliação? – Perguntou Moura, impaciente. </w:t>
      </w:r>
    </w:p>
    <w:p w14:paraId="5FDC9721" w14:textId="6D92EC55" w:rsidR="00B632E5" w:rsidRDefault="00BB5790" w:rsidP="00B632E5">
      <w:pPr>
        <w:pStyle w:val="Estilo2"/>
        <w:ind w:firstLine="708"/>
        <w:rPr>
          <w:rFonts w:eastAsiaTheme="majorEastAsia" w:cstheme="majorBidi"/>
        </w:rPr>
      </w:pPr>
      <w:r>
        <w:rPr>
          <w:rFonts w:eastAsiaTheme="majorEastAsia" w:cstheme="majorBidi"/>
        </w:rPr>
        <w:t>-</w:t>
      </w:r>
      <w:r w:rsidR="00237670">
        <w:rPr>
          <w:rFonts w:eastAsiaTheme="majorEastAsia" w:cstheme="majorBidi"/>
        </w:rPr>
        <w:t xml:space="preserve">Isso depende de nós, podemos mandar uma retaliação imediata como misseis Terra-Terra em alguns alvos, </w:t>
      </w:r>
      <w:r w:rsidR="009D3741">
        <w:rPr>
          <w:rFonts w:eastAsiaTheme="majorEastAsia" w:cstheme="majorBidi"/>
        </w:rPr>
        <w:t xml:space="preserve">mas só de treinamento, unificação e </w:t>
      </w:r>
      <w:r w:rsidR="00B0235B">
        <w:rPr>
          <w:rFonts w:eastAsiaTheme="majorEastAsia" w:cstheme="majorBidi"/>
        </w:rPr>
        <w:t xml:space="preserve">preparação </w:t>
      </w:r>
      <w:r w:rsidR="0005133E">
        <w:rPr>
          <w:rFonts w:eastAsiaTheme="majorEastAsia" w:cstheme="majorBidi"/>
        </w:rPr>
        <w:t xml:space="preserve">daria um ano. </w:t>
      </w:r>
      <w:r w:rsidR="00467D5D">
        <w:rPr>
          <w:rFonts w:eastAsiaTheme="majorEastAsia" w:cstheme="majorBidi"/>
        </w:rPr>
        <w:t xml:space="preserve">Mas uns 3 a 4 </w:t>
      </w:r>
      <w:r w:rsidR="009F526E">
        <w:rPr>
          <w:rFonts w:eastAsiaTheme="majorEastAsia" w:cstheme="majorBidi"/>
        </w:rPr>
        <w:t>anos de fechamento d</w:t>
      </w:r>
      <w:r w:rsidR="005B1278">
        <w:rPr>
          <w:rFonts w:eastAsiaTheme="majorEastAsia" w:cstheme="majorBidi"/>
        </w:rPr>
        <w:t xml:space="preserve">o cerco. </w:t>
      </w:r>
      <w:r w:rsidR="00B632E5">
        <w:rPr>
          <w:rFonts w:eastAsiaTheme="majorEastAsia" w:cstheme="majorBidi"/>
        </w:rPr>
        <w:t xml:space="preserve">5 anos no total. </w:t>
      </w:r>
      <w:r w:rsidR="00BF498B">
        <w:rPr>
          <w:rFonts w:eastAsiaTheme="majorEastAsia" w:cstheme="majorBidi"/>
        </w:rPr>
        <w:t xml:space="preserve">– Disse Dominik. </w:t>
      </w:r>
    </w:p>
    <w:p w14:paraId="3BFBAA82" w14:textId="32C356BB" w:rsidR="007F4CF1" w:rsidRDefault="003A2569" w:rsidP="007F4CF1">
      <w:pPr>
        <w:pStyle w:val="Estilo2"/>
        <w:ind w:firstLine="708"/>
        <w:rPr>
          <w:rFonts w:eastAsiaTheme="majorEastAsia" w:cstheme="majorBidi"/>
        </w:rPr>
      </w:pPr>
      <w:r>
        <w:rPr>
          <w:rFonts w:eastAsiaTheme="majorEastAsia" w:cstheme="majorBidi"/>
        </w:rPr>
        <w:t>-</w:t>
      </w:r>
      <w:r w:rsidR="007F4CF1">
        <w:rPr>
          <w:rFonts w:eastAsiaTheme="majorEastAsia" w:cstheme="majorBidi"/>
        </w:rPr>
        <w:t>Por que</w:t>
      </w:r>
      <w:r w:rsidR="008055CE">
        <w:rPr>
          <w:rFonts w:eastAsiaTheme="majorEastAsia" w:cstheme="majorBidi"/>
        </w:rPr>
        <w:t xml:space="preserve"> não começamos </w:t>
      </w:r>
      <w:r w:rsidR="007F4CF1">
        <w:rPr>
          <w:rFonts w:eastAsiaTheme="majorEastAsia" w:cstheme="majorBidi"/>
        </w:rPr>
        <w:t>agora mesmo? – Questionou Moura</w:t>
      </w:r>
      <w:r w:rsidR="00E63A5B">
        <w:rPr>
          <w:rFonts w:eastAsiaTheme="majorEastAsia" w:cstheme="majorBidi"/>
        </w:rPr>
        <w:t>.</w:t>
      </w:r>
    </w:p>
    <w:p w14:paraId="38276391" w14:textId="5B6FF209" w:rsidR="00EC1692" w:rsidRDefault="00EC1692" w:rsidP="00EC1692">
      <w:pPr>
        <w:pStyle w:val="Estilo2"/>
        <w:ind w:firstLine="708"/>
        <w:rPr>
          <w:rFonts w:eastAsiaTheme="majorEastAsia" w:cstheme="majorBidi"/>
        </w:rPr>
      </w:pPr>
      <w:r>
        <w:rPr>
          <w:rFonts w:eastAsiaTheme="majorEastAsia" w:cstheme="majorBidi"/>
        </w:rPr>
        <w:t>-Precisamos de votação. – Disse Dris. – Novamente eu dou 10 minutos para cada um de vocês discutirem com seus aliados presentes</w:t>
      </w:r>
      <w:r w:rsidR="0019653C">
        <w:rPr>
          <w:rFonts w:eastAsiaTheme="majorEastAsia" w:cstheme="majorBidi"/>
        </w:rPr>
        <w:t xml:space="preserve">. </w:t>
      </w:r>
    </w:p>
    <w:p w14:paraId="5BD9B3A5" w14:textId="3A8D360F" w:rsidR="004C2852" w:rsidRDefault="004C2852" w:rsidP="00EC1692">
      <w:pPr>
        <w:pStyle w:val="Estilo2"/>
        <w:ind w:firstLine="708"/>
        <w:rPr>
          <w:rFonts w:eastAsiaTheme="majorEastAsia" w:cstheme="majorBidi"/>
        </w:rPr>
      </w:pPr>
      <w:r>
        <w:rPr>
          <w:rFonts w:eastAsiaTheme="majorEastAsia" w:cstheme="majorBidi"/>
        </w:rPr>
        <w:t>Os 10 minutos se passaram enquanto eles conversavam entre si, e ao final deles Dris disse:</w:t>
      </w:r>
    </w:p>
    <w:p w14:paraId="47B6D85C" w14:textId="683619E6" w:rsidR="004B792A" w:rsidRDefault="004C2852" w:rsidP="00B114FE">
      <w:pPr>
        <w:pStyle w:val="Estilo2"/>
        <w:ind w:firstLine="708"/>
        <w:rPr>
          <w:rFonts w:eastAsiaTheme="majorEastAsia" w:cstheme="majorBidi"/>
        </w:rPr>
      </w:pPr>
      <w:r>
        <w:rPr>
          <w:rFonts w:eastAsiaTheme="majorEastAsia" w:cstheme="majorBidi"/>
        </w:rPr>
        <w:t xml:space="preserve">-Senhores, o tempo acabou, quem apoia a ideia? – Perguntou Dris. </w:t>
      </w:r>
      <w:r w:rsidR="00CB04BA">
        <w:rPr>
          <w:rFonts w:eastAsiaTheme="majorEastAsia" w:cstheme="majorBidi"/>
        </w:rPr>
        <w:t>– Votação.</w:t>
      </w:r>
      <w:r w:rsidR="00B114FE">
        <w:rPr>
          <w:rFonts w:eastAsiaTheme="majorEastAsia" w:cstheme="majorBidi"/>
        </w:rPr>
        <w:t xml:space="preserve"> </w:t>
      </w:r>
    </w:p>
    <w:p w14:paraId="6E5DDAC1" w14:textId="728804FD" w:rsidR="00E91A63" w:rsidRDefault="007B4F11" w:rsidP="00E91A63">
      <w:pPr>
        <w:pStyle w:val="Estilo2"/>
        <w:ind w:firstLine="708"/>
        <w:rPr>
          <w:rFonts w:eastAsiaTheme="majorEastAsia" w:cstheme="majorBidi"/>
        </w:rPr>
      </w:pPr>
      <w:r>
        <w:rPr>
          <w:rFonts w:eastAsiaTheme="majorEastAsia" w:cstheme="majorBidi"/>
        </w:rPr>
        <w:t>-</w:t>
      </w:r>
      <w:r w:rsidR="00193C73">
        <w:rPr>
          <w:rFonts w:eastAsiaTheme="majorEastAsia" w:cstheme="majorBidi"/>
        </w:rPr>
        <w:t xml:space="preserve">A Casa </w:t>
      </w:r>
      <w:r w:rsidR="001F7E19">
        <w:rPr>
          <w:rFonts w:eastAsiaTheme="majorEastAsia" w:cstheme="majorBidi"/>
        </w:rPr>
        <w:t>Amazônica</w:t>
      </w:r>
      <w:r w:rsidR="008E0173">
        <w:rPr>
          <w:rFonts w:eastAsiaTheme="majorEastAsia" w:cstheme="majorBidi"/>
        </w:rPr>
        <w:t xml:space="preserve"> declina a ideia </w:t>
      </w:r>
      <w:r w:rsidR="001F7E19">
        <w:rPr>
          <w:rFonts w:eastAsiaTheme="majorEastAsia" w:cstheme="majorBidi"/>
        </w:rPr>
        <w:t xml:space="preserve">de Dominik. </w:t>
      </w:r>
      <w:r w:rsidR="00AD0760">
        <w:rPr>
          <w:rFonts w:eastAsiaTheme="majorEastAsia" w:cstheme="majorBidi"/>
        </w:rPr>
        <w:t xml:space="preserve">– Disse Moura. – Precisamos de algo que leve menos tempo e cause menos baixas. </w:t>
      </w:r>
    </w:p>
    <w:p w14:paraId="3F49278D" w14:textId="64BA7695" w:rsidR="00BF7A2C" w:rsidRDefault="08BF8CF9" w:rsidP="08BF8CF9">
      <w:pPr>
        <w:pStyle w:val="Estilo2"/>
        <w:ind w:firstLine="708"/>
        <w:rPr>
          <w:rFonts w:eastAsiaTheme="majorEastAsia" w:cstheme="majorBidi"/>
        </w:rPr>
      </w:pPr>
      <w:r w:rsidRPr="08BF8CF9">
        <w:rPr>
          <w:rFonts w:eastAsiaTheme="majorEastAsia" w:cstheme="majorBidi"/>
        </w:rPr>
        <w:t xml:space="preserve">-A Casa Russa aprova a ideia da casa Europeia. – Falou Vladimir. – Qualquer coisa seria melhor doque o plano de Mumppe, e quanto as baixas, fazemos um memorial depois e todos esquecem em menos de um século. </w:t>
      </w:r>
    </w:p>
    <w:p w14:paraId="1E5DFC56" w14:textId="094E39AB" w:rsidR="004F0731" w:rsidRDefault="004F0731" w:rsidP="08BF8CF9">
      <w:pPr>
        <w:pStyle w:val="Estilo2"/>
        <w:ind w:firstLine="708"/>
        <w:rPr>
          <w:rFonts w:eastAsiaTheme="majorEastAsia" w:cstheme="majorBidi"/>
        </w:rPr>
      </w:pPr>
      <w:r>
        <w:rPr>
          <w:rFonts w:eastAsiaTheme="majorEastAsia" w:cstheme="majorBidi"/>
        </w:rPr>
        <w:t>-</w:t>
      </w:r>
      <w:r w:rsidR="007252E0">
        <w:rPr>
          <w:rFonts w:eastAsiaTheme="majorEastAsia" w:cstheme="majorBidi"/>
        </w:rPr>
        <w:t xml:space="preserve">A Casa Saariana aprova a ideia de Dominik. – Disse Zahir. </w:t>
      </w:r>
      <w:r w:rsidR="003E7E87">
        <w:rPr>
          <w:rFonts w:eastAsiaTheme="majorEastAsia" w:cstheme="majorBidi"/>
        </w:rPr>
        <w:t>–</w:t>
      </w:r>
      <w:r w:rsidR="007252E0">
        <w:rPr>
          <w:rFonts w:eastAsiaTheme="majorEastAsia" w:cstheme="majorBidi"/>
        </w:rPr>
        <w:t xml:space="preserve"> </w:t>
      </w:r>
      <w:r w:rsidR="003E7E87">
        <w:rPr>
          <w:rFonts w:eastAsiaTheme="majorEastAsia" w:cstheme="majorBidi"/>
        </w:rPr>
        <w:t xml:space="preserve">Concordo com Vladimir quanto ao resto. </w:t>
      </w:r>
    </w:p>
    <w:p w14:paraId="0D66021D" w14:textId="77777777" w:rsidR="001A6E78" w:rsidRDefault="001A6E78" w:rsidP="001A6E78"/>
    <w:p w14:paraId="3368B4FC" w14:textId="77777777" w:rsidR="00515266" w:rsidRDefault="00515266" w:rsidP="00A66AD3">
      <w:pPr>
        <w:pStyle w:val="TituloUmaGuerradoAmanha"/>
        <w:jc w:val="left"/>
        <w:outlineLvl w:val="0"/>
        <w:rPr>
          <w:u w:val="single"/>
        </w:rPr>
      </w:pPr>
    </w:p>
    <w:p w14:paraId="669AB749" w14:textId="77777777" w:rsidR="00C06022" w:rsidRDefault="00C06022" w:rsidP="00C06022"/>
    <w:p w14:paraId="7B9061AB" w14:textId="77777777" w:rsidR="000E7398" w:rsidRDefault="000E7398" w:rsidP="00C06022"/>
    <w:p w14:paraId="30787847" w14:textId="77777777" w:rsidR="000E7398" w:rsidRDefault="000E7398" w:rsidP="00C06022"/>
    <w:p w14:paraId="3823401E" w14:textId="77777777" w:rsidR="003E5F0C" w:rsidRDefault="003E5F0C" w:rsidP="00C06022"/>
    <w:p w14:paraId="5A823E37" w14:textId="77777777" w:rsidR="003E5F0C" w:rsidRDefault="003E5F0C" w:rsidP="00C06022"/>
    <w:p w14:paraId="54DC0744" w14:textId="77777777" w:rsidR="00B60BB4" w:rsidRDefault="00B60BB4" w:rsidP="00C06022"/>
    <w:p w14:paraId="4D4CA0B6" w14:textId="573043B0" w:rsidR="00C06022" w:rsidRDefault="155EF08D" w:rsidP="002C5DC7">
      <w:pPr>
        <w:pStyle w:val="Estilo1"/>
        <w:rPr>
          <w:rFonts w:hint="eastAsia"/>
        </w:rPr>
      </w:pPr>
      <w:bookmarkStart w:id="38" w:name="_Toc1299296624"/>
      <w:r>
        <w:t>21 Victor ()</w:t>
      </w:r>
      <w:bookmarkEnd w:id="38"/>
    </w:p>
    <w:p w14:paraId="6E161525" w14:textId="77777777" w:rsidR="006D63AB" w:rsidRDefault="003E5F0C" w:rsidP="003E5F0C">
      <w:pPr>
        <w:pStyle w:val="Estilo2"/>
      </w:pPr>
      <w:r>
        <w:tab/>
      </w:r>
    </w:p>
    <w:p w14:paraId="3995112F" w14:textId="4B46CD6B" w:rsidR="00C76417" w:rsidRDefault="00A245CE" w:rsidP="00F41ECD">
      <w:pPr>
        <w:pStyle w:val="Estilo2"/>
        <w:ind w:left="708" w:firstLine="708"/>
      </w:pPr>
      <w:r>
        <w:t xml:space="preserve">“Droga” Pensava Álvares no chão da </w:t>
      </w:r>
      <w:r w:rsidR="00602DCC">
        <w:t>b</w:t>
      </w:r>
      <w:r>
        <w:t>ase</w:t>
      </w:r>
      <w:r w:rsidR="007556F4">
        <w:t xml:space="preserve">. </w:t>
      </w:r>
    </w:p>
    <w:p w14:paraId="296FE117" w14:textId="5B976275" w:rsidR="00B60BB4" w:rsidRDefault="000E7398" w:rsidP="00B60BB4">
      <w:pPr>
        <w:pStyle w:val="Estilo2"/>
      </w:pPr>
      <w:r>
        <w:tab/>
      </w:r>
    </w:p>
    <w:p w14:paraId="66D3CDB3" w14:textId="77777777" w:rsidR="002C5DC7" w:rsidRDefault="002C5DC7" w:rsidP="002C5DC7">
      <w:pPr>
        <w:pStyle w:val="Estilo1"/>
        <w:rPr>
          <w:rFonts w:hint="eastAsia"/>
        </w:rPr>
      </w:pPr>
    </w:p>
    <w:p w14:paraId="6EB0FE92" w14:textId="77777777" w:rsidR="002C5DC7" w:rsidRDefault="002C5DC7" w:rsidP="002C5DC7">
      <w:pPr>
        <w:pStyle w:val="Estilo1"/>
        <w:rPr>
          <w:rFonts w:hint="eastAsia"/>
        </w:rPr>
      </w:pPr>
    </w:p>
    <w:p w14:paraId="397494FB" w14:textId="77777777" w:rsidR="002C5DC7" w:rsidRDefault="002C5DC7" w:rsidP="002C5DC7">
      <w:pPr>
        <w:pStyle w:val="Estilo1"/>
        <w:rPr>
          <w:rFonts w:hint="eastAsia"/>
        </w:rPr>
      </w:pPr>
    </w:p>
    <w:p w14:paraId="114CA436" w14:textId="77777777" w:rsidR="002C5DC7" w:rsidRDefault="002C5DC7" w:rsidP="002C5DC7">
      <w:pPr>
        <w:pStyle w:val="Estilo1"/>
        <w:rPr>
          <w:rFonts w:hint="eastAsia"/>
        </w:rPr>
      </w:pPr>
    </w:p>
    <w:p w14:paraId="1025F4B1" w14:textId="77777777" w:rsidR="002C5DC7" w:rsidRDefault="002C5DC7" w:rsidP="002C5DC7">
      <w:pPr>
        <w:pStyle w:val="Estilo1"/>
        <w:rPr>
          <w:rFonts w:hint="eastAsia"/>
        </w:rPr>
      </w:pPr>
    </w:p>
    <w:p w14:paraId="0C85ADCD" w14:textId="77777777" w:rsidR="002C5DC7" w:rsidRDefault="002C5DC7" w:rsidP="002C5DC7">
      <w:pPr>
        <w:pStyle w:val="Estilo1"/>
        <w:rPr>
          <w:rFonts w:hint="eastAsia"/>
        </w:rPr>
      </w:pPr>
    </w:p>
    <w:p w14:paraId="0519895C" w14:textId="77777777" w:rsidR="002C5DC7" w:rsidRDefault="002C5DC7" w:rsidP="002C5DC7">
      <w:pPr>
        <w:pStyle w:val="Estilo1"/>
        <w:rPr>
          <w:rFonts w:hint="eastAsia"/>
        </w:rPr>
      </w:pPr>
    </w:p>
    <w:p w14:paraId="7199468E" w14:textId="77777777" w:rsidR="002C5DC7" w:rsidRDefault="002C5DC7" w:rsidP="002C5DC7">
      <w:pPr>
        <w:pStyle w:val="Estilo1"/>
        <w:rPr>
          <w:rFonts w:hint="eastAsia"/>
        </w:rPr>
      </w:pPr>
    </w:p>
    <w:p w14:paraId="2048E27A" w14:textId="77777777" w:rsidR="002C5DC7" w:rsidRDefault="002C5DC7" w:rsidP="002C5DC7">
      <w:pPr>
        <w:pStyle w:val="Estilo1"/>
        <w:rPr>
          <w:rFonts w:hint="eastAsia"/>
        </w:rPr>
      </w:pPr>
    </w:p>
    <w:p w14:paraId="23A087DE" w14:textId="416B547E" w:rsidR="002C5DC7" w:rsidRDefault="155EF08D" w:rsidP="002C5DC7">
      <w:pPr>
        <w:pStyle w:val="Estilo1"/>
        <w:rPr>
          <w:rFonts w:hint="eastAsia"/>
        </w:rPr>
      </w:pPr>
      <w:bookmarkStart w:id="39" w:name="_Toc1021614925"/>
      <w:r>
        <w:t>22 Álvares.</w:t>
      </w:r>
      <w:bookmarkEnd w:id="39"/>
    </w:p>
    <w:p w14:paraId="03D364F8" w14:textId="4443A18B" w:rsidR="12D16327" w:rsidRDefault="12D16327" w:rsidP="12D16327">
      <w:pPr>
        <w:pStyle w:val="Estilo1"/>
        <w:rPr>
          <w:rFonts w:hint="eastAsia"/>
        </w:rPr>
      </w:pPr>
    </w:p>
    <w:p w14:paraId="28254B6B" w14:textId="77777777" w:rsidR="002C5DC7" w:rsidRDefault="002C5DC7" w:rsidP="12D16327">
      <w:pPr>
        <w:rPr>
          <w:rFonts w:ascii="Palatino Linotype" w:eastAsia="Palatino Linotype" w:hAnsi="Palatino Linotype" w:cs="Palatino Linotype"/>
        </w:rPr>
      </w:pPr>
    </w:p>
    <w:p w14:paraId="6A3A1EE1" w14:textId="01880DB7" w:rsidR="002C5DC7" w:rsidRDefault="12D16327" w:rsidP="00A245CE">
      <w:pPr>
        <w:ind w:firstLine="708"/>
        <w:rPr>
          <w:rFonts w:ascii="Palatino Linotype" w:eastAsia="Palatino Linotype" w:hAnsi="Palatino Linotype" w:cs="Palatino Linotype"/>
        </w:rPr>
      </w:pPr>
      <w:r w:rsidRPr="12D16327">
        <w:rPr>
          <w:rFonts w:ascii="Palatino Linotype" w:eastAsia="Palatino Linotype" w:hAnsi="Palatino Linotype" w:cs="Palatino Linotype"/>
        </w:rPr>
        <w:t>A janela do avião mostrava uma pequena parte da Europa que um dia tinha sido seu lar, passava agora sobrevoando a fronteira da Alemanha para enfim reencontrar sua esposa que faria aniversário daqui dois dias, e seu filho que não o vira a muito tempo, talvez desde que tinha três anos e no caso agora tem sete.</w:t>
      </w:r>
    </w:p>
    <w:p w14:paraId="3645F9C4" w14:textId="13EE4629" w:rsidR="12D16327" w:rsidRDefault="12D16327" w:rsidP="00A245CE">
      <w:pPr>
        <w:ind w:firstLine="708"/>
        <w:rPr>
          <w:rFonts w:ascii="Palatino Linotype" w:eastAsia="Palatino Linotype" w:hAnsi="Palatino Linotype" w:cs="Palatino Linotype"/>
        </w:rPr>
      </w:pPr>
      <w:r w:rsidRPr="12D16327">
        <w:rPr>
          <w:rFonts w:ascii="Palatino Linotype" w:eastAsia="Palatino Linotype" w:hAnsi="Palatino Linotype" w:cs="Palatino Linotype"/>
        </w:rPr>
        <w:t xml:space="preserve">Álvares estava animado para rever sua família, tinha ido para o treinamento do exército ibérico e nunca mais tinha conseguido voltar para reencontrá-los. </w:t>
      </w:r>
    </w:p>
    <w:p w14:paraId="3C67F24C" w14:textId="2A5BE6C8" w:rsidR="12D16327" w:rsidRDefault="12D16327" w:rsidP="00A245CE">
      <w:pPr>
        <w:ind w:firstLine="708"/>
        <w:rPr>
          <w:rFonts w:ascii="Palatino Linotype" w:eastAsia="Palatino Linotype" w:hAnsi="Palatino Linotype" w:cs="Palatino Linotype"/>
        </w:rPr>
      </w:pPr>
      <w:r w:rsidRPr="12D16327">
        <w:rPr>
          <w:rFonts w:ascii="Palatino Linotype" w:eastAsia="Palatino Linotype" w:hAnsi="Palatino Linotype" w:cs="Palatino Linotype"/>
        </w:rPr>
        <w:t>-Chegaremos à Munique em uma hora senhores e senhoras. - O copiloto falara.</w:t>
      </w:r>
    </w:p>
    <w:p w14:paraId="43BDE6C2" w14:textId="488FDCB0" w:rsidR="12D16327" w:rsidRDefault="12D16327" w:rsidP="00A245CE">
      <w:pPr>
        <w:ind w:firstLine="708"/>
        <w:rPr>
          <w:rFonts w:ascii="Palatino Linotype" w:eastAsia="Palatino Linotype" w:hAnsi="Palatino Linotype" w:cs="Palatino Linotype"/>
          <w:color w:val="1F1F1F"/>
        </w:rPr>
      </w:pPr>
      <w:r w:rsidRPr="12D16327">
        <w:rPr>
          <w:rFonts w:ascii="Palatino Linotype" w:eastAsia="Palatino Linotype" w:hAnsi="Palatino Linotype" w:cs="Palatino Linotype"/>
        </w:rPr>
        <w:t xml:space="preserve">Estava a uma hora e meia de rever sua esposa e seu filho, pois eles moravam a meia hora do aeroporto </w:t>
      </w:r>
      <w:r w:rsidRPr="12D16327">
        <w:rPr>
          <w:rFonts w:ascii="Palatino Linotype" w:eastAsia="Palatino Linotype" w:hAnsi="Palatino Linotype" w:cs="Palatino Linotype"/>
          <w:color w:val="1F1F1F"/>
        </w:rPr>
        <w:t>de Munique-Franz Josef Strauss, pelo que se lembrava. Moravam em uma casa no campo não tão longe da cidade, mas longe o bastante para ficarem tranquilos e por um pequeno tempo, longe dos problemas do mundo. Na época em que eles compraram a quela casa, a crise econômica estava quase acabando e a casa América estava se fechando para o mundo.</w:t>
      </w:r>
    </w:p>
    <w:p w14:paraId="7A0415E4" w14:textId="6F4209FD" w:rsidR="12D16327" w:rsidRDefault="12D16327" w:rsidP="12D16327">
      <w:pPr>
        <w:ind w:firstLine="708"/>
        <w:rPr>
          <w:rFonts w:ascii="Palatino Linotype" w:eastAsia="Palatino Linotype" w:hAnsi="Palatino Linotype" w:cs="Palatino Linotype"/>
          <w:color w:val="1F1F1F"/>
        </w:rPr>
      </w:pPr>
      <w:r w:rsidRPr="12D16327">
        <w:rPr>
          <w:rFonts w:ascii="Palatino Linotype" w:eastAsia="Palatino Linotype" w:hAnsi="Palatino Linotype" w:cs="Palatino Linotype"/>
          <w:color w:val="1F1F1F"/>
        </w:rPr>
        <w:t>Um momento depois o almoço de alvares havia chegado, a comida estava uma delícia, e a sobremesa também que era Apfelstrudell, um strudel de maça muito conhecido na Alemanha. Álvares estava em uma posição espetacular com um conforto de uma sala vip do avião, talvez porque estava mesmo na sala vip.</w:t>
      </w:r>
    </w:p>
    <w:p w14:paraId="707EE09E" w14:textId="2E6F60D6" w:rsidR="12D16327" w:rsidRDefault="12D16327" w:rsidP="12D16327">
      <w:pPr>
        <w:ind w:firstLine="708"/>
        <w:rPr>
          <w:rFonts w:ascii="Palatino Linotype" w:eastAsia="Palatino Linotype" w:hAnsi="Palatino Linotype" w:cs="Palatino Linotype"/>
          <w:color w:val="1F1F1F"/>
        </w:rPr>
      </w:pPr>
      <w:r w:rsidRPr="12D16327">
        <w:rPr>
          <w:rFonts w:ascii="Palatino Linotype" w:eastAsia="Palatino Linotype" w:hAnsi="Palatino Linotype" w:cs="Palatino Linotype"/>
          <w:color w:val="1F1F1F"/>
        </w:rPr>
        <w:t xml:space="preserve">Olhou novamente para a janela, e agora o sol estava brilhando mais do que se lembrava, olhou para seu relógio e estava marcando duas da tarde, achou estranho pois se aquele lado fosse o leste, o relógio devia estar marcando quatro ou cinco da tarde e </w:t>
      </w:r>
      <w:r w:rsidR="064FDD69" w:rsidRPr="064FDD69">
        <w:rPr>
          <w:rFonts w:ascii="Palatino Linotype" w:eastAsia="Palatino Linotype" w:hAnsi="Palatino Linotype" w:cs="Palatino Linotype"/>
          <w:color w:val="1F1F1F"/>
        </w:rPr>
        <w:t>não</w:t>
      </w:r>
      <w:r w:rsidRPr="12D16327">
        <w:rPr>
          <w:rFonts w:ascii="Palatino Linotype" w:eastAsia="Palatino Linotype" w:hAnsi="Palatino Linotype" w:cs="Palatino Linotype"/>
          <w:color w:val="1F1F1F"/>
        </w:rPr>
        <w:t xml:space="preserve"> duas da tarde. Procurou sua bússola e viu que aquele lado era mesmo leste... ficou assustado. “Se aquilo não é o sol então o que?” quando estavam sobrevoando o solo de Munique, prestou um pouco mais de atenção, e a coisa começou a cair, estava caindo muito rápido.</w:t>
      </w:r>
    </w:p>
    <w:p w14:paraId="7248749D" w14:textId="3E57A8FF" w:rsidR="12D16327" w:rsidRDefault="12D16327" w:rsidP="12D16327">
      <w:pPr>
        <w:ind w:firstLine="708"/>
        <w:rPr>
          <w:rFonts w:ascii="Palatino Linotype" w:eastAsia="Palatino Linotype" w:hAnsi="Palatino Linotype" w:cs="Palatino Linotype"/>
          <w:color w:val="1F1F1F"/>
        </w:rPr>
      </w:pPr>
      <w:r w:rsidRPr="12D16327">
        <w:rPr>
          <w:rFonts w:ascii="Palatino Linotype" w:eastAsia="Palatino Linotype" w:hAnsi="Palatino Linotype" w:cs="Palatino Linotype"/>
          <w:color w:val="1F1F1F"/>
        </w:rPr>
        <w:lastRenderedPageBreak/>
        <w:t>Passageiros do avião começaram a gritar.</w:t>
      </w:r>
    </w:p>
    <w:p w14:paraId="7C9EF6A5" w14:textId="525BED8E" w:rsidR="12D16327" w:rsidRDefault="12D16327" w:rsidP="12D16327">
      <w:pPr>
        <w:ind w:firstLine="708"/>
        <w:rPr>
          <w:rFonts w:ascii="Palatino Linotype" w:eastAsia="Palatino Linotype" w:hAnsi="Palatino Linotype" w:cs="Palatino Linotype"/>
          <w:color w:val="1F1F1F"/>
        </w:rPr>
      </w:pPr>
      <w:r w:rsidRPr="12D16327">
        <w:rPr>
          <w:rFonts w:ascii="Palatino Linotype" w:eastAsia="Palatino Linotype" w:hAnsi="Palatino Linotype" w:cs="Palatino Linotype"/>
          <w:color w:val="1F1F1F"/>
        </w:rPr>
        <w:t>Álvares ficou apavorado, uma bomba estava caindo, bem em Munique e sua família estava... Um feixe de luz se sobressaltou em todo o avião, Álvares quase ficou cego pelo tanto de luz que foi em direção a seus olhos. Esfregou os olhos, mas quando viu já era tarde, Munique estava em chamas.</w:t>
      </w:r>
    </w:p>
    <w:p w14:paraId="6C97EC22" w14:textId="11DEE82E" w:rsidR="7B279F81" w:rsidRDefault="617FF02E" w:rsidP="7B279F81">
      <w:pPr>
        <w:ind w:firstLine="708"/>
        <w:rPr>
          <w:rFonts w:ascii="Palatino Linotype" w:eastAsia="Palatino Linotype" w:hAnsi="Palatino Linotype" w:cs="Palatino Linotype"/>
          <w:color w:val="1F1F1F"/>
        </w:rPr>
      </w:pPr>
      <w:r w:rsidRPr="617FF02E">
        <w:rPr>
          <w:rFonts w:ascii="Palatino Linotype" w:eastAsia="Palatino Linotype" w:hAnsi="Palatino Linotype" w:cs="Palatino Linotype"/>
          <w:color w:val="1F1F1F"/>
        </w:rPr>
        <w:t>O tempo</w:t>
      </w:r>
      <w:r w:rsidR="64F25230" w:rsidRPr="64F25230">
        <w:rPr>
          <w:rFonts w:ascii="Palatino Linotype" w:eastAsia="Palatino Linotype" w:hAnsi="Palatino Linotype" w:cs="Palatino Linotype"/>
          <w:color w:val="1F1F1F"/>
        </w:rPr>
        <w:t xml:space="preserve"> </w:t>
      </w:r>
      <w:r w:rsidR="58084A21" w:rsidRPr="58084A21">
        <w:rPr>
          <w:rFonts w:ascii="Palatino Linotype" w:eastAsia="Palatino Linotype" w:hAnsi="Palatino Linotype" w:cs="Palatino Linotype"/>
          <w:color w:val="1F1F1F"/>
        </w:rPr>
        <w:t>passava</w:t>
      </w:r>
      <w:r w:rsidR="5C9B6B65" w:rsidRPr="5C9B6B65">
        <w:rPr>
          <w:rFonts w:ascii="Palatino Linotype" w:eastAsia="Palatino Linotype" w:hAnsi="Palatino Linotype" w:cs="Palatino Linotype"/>
          <w:color w:val="1F1F1F"/>
        </w:rPr>
        <w:t xml:space="preserve"> </w:t>
      </w:r>
      <w:r w:rsidR="64F25230" w:rsidRPr="64F25230">
        <w:rPr>
          <w:rFonts w:ascii="Palatino Linotype" w:eastAsia="Palatino Linotype" w:hAnsi="Palatino Linotype" w:cs="Palatino Linotype"/>
          <w:color w:val="1F1F1F"/>
        </w:rPr>
        <w:t xml:space="preserve">bem </w:t>
      </w:r>
      <w:r w:rsidR="58084A21" w:rsidRPr="58084A21">
        <w:rPr>
          <w:rFonts w:ascii="Palatino Linotype" w:eastAsia="Palatino Linotype" w:hAnsi="Palatino Linotype" w:cs="Palatino Linotype"/>
          <w:color w:val="1F1F1F"/>
        </w:rPr>
        <w:t>rápido</w:t>
      </w:r>
      <w:r w:rsidR="2E40B706" w:rsidRPr="2E40B706">
        <w:rPr>
          <w:rFonts w:ascii="Palatino Linotype" w:eastAsia="Palatino Linotype" w:hAnsi="Palatino Linotype" w:cs="Palatino Linotype"/>
          <w:color w:val="1F1F1F"/>
        </w:rPr>
        <w:t xml:space="preserve"> </w:t>
      </w:r>
      <w:r w:rsidR="7BE160E0" w:rsidRPr="7BE160E0">
        <w:rPr>
          <w:rFonts w:ascii="Palatino Linotype" w:eastAsia="Palatino Linotype" w:hAnsi="Palatino Linotype" w:cs="Palatino Linotype"/>
          <w:color w:val="1F1F1F"/>
        </w:rPr>
        <w:t xml:space="preserve">no </w:t>
      </w:r>
      <w:r w:rsidR="3CD6FDD6" w:rsidRPr="3CD6FDD6">
        <w:rPr>
          <w:rFonts w:ascii="Palatino Linotype" w:eastAsia="Palatino Linotype" w:hAnsi="Palatino Linotype" w:cs="Palatino Linotype"/>
          <w:color w:val="1F1F1F"/>
        </w:rPr>
        <w:t>avião</w:t>
      </w:r>
      <w:r w:rsidR="3DD20510" w:rsidRPr="3DD20510">
        <w:rPr>
          <w:rFonts w:ascii="Palatino Linotype" w:eastAsia="Palatino Linotype" w:hAnsi="Palatino Linotype" w:cs="Palatino Linotype"/>
          <w:color w:val="1F1F1F"/>
        </w:rPr>
        <w:t>,</w:t>
      </w:r>
      <w:r w:rsidR="413DCC38" w:rsidRPr="413DCC38">
        <w:rPr>
          <w:rFonts w:ascii="Palatino Linotype" w:eastAsia="Palatino Linotype" w:hAnsi="Palatino Linotype" w:cs="Palatino Linotype"/>
          <w:color w:val="1F1F1F"/>
        </w:rPr>
        <w:t xml:space="preserve"> </w:t>
      </w:r>
      <w:r w:rsidR="3F259252" w:rsidRPr="3F259252">
        <w:rPr>
          <w:rFonts w:ascii="Palatino Linotype" w:eastAsia="Palatino Linotype" w:hAnsi="Palatino Linotype" w:cs="Palatino Linotype"/>
          <w:color w:val="1F1F1F"/>
        </w:rPr>
        <w:t>pessoas choravam</w:t>
      </w:r>
      <w:r w:rsidR="4FBBD1C1" w:rsidRPr="4FBBD1C1">
        <w:rPr>
          <w:rFonts w:ascii="Palatino Linotype" w:eastAsia="Palatino Linotype" w:hAnsi="Palatino Linotype" w:cs="Palatino Linotype"/>
          <w:color w:val="1F1F1F"/>
        </w:rPr>
        <w:t>,</w:t>
      </w:r>
      <w:r w:rsidR="5F362E0C" w:rsidRPr="5F362E0C">
        <w:rPr>
          <w:rFonts w:ascii="Palatino Linotype" w:eastAsia="Palatino Linotype" w:hAnsi="Palatino Linotype" w:cs="Palatino Linotype"/>
          <w:color w:val="1F1F1F"/>
        </w:rPr>
        <w:t xml:space="preserve"> </w:t>
      </w:r>
      <w:r w:rsidR="6EEB8B39" w:rsidRPr="6EEB8B39">
        <w:rPr>
          <w:rFonts w:ascii="Palatino Linotype" w:eastAsia="Palatino Linotype" w:hAnsi="Palatino Linotype" w:cs="Palatino Linotype"/>
          <w:color w:val="1F1F1F"/>
        </w:rPr>
        <w:t xml:space="preserve">se </w:t>
      </w:r>
      <w:r w:rsidR="173837FF" w:rsidRPr="173837FF">
        <w:rPr>
          <w:rFonts w:ascii="Palatino Linotype" w:eastAsia="Palatino Linotype" w:hAnsi="Palatino Linotype" w:cs="Palatino Linotype"/>
          <w:color w:val="1F1F1F"/>
        </w:rPr>
        <w:t>desesperavam</w:t>
      </w:r>
      <w:r w:rsidR="45C957F1" w:rsidRPr="45C957F1">
        <w:rPr>
          <w:rFonts w:ascii="Palatino Linotype" w:eastAsia="Palatino Linotype" w:hAnsi="Palatino Linotype" w:cs="Palatino Linotype"/>
          <w:color w:val="1F1F1F"/>
        </w:rPr>
        <w:t>,</w:t>
      </w:r>
      <w:r w:rsidR="02A61E56" w:rsidRPr="02A61E56">
        <w:rPr>
          <w:rFonts w:ascii="Palatino Linotype" w:eastAsia="Palatino Linotype" w:hAnsi="Palatino Linotype" w:cs="Palatino Linotype"/>
          <w:color w:val="1F1F1F"/>
        </w:rPr>
        <w:t xml:space="preserve"> </w:t>
      </w:r>
      <w:r w:rsidR="437295B5" w:rsidRPr="437295B5">
        <w:rPr>
          <w:rFonts w:ascii="Palatino Linotype" w:eastAsia="Palatino Linotype" w:hAnsi="Palatino Linotype" w:cs="Palatino Linotype"/>
          <w:color w:val="1F1F1F"/>
        </w:rPr>
        <w:t xml:space="preserve">gritavam de </w:t>
      </w:r>
      <w:r w:rsidR="78754CD2" w:rsidRPr="78754CD2">
        <w:rPr>
          <w:rFonts w:ascii="Palatino Linotype" w:eastAsia="Palatino Linotype" w:hAnsi="Palatino Linotype" w:cs="Palatino Linotype"/>
          <w:color w:val="1F1F1F"/>
        </w:rPr>
        <w:t>tristeza</w:t>
      </w:r>
      <w:r w:rsidR="55BD2805" w:rsidRPr="55BD2805">
        <w:rPr>
          <w:rFonts w:ascii="Palatino Linotype" w:eastAsia="Palatino Linotype" w:hAnsi="Palatino Linotype" w:cs="Palatino Linotype"/>
          <w:color w:val="1F1F1F"/>
        </w:rPr>
        <w:t xml:space="preserve">, e </w:t>
      </w:r>
      <w:r w:rsidR="70E44155" w:rsidRPr="70E44155">
        <w:rPr>
          <w:rFonts w:ascii="Palatino Linotype" w:eastAsia="Palatino Linotype" w:hAnsi="Palatino Linotype" w:cs="Palatino Linotype"/>
          <w:color w:val="1F1F1F"/>
        </w:rPr>
        <w:t>provavelmente</w:t>
      </w:r>
      <w:r w:rsidR="2AE843E0" w:rsidRPr="2AE843E0">
        <w:rPr>
          <w:rFonts w:ascii="Palatino Linotype" w:eastAsia="Palatino Linotype" w:hAnsi="Palatino Linotype" w:cs="Palatino Linotype"/>
          <w:color w:val="1F1F1F"/>
        </w:rPr>
        <w:t xml:space="preserve"> se lembravam </w:t>
      </w:r>
      <w:r w:rsidR="75134CE9" w:rsidRPr="75134CE9">
        <w:rPr>
          <w:rFonts w:ascii="Palatino Linotype" w:eastAsia="Palatino Linotype" w:hAnsi="Palatino Linotype" w:cs="Palatino Linotype"/>
          <w:color w:val="1F1F1F"/>
        </w:rPr>
        <w:t xml:space="preserve">dos entes </w:t>
      </w:r>
      <w:r w:rsidR="3A0F83A6" w:rsidRPr="3A0F83A6">
        <w:rPr>
          <w:rFonts w:ascii="Palatino Linotype" w:eastAsia="Palatino Linotype" w:hAnsi="Palatino Linotype" w:cs="Palatino Linotype"/>
          <w:color w:val="1F1F1F"/>
        </w:rPr>
        <w:t xml:space="preserve">queridos que </w:t>
      </w:r>
      <w:r w:rsidR="0FC4A2C0" w:rsidRPr="0FC4A2C0">
        <w:rPr>
          <w:rFonts w:ascii="Palatino Linotype" w:eastAsia="Palatino Linotype" w:hAnsi="Palatino Linotype" w:cs="Palatino Linotype"/>
          <w:color w:val="1F1F1F"/>
        </w:rPr>
        <w:t xml:space="preserve">acabaram </w:t>
      </w:r>
      <w:r w:rsidR="418D7267" w:rsidRPr="418D7267">
        <w:rPr>
          <w:rFonts w:ascii="Palatino Linotype" w:eastAsia="Palatino Linotype" w:hAnsi="Palatino Linotype" w:cs="Palatino Linotype"/>
          <w:color w:val="1F1F1F"/>
        </w:rPr>
        <w:t>de perder</w:t>
      </w:r>
      <w:r w:rsidR="4DB09BBF" w:rsidRPr="4DB09BBF">
        <w:rPr>
          <w:rFonts w:ascii="Palatino Linotype" w:eastAsia="Palatino Linotype" w:hAnsi="Palatino Linotype" w:cs="Palatino Linotype"/>
          <w:color w:val="1F1F1F"/>
        </w:rPr>
        <w:t>.</w:t>
      </w:r>
      <w:r w:rsidR="26654BE8" w:rsidRPr="26654BE8">
        <w:rPr>
          <w:rFonts w:ascii="Palatino Linotype" w:eastAsia="Palatino Linotype" w:hAnsi="Palatino Linotype" w:cs="Palatino Linotype"/>
          <w:color w:val="1F1F1F"/>
        </w:rPr>
        <w:t xml:space="preserve"> </w:t>
      </w:r>
      <w:r w:rsidR="56E7B00C" w:rsidRPr="56E7B00C">
        <w:rPr>
          <w:rFonts w:ascii="Palatino Linotype" w:eastAsia="Palatino Linotype" w:hAnsi="Palatino Linotype" w:cs="Palatino Linotype"/>
          <w:color w:val="1F1F1F"/>
        </w:rPr>
        <w:t xml:space="preserve">Tiveram que </w:t>
      </w:r>
      <w:r w:rsidR="275472F0" w:rsidRPr="275472F0">
        <w:rPr>
          <w:rFonts w:ascii="Palatino Linotype" w:eastAsia="Palatino Linotype" w:hAnsi="Palatino Linotype" w:cs="Palatino Linotype"/>
          <w:color w:val="1F1F1F"/>
        </w:rPr>
        <w:t xml:space="preserve">mudar a rota </w:t>
      </w:r>
      <w:r w:rsidR="4646A9F5" w:rsidRPr="4646A9F5">
        <w:rPr>
          <w:rFonts w:ascii="Palatino Linotype" w:eastAsia="Palatino Linotype" w:hAnsi="Palatino Linotype" w:cs="Palatino Linotype"/>
          <w:color w:val="1F1F1F"/>
        </w:rPr>
        <w:t>para</w:t>
      </w:r>
      <w:r w:rsidR="7893877B" w:rsidRPr="7893877B">
        <w:rPr>
          <w:rFonts w:ascii="Palatino Linotype" w:eastAsia="Palatino Linotype" w:hAnsi="Palatino Linotype" w:cs="Palatino Linotype"/>
          <w:color w:val="1F1F1F"/>
        </w:rPr>
        <w:t xml:space="preserve"> </w:t>
      </w:r>
      <w:r w:rsidR="61D5C71A" w:rsidRPr="61D5C71A">
        <w:rPr>
          <w:rFonts w:ascii="Palatino Linotype" w:eastAsia="Palatino Linotype" w:hAnsi="Palatino Linotype" w:cs="Palatino Linotype"/>
          <w:color w:val="1F1F1F"/>
        </w:rPr>
        <w:t xml:space="preserve">um </w:t>
      </w:r>
      <w:r w:rsidR="61CD0F01" w:rsidRPr="61CD0F01">
        <w:rPr>
          <w:rFonts w:ascii="Palatino Linotype" w:eastAsia="Palatino Linotype" w:hAnsi="Palatino Linotype" w:cs="Palatino Linotype"/>
          <w:color w:val="1F1F1F"/>
        </w:rPr>
        <w:t xml:space="preserve">aeroporto </w:t>
      </w:r>
      <w:r w:rsidR="161E4A51" w:rsidRPr="161E4A51">
        <w:rPr>
          <w:rFonts w:ascii="Palatino Linotype" w:eastAsia="Palatino Linotype" w:hAnsi="Palatino Linotype" w:cs="Palatino Linotype"/>
          <w:color w:val="1F1F1F"/>
        </w:rPr>
        <w:t xml:space="preserve">de </w:t>
      </w:r>
      <w:r w:rsidR="2767BAF7" w:rsidRPr="2767BAF7">
        <w:rPr>
          <w:rFonts w:ascii="Palatino Linotype" w:eastAsia="Palatino Linotype" w:hAnsi="Palatino Linotype" w:cs="Palatino Linotype"/>
          <w:color w:val="1F1F1F"/>
        </w:rPr>
        <w:t>Augsburg</w:t>
      </w:r>
      <w:r w:rsidR="161E4A51" w:rsidRPr="161E4A51">
        <w:rPr>
          <w:rFonts w:ascii="Palatino Linotype" w:eastAsia="Palatino Linotype" w:hAnsi="Palatino Linotype" w:cs="Palatino Linotype"/>
          <w:color w:val="1F1F1F"/>
        </w:rPr>
        <w:t>,</w:t>
      </w:r>
      <w:r w:rsidR="3C69AA2D" w:rsidRPr="3C69AA2D">
        <w:rPr>
          <w:rFonts w:ascii="Palatino Linotype" w:eastAsia="Palatino Linotype" w:hAnsi="Palatino Linotype" w:cs="Palatino Linotype"/>
          <w:color w:val="1F1F1F"/>
        </w:rPr>
        <w:t xml:space="preserve"> que a</w:t>
      </w:r>
      <w:r w:rsidR="656162AC" w:rsidRPr="656162AC">
        <w:rPr>
          <w:rFonts w:ascii="Palatino Linotype" w:eastAsia="Palatino Linotype" w:hAnsi="Palatino Linotype" w:cs="Palatino Linotype"/>
          <w:color w:val="1F1F1F"/>
        </w:rPr>
        <w:t xml:space="preserve"> essa </w:t>
      </w:r>
      <w:r w:rsidR="742C46AA" w:rsidRPr="742C46AA">
        <w:rPr>
          <w:rFonts w:ascii="Palatino Linotype" w:eastAsia="Palatino Linotype" w:hAnsi="Palatino Linotype" w:cs="Palatino Linotype"/>
          <w:color w:val="1F1F1F"/>
        </w:rPr>
        <w:t xml:space="preserve">hora </w:t>
      </w:r>
      <w:r w:rsidR="5948C840" w:rsidRPr="5948C840">
        <w:rPr>
          <w:rFonts w:ascii="Palatino Linotype" w:eastAsia="Palatino Linotype" w:hAnsi="Palatino Linotype" w:cs="Palatino Linotype"/>
          <w:color w:val="1F1F1F"/>
        </w:rPr>
        <w:t>não</w:t>
      </w:r>
      <w:r w:rsidR="742C46AA" w:rsidRPr="742C46AA">
        <w:rPr>
          <w:rFonts w:ascii="Palatino Linotype" w:eastAsia="Palatino Linotype" w:hAnsi="Palatino Linotype" w:cs="Palatino Linotype"/>
          <w:color w:val="1F1F1F"/>
        </w:rPr>
        <w:t xml:space="preserve"> estava</w:t>
      </w:r>
      <w:r w:rsidR="4B18AF6C" w:rsidRPr="4B18AF6C">
        <w:rPr>
          <w:rFonts w:ascii="Palatino Linotype" w:eastAsia="Palatino Linotype" w:hAnsi="Palatino Linotype" w:cs="Palatino Linotype"/>
          <w:color w:val="1F1F1F"/>
        </w:rPr>
        <w:t xml:space="preserve"> </w:t>
      </w:r>
      <w:r w:rsidR="5948C840" w:rsidRPr="5948C840">
        <w:rPr>
          <w:rFonts w:ascii="Palatino Linotype" w:eastAsia="Palatino Linotype" w:hAnsi="Palatino Linotype" w:cs="Palatino Linotype"/>
          <w:color w:val="1F1F1F"/>
        </w:rPr>
        <w:t>longe.</w:t>
      </w:r>
    </w:p>
    <w:p w14:paraId="25906CB8" w14:textId="3C6EA590" w:rsidR="03D9B7B2" w:rsidRDefault="6742ACCA" w:rsidP="03D9B7B2">
      <w:pPr>
        <w:ind w:firstLine="708"/>
        <w:rPr>
          <w:rFonts w:ascii="Palatino Linotype" w:eastAsia="Palatino Linotype" w:hAnsi="Palatino Linotype" w:cs="Palatino Linotype"/>
          <w:color w:val="1F1F1F"/>
        </w:rPr>
      </w:pPr>
      <w:r w:rsidRPr="6742ACCA">
        <w:rPr>
          <w:rFonts w:ascii="Palatino Linotype" w:eastAsia="Palatino Linotype" w:hAnsi="Palatino Linotype" w:cs="Palatino Linotype"/>
          <w:color w:val="1F1F1F"/>
        </w:rPr>
        <w:t xml:space="preserve">Álvares estava </w:t>
      </w:r>
      <w:r w:rsidR="079F40FF" w:rsidRPr="079F40FF">
        <w:rPr>
          <w:rFonts w:ascii="Palatino Linotype" w:eastAsia="Palatino Linotype" w:hAnsi="Palatino Linotype" w:cs="Palatino Linotype"/>
          <w:color w:val="1F1F1F"/>
        </w:rPr>
        <w:t xml:space="preserve">abismado, </w:t>
      </w:r>
      <w:r w:rsidR="1869FA0A" w:rsidRPr="1869FA0A">
        <w:rPr>
          <w:rFonts w:ascii="Palatino Linotype" w:eastAsia="Palatino Linotype" w:hAnsi="Palatino Linotype" w:cs="Palatino Linotype"/>
          <w:color w:val="1F1F1F"/>
        </w:rPr>
        <w:t>não</w:t>
      </w:r>
      <w:r w:rsidR="6B5CD826" w:rsidRPr="6B5CD826">
        <w:rPr>
          <w:rFonts w:ascii="Palatino Linotype" w:eastAsia="Palatino Linotype" w:hAnsi="Palatino Linotype" w:cs="Palatino Linotype"/>
          <w:color w:val="1F1F1F"/>
        </w:rPr>
        <w:t xml:space="preserve"> </w:t>
      </w:r>
      <w:r w:rsidR="388BEDFE" w:rsidRPr="388BEDFE">
        <w:rPr>
          <w:rFonts w:ascii="Palatino Linotype" w:eastAsia="Palatino Linotype" w:hAnsi="Palatino Linotype" w:cs="Palatino Linotype"/>
          <w:color w:val="1F1F1F"/>
        </w:rPr>
        <w:t xml:space="preserve">existia uma dor </w:t>
      </w:r>
      <w:r w:rsidR="55382E06" w:rsidRPr="55382E06">
        <w:rPr>
          <w:rFonts w:ascii="Palatino Linotype" w:eastAsia="Palatino Linotype" w:hAnsi="Palatino Linotype" w:cs="Palatino Linotype"/>
          <w:color w:val="1F1F1F"/>
        </w:rPr>
        <w:t xml:space="preserve">maior do </w:t>
      </w:r>
      <w:r w:rsidR="17BDE731" w:rsidRPr="17BDE731">
        <w:rPr>
          <w:rFonts w:ascii="Palatino Linotype" w:eastAsia="Palatino Linotype" w:hAnsi="Palatino Linotype" w:cs="Palatino Linotype"/>
          <w:color w:val="1F1F1F"/>
        </w:rPr>
        <w:t xml:space="preserve">que a que ele </w:t>
      </w:r>
      <w:r w:rsidR="413D07EB" w:rsidRPr="413D07EB">
        <w:rPr>
          <w:rFonts w:ascii="Palatino Linotype" w:eastAsia="Palatino Linotype" w:hAnsi="Palatino Linotype" w:cs="Palatino Linotype"/>
          <w:color w:val="1F1F1F"/>
        </w:rPr>
        <w:t>estava sentindo</w:t>
      </w:r>
      <w:r w:rsidR="35563682" w:rsidRPr="35563682">
        <w:rPr>
          <w:rFonts w:ascii="Palatino Linotype" w:eastAsia="Palatino Linotype" w:hAnsi="Palatino Linotype" w:cs="Palatino Linotype"/>
          <w:color w:val="1F1F1F"/>
        </w:rPr>
        <w:t xml:space="preserve"> agora e</w:t>
      </w:r>
      <w:r w:rsidR="66D1C06E" w:rsidRPr="66D1C06E">
        <w:rPr>
          <w:rFonts w:ascii="Palatino Linotype" w:eastAsia="Palatino Linotype" w:hAnsi="Palatino Linotype" w:cs="Palatino Linotype"/>
          <w:color w:val="1F1F1F"/>
        </w:rPr>
        <w:t xml:space="preserve"> talvez nunca </w:t>
      </w:r>
      <w:r w:rsidR="2923FFBF" w:rsidRPr="2923FFBF">
        <w:rPr>
          <w:rFonts w:ascii="Palatino Linotype" w:eastAsia="Palatino Linotype" w:hAnsi="Palatino Linotype" w:cs="Palatino Linotype"/>
          <w:color w:val="1F1F1F"/>
        </w:rPr>
        <w:t>sentiria</w:t>
      </w:r>
      <w:r w:rsidR="15AD1F98" w:rsidRPr="15AD1F98">
        <w:rPr>
          <w:rFonts w:ascii="Palatino Linotype" w:eastAsia="Palatino Linotype" w:hAnsi="Palatino Linotype" w:cs="Palatino Linotype"/>
          <w:color w:val="1F1F1F"/>
        </w:rPr>
        <w:t xml:space="preserve"> </w:t>
      </w:r>
      <w:r w:rsidR="60F6C0E4" w:rsidRPr="60F6C0E4">
        <w:rPr>
          <w:rFonts w:ascii="Palatino Linotype" w:eastAsia="Palatino Linotype" w:hAnsi="Palatino Linotype" w:cs="Palatino Linotype"/>
          <w:color w:val="1F1F1F"/>
        </w:rPr>
        <w:t xml:space="preserve">de novo. </w:t>
      </w:r>
      <w:r w:rsidR="121FD9A7" w:rsidRPr="121FD9A7">
        <w:rPr>
          <w:rFonts w:ascii="Palatino Linotype" w:eastAsia="Palatino Linotype" w:hAnsi="Palatino Linotype" w:cs="Palatino Linotype"/>
          <w:color w:val="1F1F1F"/>
        </w:rPr>
        <w:t xml:space="preserve">A porta do </w:t>
      </w:r>
      <w:r w:rsidR="5EA078F5" w:rsidRPr="5EA078F5">
        <w:rPr>
          <w:rFonts w:ascii="Palatino Linotype" w:eastAsia="Palatino Linotype" w:hAnsi="Palatino Linotype" w:cs="Palatino Linotype"/>
          <w:color w:val="1F1F1F"/>
        </w:rPr>
        <w:t xml:space="preserve">avião se </w:t>
      </w:r>
      <w:r w:rsidR="4E264BD3" w:rsidRPr="4E264BD3">
        <w:rPr>
          <w:rFonts w:ascii="Palatino Linotype" w:eastAsia="Palatino Linotype" w:hAnsi="Palatino Linotype" w:cs="Palatino Linotype"/>
          <w:color w:val="1F1F1F"/>
        </w:rPr>
        <w:t>abriu logo depois que o</w:t>
      </w:r>
      <w:r w:rsidR="446EE93F" w:rsidRPr="446EE93F">
        <w:rPr>
          <w:rFonts w:ascii="Palatino Linotype" w:eastAsia="Palatino Linotype" w:hAnsi="Palatino Linotype" w:cs="Palatino Linotype"/>
          <w:color w:val="1F1F1F"/>
        </w:rPr>
        <w:t xml:space="preserve"> </w:t>
      </w:r>
      <w:r w:rsidR="4D0420BC" w:rsidRPr="4D0420BC">
        <w:rPr>
          <w:rFonts w:ascii="Palatino Linotype" w:eastAsia="Palatino Linotype" w:hAnsi="Palatino Linotype" w:cs="Palatino Linotype"/>
          <w:color w:val="1F1F1F"/>
        </w:rPr>
        <w:t>avião</w:t>
      </w:r>
      <w:r w:rsidR="446EE93F" w:rsidRPr="446EE93F">
        <w:rPr>
          <w:rFonts w:ascii="Palatino Linotype" w:eastAsia="Palatino Linotype" w:hAnsi="Palatino Linotype" w:cs="Palatino Linotype"/>
          <w:color w:val="1F1F1F"/>
        </w:rPr>
        <w:t xml:space="preserve"> </w:t>
      </w:r>
      <w:r w:rsidR="20C7EBBC" w:rsidRPr="20C7EBBC">
        <w:rPr>
          <w:rFonts w:ascii="Palatino Linotype" w:eastAsia="Palatino Linotype" w:hAnsi="Palatino Linotype" w:cs="Palatino Linotype"/>
          <w:color w:val="1F1F1F"/>
        </w:rPr>
        <w:t>pousou</w:t>
      </w:r>
      <w:r w:rsidR="4307344D" w:rsidRPr="4307344D">
        <w:rPr>
          <w:rFonts w:ascii="Palatino Linotype" w:eastAsia="Palatino Linotype" w:hAnsi="Palatino Linotype" w:cs="Palatino Linotype"/>
          <w:color w:val="1F1F1F"/>
        </w:rPr>
        <w:t>, e por ela</w:t>
      </w:r>
      <w:r w:rsidR="54168A25" w:rsidRPr="54168A25">
        <w:rPr>
          <w:rFonts w:ascii="Palatino Linotype" w:eastAsia="Palatino Linotype" w:hAnsi="Palatino Linotype" w:cs="Palatino Linotype"/>
          <w:color w:val="1F1F1F"/>
        </w:rPr>
        <w:t xml:space="preserve"> </w:t>
      </w:r>
      <w:r w:rsidR="4CCEDC29" w:rsidRPr="4CCEDC29">
        <w:rPr>
          <w:rFonts w:ascii="Palatino Linotype" w:eastAsia="Palatino Linotype" w:hAnsi="Palatino Linotype" w:cs="Palatino Linotype"/>
          <w:color w:val="1F1F1F"/>
        </w:rPr>
        <w:t>saíram</w:t>
      </w:r>
      <w:r w:rsidR="54168A25" w:rsidRPr="54168A25">
        <w:rPr>
          <w:rFonts w:ascii="Palatino Linotype" w:eastAsia="Palatino Linotype" w:hAnsi="Palatino Linotype" w:cs="Palatino Linotype"/>
          <w:color w:val="1F1F1F"/>
        </w:rPr>
        <w:t xml:space="preserve"> </w:t>
      </w:r>
      <w:r w:rsidR="359FCFCA" w:rsidRPr="359FCFCA">
        <w:rPr>
          <w:rFonts w:ascii="Palatino Linotype" w:eastAsia="Palatino Linotype" w:hAnsi="Palatino Linotype" w:cs="Palatino Linotype"/>
          <w:color w:val="1F1F1F"/>
        </w:rPr>
        <w:t xml:space="preserve">todos do </w:t>
      </w:r>
      <w:r w:rsidR="52B37EC5" w:rsidRPr="52B37EC5">
        <w:rPr>
          <w:rFonts w:ascii="Palatino Linotype" w:eastAsia="Palatino Linotype" w:hAnsi="Palatino Linotype" w:cs="Palatino Linotype"/>
          <w:color w:val="1F1F1F"/>
        </w:rPr>
        <w:t>avião</w:t>
      </w:r>
      <w:r w:rsidR="4CCEDC29" w:rsidRPr="4CCEDC29">
        <w:rPr>
          <w:rFonts w:ascii="Palatino Linotype" w:eastAsia="Palatino Linotype" w:hAnsi="Palatino Linotype" w:cs="Palatino Linotype"/>
          <w:color w:val="1F1F1F"/>
        </w:rPr>
        <w:t>.</w:t>
      </w:r>
    </w:p>
    <w:p w14:paraId="682785B3" w14:textId="1CADFA87" w:rsidR="2BEB6FC9" w:rsidRDefault="0217B174" w:rsidP="2BEB6FC9">
      <w:pPr>
        <w:ind w:firstLine="708"/>
        <w:rPr>
          <w:rFonts w:ascii="Palatino Linotype" w:eastAsia="Palatino Linotype" w:hAnsi="Palatino Linotype" w:cs="Palatino Linotype"/>
          <w:color w:val="1F1F1F"/>
        </w:rPr>
      </w:pPr>
      <w:r w:rsidRPr="0217B174">
        <w:rPr>
          <w:rFonts w:ascii="Palatino Linotype" w:eastAsia="Palatino Linotype" w:hAnsi="Palatino Linotype" w:cs="Palatino Linotype"/>
          <w:color w:val="1F1F1F"/>
        </w:rPr>
        <w:t xml:space="preserve">Um taxi </w:t>
      </w:r>
      <w:r w:rsidR="49FB2C7F" w:rsidRPr="49FB2C7F">
        <w:rPr>
          <w:rFonts w:ascii="Palatino Linotype" w:eastAsia="Palatino Linotype" w:hAnsi="Palatino Linotype" w:cs="Palatino Linotype"/>
          <w:color w:val="1F1F1F"/>
        </w:rPr>
        <w:t xml:space="preserve">parou no </w:t>
      </w:r>
      <w:r w:rsidR="5334CB40" w:rsidRPr="5334CB40">
        <w:rPr>
          <w:rFonts w:ascii="Palatino Linotype" w:eastAsia="Palatino Linotype" w:hAnsi="Palatino Linotype" w:cs="Palatino Linotype"/>
          <w:color w:val="1F1F1F"/>
        </w:rPr>
        <w:t>estacionamento,</w:t>
      </w:r>
      <w:r w:rsidR="4CFC87BA" w:rsidRPr="4CFC87BA">
        <w:rPr>
          <w:rFonts w:ascii="Palatino Linotype" w:eastAsia="Palatino Linotype" w:hAnsi="Palatino Linotype" w:cs="Palatino Linotype"/>
          <w:color w:val="1F1F1F"/>
        </w:rPr>
        <w:t xml:space="preserve"> </w:t>
      </w:r>
      <w:r w:rsidR="5469EC8D" w:rsidRPr="5469EC8D">
        <w:rPr>
          <w:rFonts w:ascii="Palatino Linotype" w:eastAsia="Palatino Linotype" w:hAnsi="Palatino Linotype" w:cs="Palatino Linotype"/>
          <w:color w:val="1F1F1F"/>
        </w:rPr>
        <w:t xml:space="preserve">logo </w:t>
      </w:r>
      <w:r w:rsidR="302EC7F5" w:rsidRPr="302EC7F5">
        <w:rPr>
          <w:rFonts w:ascii="Palatino Linotype" w:eastAsia="Palatino Linotype" w:hAnsi="Palatino Linotype" w:cs="Palatino Linotype"/>
          <w:color w:val="1F1F1F"/>
        </w:rPr>
        <w:t xml:space="preserve">Álvares </w:t>
      </w:r>
      <w:r w:rsidR="43052FE7" w:rsidRPr="43052FE7">
        <w:rPr>
          <w:rFonts w:ascii="Palatino Linotype" w:eastAsia="Palatino Linotype" w:hAnsi="Palatino Linotype" w:cs="Palatino Linotype"/>
          <w:color w:val="1F1F1F"/>
        </w:rPr>
        <w:t xml:space="preserve">entrou </w:t>
      </w:r>
      <w:r w:rsidR="57E39A48" w:rsidRPr="57E39A48">
        <w:rPr>
          <w:rFonts w:ascii="Palatino Linotype" w:eastAsia="Palatino Linotype" w:hAnsi="Palatino Linotype" w:cs="Palatino Linotype"/>
          <w:color w:val="1F1F1F"/>
        </w:rPr>
        <w:t>e</w:t>
      </w:r>
      <w:r w:rsidR="21702957" w:rsidRPr="21702957">
        <w:rPr>
          <w:rFonts w:ascii="Palatino Linotype" w:eastAsia="Palatino Linotype" w:hAnsi="Palatino Linotype" w:cs="Palatino Linotype"/>
          <w:color w:val="1F1F1F"/>
        </w:rPr>
        <w:t xml:space="preserve"> pediu </w:t>
      </w:r>
      <w:r w:rsidR="4AD93E25" w:rsidRPr="4AD93E25">
        <w:rPr>
          <w:rFonts w:ascii="Palatino Linotype" w:eastAsia="Palatino Linotype" w:hAnsi="Palatino Linotype" w:cs="Palatino Linotype"/>
          <w:color w:val="1F1F1F"/>
        </w:rPr>
        <w:t xml:space="preserve">que o </w:t>
      </w:r>
      <w:r w:rsidR="6C910A74" w:rsidRPr="6C910A74">
        <w:rPr>
          <w:rFonts w:ascii="Palatino Linotype" w:eastAsia="Palatino Linotype" w:hAnsi="Palatino Linotype" w:cs="Palatino Linotype"/>
          <w:color w:val="1F1F1F"/>
        </w:rPr>
        <w:t>motorista</w:t>
      </w:r>
      <w:r w:rsidR="2B95A990" w:rsidRPr="2B95A990">
        <w:rPr>
          <w:rFonts w:ascii="Palatino Linotype" w:eastAsia="Palatino Linotype" w:hAnsi="Palatino Linotype" w:cs="Palatino Linotype"/>
          <w:color w:val="1F1F1F"/>
        </w:rPr>
        <w:t xml:space="preserve"> </w:t>
      </w:r>
      <w:r w:rsidR="6FC0672D" w:rsidRPr="6FC0672D">
        <w:rPr>
          <w:rFonts w:ascii="Palatino Linotype" w:eastAsia="Palatino Linotype" w:hAnsi="Palatino Linotype" w:cs="Palatino Linotype"/>
          <w:color w:val="1F1F1F"/>
        </w:rPr>
        <w:t xml:space="preserve">dirigir </w:t>
      </w:r>
      <w:r w:rsidR="6967A4A3" w:rsidRPr="6967A4A3">
        <w:rPr>
          <w:rFonts w:ascii="Palatino Linotype" w:eastAsia="Palatino Linotype" w:hAnsi="Palatino Linotype" w:cs="Palatino Linotype"/>
          <w:color w:val="1F1F1F"/>
        </w:rPr>
        <w:t>Fuggere</w:t>
      </w:r>
      <w:r w:rsidR="3CD5B090" w:rsidRPr="3CD5B090">
        <w:rPr>
          <w:rFonts w:ascii="Palatino Linotype" w:eastAsia="Palatino Linotype" w:hAnsi="Palatino Linotype" w:cs="Palatino Linotype"/>
          <w:color w:val="1F1F1F"/>
        </w:rPr>
        <w:t xml:space="preserve">, </w:t>
      </w:r>
      <w:r w:rsidR="7FCBBCC9" w:rsidRPr="7FCBBCC9">
        <w:rPr>
          <w:rFonts w:ascii="Palatino Linotype" w:eastAsia="Palatino Linotype" w:hAnsi="Palatino Linotype" w:cs="Palatino Linotype"/>
          <w:color w:val="1F1F1F"/>
        </w:rPr>
        <w:t xml:space="preserve">um bairro </w:t>
      </w:r>
      <w:r w:rsidR="6B96143D" w:rsidRPr="6B96143D">
        <w:rPr>
          <w:rFonts w:ascii="Palatino Linotype" w:eastAsia="Palatino Linotype" w:hAnsi="Palatino Linotype" w:cs="Palatino Linotype"/>
          <w:color w:val="1F1F1F"/>
        </w:rPr>
        <w:t xml:space="preserve">em </w:t>
      </w:r>
      <w:r w:rsidR="7B5EC496" w:rsidRPr="7B5EC496">
        <w:rPr>
          <w:rFonts w:ascii="Palatino Linotype" w:eastAsia="Palatino Linotype" w:hAnsi="Palatino Linotype" w:cs="Palatino Linotype"/>
          <w:color w:val="1F1F1F"/>
        </w:rPr>
        <w:t>Augsburg</w:t>
      </w:r>
      <w:r w:rsidR="642E0273" w:rsidRPr="642E0273">
        <w:rPr>
          <w:rFonts w:ascii="Palatino Linotype" w:eastAsia="Palatino Linotype" w:hAnsi="Palatino Linotype" w:cs="Palatino Linotype"/>
          <w:color w:val="1F1F1F"/>
        </w:rPr>
        <w:t xml:space="preserve"> </w:t>
      </w:r>
      <w:r w:rsidR="470B6C58" w:rsidRPr="470B6C58">
        <w:rPr>
          <w:rFonts w:ascii="Palatino Linotype" w:eastAsia="Palatino Linotype" w:hAnsi="Palatino Linotype" w:cs="Palatino Linotype"/>
          <w:color w:val="1F1F1F"/>
        </w:rPr>
        <w:t xml:space="preserve">onde os pais de </w:t>
      </w:r>
      <w:r w:rsidR="43A92463" w:rsidRPr="43A92463">
        <w:rPr>
          <w:rFonts w:ascii="Palatino Linotype" w:eastAsia="Palatino Linotype" w:hAnsi="Palatino Linotype" w:cs="Palatino Linotype"/>
          <w:color w:val="1F1F1F"/>
        </w:rPr>
        <w:t>sua</w:t>
      </w:r>
      <w:r w:rsidR="58AD88E1" w:rsidRPr="58AD88E1">
        <w:rPr>
          <w:rFonts w:ascii="Palatino Linotype" w:eastAsia="Palatino Linotype" w:hAnsi="Palatino Linotype" w:cs="Palatino Linotype"/>
          <w:color w:val="1F1F1F"/>
        </w:rPr>
        <w:t xml:space="preserve"> </w:t>
      </w:r>
      <w:r w:rsidR="498BE11B" w:rsidRPr="498BE11B">
        <w:rPr>
          <w:rFonts w:ascii="Palatino Linotype" w:eastAsia="Palatino Linotype" w:hAnsi="Palatino Linotype" w:cs="Palatino Linotype"/>
          <w:color w:val="1F1F1F"/>
        </w:rPr>
        <w:t xml:space="preserve">esposa </w:t>
      </w:r>
      <w:r w:rsidR="4BCE54AB" w:rsidRPr="4BCE54AB">
        <w:rPr>
          <w:rFonts w:ascii="Palatino Linotype" w:eastAsia="Palatino Linotype" w:hAnsi="Palatino Linotype" w:cs="Palatino Linotype"/>
          <w:color w:val="1F1F1F"/>
        </w:rPr>
        <w:t>moram.</w:t>
      </w:r>
      <w:r w:rsidR="649A9828" w:rsidRPr="649A9828">
        <w:rPr>
          <w:rFonts w:ascii="Palatino Linotype" w:eastAsia="Palatino Linotype" w:hAnsi="Palatino Linotype" w:cs="Palatino Linotype"/>
          <w:color w:val="1F1F1F"/>
        </w:rPr>
        <w:t xml:space="preserve"> </w:t>
      </w:r>
      <w:r w:rsidR="3E7E32BA" w:rsidRPr="3E7E32BA">
        <w:rPr>
          <w:rFonts w:ascii="Palatino Linotype" w:eastAsia="Palatino Linotype" w:hAnsi="Palatino Linotype" w:cs="Palatino Linotype"/>
          <w:color w:val="1F1F1F"/>
        </w:rPr>
        <w:t xml:space="preserve">Álvares </w:t>
      </w:r>
      <w:r w:rsidR="7E8C37D5" w:rsidRPr="7E8C37D5">
        <w:rPr>
          <w:rFonts w:ascii="Palatino Linotype" w:eastAsia="Palatino Linotype" w:hAnsi="Palatino Linotype" w:cs="Palatino Linotype"/>
          <w:color w:val="1F1F1F"/>
        </w:rPr>
        <w:t>não</w:t>
      </w:r>
      <w:r w:rsidR="3E7E32BA" w:rsidRPr="3E7E32BA">
        <w:rPr>
          <w:rFonts w:ascii="Palatino Linotype" w:eastAsia="Palatino Linotype" w:hAnsi="Palatino Linotype" w:cs="Palatino Linotype"/>
          <w:color w:val="1F1F1F"/>
        </w:rPr>
        <w:t xml:space="preserve"> queria </w:t>
      </w:r>
      <w:r w:rsidR="6929B0DB" w:rsidRPr="6929B0DB">
        <w:rPr>
          <w:rFonts w:ascii="Palatino Linotype" w:eastAsia="Palatino Linotype" w:hAnsi="Palatino Linotype" w:cs="Palatino Linotype"/>
          <w:color w:val="1F1F1F"/>
        </w:rPr>
        <w:t>deixá-los</w:t>
      </w:r>
      <w:r w:rsidR="5010BD33" w:rsidRPr="5010BD33">
        <w:rPr>
          <w:rFonts w:ascii="Palatino Linotype" w:eastAsia="Palatino Linotype" w:hAnsi="Palatino Linotype" w:cs="Palatino Linotype"/>
          <w:color w:val="1F1F1F"/>
        </w:rPr>
        <w:t xml:space="preserve"> </w:t>
      </w:r>
      <w:r w:rsidR="661C9303" w:rsidRPr="661C9303">
        <w:rPr>
          <w:rFonts w:ascii="Palatino Linotype" w:eastAsia="Palatino Linotype" w:hAnsi="Palatino Linotype" w:cs="Palatino Linotype"/>
          <w:color w:val="1F1F1F"/>
        </w:rPr>
        <w:t>sozinhos</w:t>
      </w:r>
      <w:r w:rsidR="3841E5BC" w:rsidRPr="3841E5BC">
        <w:rPr>
          <w:rFonts w:ascii="Palatino Linotype" w:eastAsia="Palatino Linotype" w:hAnsi="Palatino Linotype" w:cs="Palatino Linotype"/>
          <w:color w:val="1F1F1F"/>
        </w:rPr>
        <w:t>, em luto</w:t>
      </w:r>
      <w:r w:rsidR="0934580A" w:rsidRPr="0934580A">
        <w:rPr>
          <w:rFonts w:ascii="Palatino Linotype" w:eastAsia="Palatino Linotype" w:hAnsi="Palatino Linotype" w:cs="Palatino Linotype"/>
          <w:color w:val="1F1F1F"/>
        </w:rPr>
        <w:t xml:space="preserve"> pela </w:t>
      </w:r>
      <w:r w:rsidR="6929B0DB" w:rsidRPr="6929B0DB">
        <w:rPr>
          <w:rFonts w:ascii="Palatino Linotype" w:eastAsia="Palatino Linotype" w:hAnsi="Palatino Linotype" w:cs="Palatino Linotype"/>
          <w:color w:val="1F1F1F"/>
        </w:rPr>
        <w:t>filha</w:t>
      </w:r>
      <w:r w:rsidR="7E8C37D5" w:rsidRPr="7E8C37D5">
        <w:rPr>
          <w:rFonts w:ascii="Palatino Linotype" w:eastAsia="Palatino Linotype" w:hAnsi="Palatino Linotype" w:cs="Palatino Linotype"/>
          <w:color w:val="1F1F1F"/>
        </w:rPr>
        <w:t>,</w:t>
      </w:r>
      <w:r w:rsidR="5AC05DC6" w:rsidRPr="5AC05DC6">
        <w:rPr>
          <w:rFonts w:ascii="Palatino Linotype" w:eastAsia="Palatino Linotype" w:hAnsi="Palatino Linotype" w:cs="Palatino Linotype"/>
          <w:color w:val="1F1F1F"/>
        </w:rPr>
        <w:t xml:space="preserve"> </w:t>
      </w:r>
      <w:r w:rsidR="4A4BB38E" w:rsidRPr="4A4BB38E">
        <w:rPr>
          <w:rFonts w:ascii="Palatino Linotype" w:eastAsia="Palatino Linotype" w:hAnsi="Palatino Linotype" w:cs="Palatino Linotype"/>
          <w:color w:val="1F1F1F"/>
        </w:rPr>
        <w:t xml:space="preserve">gostaria de </w:t>
      </w:r>
      <w:r w:rsidR="7E782422" w:rsidRPr="7E782422">
        <w:rPr>
          <w:rFonts w:ascii="Palatino Linotype" w:eastAsia="Palatino Linotype" w:hAnsi="Palatino Linotype" w:cs="Palatino Linotype"/>
          <w:color w:val="1F1F1F"/>
        </w:rPr>
        <w:t>tê</w:t>
      </w:r>
      <w:r w:rsidR="2E6D0936" w:rsidRPr="2E6D0936">
        <w:rPr>
          <w:rFonts w:ascii="Palatino Linotype" w:eastAsia="Palatino Linotype" w:hAnsi="Palatino Linotype" w:cs="Palatino Linotype"/>
          <w:color w:val="1F1F1F"/>
        </w:rPr>
        <w:t>-los</w:t>
      </w:r>
      <w:r w:rsidR="4A4BB38E" w:rsidRPr="4A4BB38E">
        <w:rPr>
          <w:rFonts w:ascii="Palatino Linotype" w:eastAsia="Palatino Linotype" w:hAnsi="Palatino Linotype" w:cs="Palatino Linotype"/>
          <w:color w:val="1F1F1F"/>
        </w:rPr>
        <w:t xml:space="preserve"> por </w:t>
      </w:r>
      <w:r w:rsidR="6103464E" w:rsidRPr="6103464E">
        <w:rPr>
          <w:rFonts w:ascii="Palatino Linotype" w:eastAsia="Palatino Linotype" w:hAnsi="Palatino Linotype" w:cs="Palatino Linotype"/>
          <w:color w:val="1F1F1F"/>
        </w:rPr>
        <w:t>perto.</w:t>
      </w:r>
      <w:r w:rsidR="3727632A" w:rsidRPr="3727632A">
        <w:rPr>
          <w:rFonts w:ascii="Palatino Linotype" w:eastAsia="Palatino Linotype" w:hAnsi="Palatino Linotype" w:cs="Palatino Linotype"/>
          <w:color w:val="1F1F1F"/>
        </w:rPr>
        <w:t xml:space="preserve"> </w:t>
      </w:r>
    </w:p>
    <w:p w14:paraId="32C43BC3" w14:textId="17D52D12" w:rsidR="24DFB52C" w:rsidRDefault="0730313C" w:rsidP="24DFB52C">
      <w:pPr>
        <w:ind w:firstLine="708"/>
        <w:rPr>
          <w:rFonts w:ascii="Palatino Linotype" w:eastAsia="Palatino Linotype" w:hAnsi="Palatino Linotype" w:cs="Palatino Linotype"/>
          <w:color w:val="1F1F1F"/>
        </w:rPr>
      </w:pPr>
      <w:r w:rsidRPr="0730313C">
        <w:rPr>
          <w:rFonts w:ascii="Palatino Linotype" w:eastAsia="Palatino Linotype" w:hAnsi="Palatino Linotype" w:cs="Palatino Linotype"/>
          <w:color w:val="1F1F1F"/>
        </w:rPr>
        <w:t xml:space="preserve">Depois de </w:t>
      </w:r>
      <w:r w:rsidR="65B22927" w:rsidRPr="65B22927">
        <w:rPr>
          <w:rFonts w:ascii="Palatino Linotype" w:eastAsia="Palatino Linotype" w:hAnsi="Palatino Linotype" w:cs="Palatino Linotype"/>
          <w:color w:val="1F1F1F"/>
        </w:rPr>
        <w:t xml:space="preserve">uns </w:t>
      </w:r>
      <w:r w:rsidR="7BDBB734" w:rsidRPr="7BDBB734">
        <w:rPr>
          <w:rFonts w:ascii="Palatino Linotype" w:eastAsia="Palatino Linotype" w:hAnsi="Palatino Linotype" w:cs="Palatino Linotype"/>
          <w:color w:val="1F1F1F"/>
        </w:rPr>
        <w:t>quarenta minutos</w:t>
      </w:r>
      <w:r w:rsidR="5040FD95" w:rsidRPr="5040FD95">
        <w:rPr>
          <w:rFonts w:ascii="Palatino Linotype" w:eastAsia="Palatino Linotype" w:hAnsi="Palatino Linotype" w:cs="Palatino Linotype"/>
          <w:color w:val="1F1F1F"/>
        </w:rPr>
        <w:t>,</w:t>
      </w:r>
      <w:r w:rsidR="173E2734" w:rsidRPr="173E2734">
        <w:rPr>
          <w:rFonts w:ascii="Palatino Linotype" w:eastAsia="Palatino Linotype" w:hAnsi="Palatino Linotype" w:cs="Palatino Linotype"/>
          <w:color w:val="1F1F1F"/>
        </w:rPr>
        <w:t xml:space="preserve"> o</w:t>
      </w:r>
      <w:r w:rsidR="30918114" w:rsidRPr="30918114">
        <w:rPr>
          <w:rFonts w:ascii="Palatino Linotype" w:eastAsia="Palatino Linotype" w:hAnsi="Palatino Linotype" w:cs="Palatino Linotype"/>
          <w:color w:val="1F1F1F"/>
        </w:rPr>
        <w:t xml:space="preserve"> carro parou </w:t>
      </w:r>
      <w:r w:rsidR="19103A82" w:rsidRPr="19103A82">
        <w:rPr>
          <w:rFonts w:ascii="Palatino Linotype" w:eastAsia="Palatino Linotype" w:hAnsi="Palatino Linotype" w:cs="Palatino Linotype"/>
          <w:color w:val="1F1F1F"/>
        </w:rPr>
        <w:t xml:space="preserve">na frente </w:t>
      </w:r>
      <w:r w:rsidR="64D4D5B1" w:rsidRPr="64D4D5B1">
        <w:rPr>
          <w:rFonts w:ascii="Palatino Linotype" w:eastAsia="Palatino Linotype" w:hAnsi="Palatino Linotype" w:cs="Palatino Linotype"/>
          <w:color w:val="1F1F1F"/>
        </w:rPr>
        <w:t>do</w:t>
      </w:r>
      <w:r w:rsidR="19103A82" w:rsidRPr="19103A82">
        <w:rPr>
          <w:rFonts w:ascii="Palatino Linotype" w:eastAsia="Palatino Linotype" w:hAnsi="Palatino Linotype" w:cs="Palatino Linotype"/>
          <w:color w:val="1F1F1F"/>
        </w:rPr>
        <w:t xml:space="preserve"> </w:t>
      </w:r>
      <w:r w:rsidR="6DCC40BD" w:rsidRPr="6DCC40BD">
        <w:rPr>
          <w:rFonts w:ascii="Palatino Linotype" w:eastAsia="Palatino Linotype" w:hAnsi="Palatino Linotype" w:cs="Palatino Linotype"/>
          <w:color w:val="1F1F1F"/>
        </w:rPr>
        <w:t>portão</w:t>
      </w:r>
      <w:r w:rsidR="4BF3EC6F" w:rsidRPr="4BF3EC6F">
        <w:rPr>
          <w:rFonts w:ascii="Palatino Linotype" w:eastAsia="Palatino Linotype" w:hAnsi="Palatino Linotype" w:cs="Palatino Linotype"/>
          <w:color w:val="1F1F1F"/>
        </w:rPr>
        <w:t xml:space="preserve"> da </w:t>
      </w:r>
      <w:r w:rsidR="37759518" w:rsidRPr="37759518">
        <w:rPr>
          <w:rFonts w:ascii="Palatino Linotype" w:eastAsia="Palatino Linotype" w:hAnsi="Palatino Linotype" w:cs="Palatino Linotype"/>
          <w:color w:val="1F1F1F"/>
        </w:rPr>
        <w:t>casa dos sogros</w:t>
      </w:r>
      <w:r w:rsidR="7DB809AA" w:rsidRPr="7DB809AA">
        <w:rPr>
          <w:rFonts w:ascii="Palatino Linotype" w:eastAsia="Palatino Linotype" w:hAnsi="Palatino Linotype" w:cs="Palatino Linotype"/>
          <w:color w:val="1F1F1F"/>
        </w:rPr>
        <w:t xml:space="preserve">. </w:t>
      </w:r>
      <w:r w:rsidR="6E4D804D" w:rsidRPr="6E4D804D">
        <w:rPr>
          <w:rFonts w:ascii="Palatino Linotype" w:eastAsia="Palatino Linotype" w:hAnsi="Palatino Linotype" w:cs="Palatino Linotype"/>
          <w:color w:val="1F1F1F"/>
        </w:rPr>
        <w:t xml:space="preserve">Álvares pagou o taxista que logo </w:t>
      </w:r>
      <w:r w:rsidR="46D1CDA4" w:rsidRPr="46D1CDA4">
        <w:rPr>
          <w:rFonts w:ascii="Palatino Linotype" w:eastAsia="Palatino Linotype" w:hAnsi="Palatino Linotype" w:cs="Palatino Linotype"/>
          <w:color w:val="1F1F1F"/>
        </w:rPr>
        <w:t xml:space="preserve">foi </w:t>
      </w:r>
      <w:r w:rsidR="488463FF" w:rsidRPr="488463FF">
        <w:rPr>
          <w:rFonts w:ascii="Palatino Linotype" w:eastAsia="Palatino Linotype" w:hAnsi="Palatino Linotype" w:cs="Palatino Linotype"/>
          <w:color w:val="1F1F1F"/>
        </w:rPr>
        <w:t xml:space="preserve">embora, e em seguida tocou a campainha. </w:t>
      </w:r>
    </w:p>
    <w:p w14:paraId="12AE01E5" w14:textId="0D0D5EBD" w:rsidR="6929B0DB" w:rsidRDefault="6929B0DB" w:rsidP="6929B0DB">
      <w:pPr>
        <w:ind w:firstLine="708"/>
        <w:rPr>
          <w:rFonts w:ascii="Palatino Linotype" w:eastAsia="Palatino Linotype" w:hAnsi="Palatino Linotype" w:cs="Palatino Linotype"/>
          <w:color w:val="1F1F1F"/>
        </w:rPr>
      </w:pPr>
    </w:p>
    <w:p w14:paraId="1E74548C" w14:textId="4861EE6C" w:rsidR="4CCEDC29" w:rsidRDefault="4CCEDC29" w:rsidP="4CCEDC29">
      <w:pPr>
        <w:ind w:firstLine="708"/>
        <w:rPr>
          <w:rFonts w:ascii="Palatino Linotype" w:eastAsia="Palatino Linotype" w:hAnsi="Palatino Linotype" w:cs="Palatino Linotype"/>
          <w:color w:val="1F1F1F"/>
        </w:rPr>
      </w:pPr>
    </w:p>
    <w:p w14:paraId="50573BBB" w14:textId="2A808B37" w:rsidR="05E473DD" w:rsidRDefault="05E473DD" w:rsidP="05E473DD">
      <w:pPr>
        <w:ind w:firstLine="708"/>
        <w:rPr>
          <w:rFonts w:ascii="Palatino Linotype" w:eastAsia="Palatino Linotype" w:hAnsi="Palatino Linotype" w:cs="Palatino Linotype"/>
          <w:color w:val="1F1F1F"/>
        </w:rPr>
      </w:pPr>
    </w:p>
    <w:p w14:paraId="0A5766D5" w14:textId="632F9AAE" w:rsidR="5A8B8628" w:rsidRDefault="5A8B8628" w:rsidP="5A8B8628">
      <w:pPr>
        <w:ind w:firstLine="708"/>
        <w:rPr>
          <w:rFonts w:ascii="Palatino Linotype" w:eastAsia="Palatino Linotype" w:hAnsi="Palatino Linotype" w:cs="Palatino Linotype"/>
          <w:color w:val="1F1F1F"/>
        </w:rPr>
      </w:pPr>
    </w:p>
    <w:p w14:paraId="5081E47E" w14:textId="5DEEE571" w:rsidR="13FF1E0C" w:rsidRDefault="13FF1E0C" w:rsidP="13FF1E0C">
      <w:pPr>
        <w:ind w:firstLine="708"/>
        <w:rPr>
          <w:rFonts w:ascii="Palatino Linotype" w:eastAsia="Palatino Linotype" w:hAnsi="Palatino Linotype" w:cs="Palatino Linotype"/>
          <w:color w:val="1F1F1F"/>
        </w:rPr>
      </w:pPr>
    </w:p>
    <w:p w14:paraId="2171EFDB" w14:textId="0E91AB36" w:rsidR="57FE69B1" w:rsidRDefault="57FE69B1" w:rsidP="57FE69B1">
      <w:pPr>
        <w:ind w:firstLine="708"/>
        <w:rPr>
          <w:rFonts w:ascii="Palatino Linotype" w:eastAsia="Palatino Linotype" w:hAnsi="Palatino Linotype" w:cs="Palatino Linotype"/>
          <w:color w:val="1F1F1F"/>
        </w:rPr>
      </w:pPr>
    </w:p>
    <w:p w14:paraId="186801BA" w14:textId="31BC57C3" w:rsidR="12D16327" w:rsidRDefault="12D16327" w:rsidP="12D16327">
      <w:pPr>
        <w:ind w:firstLine="708"/>
        <w:rPr>
          <w:rFonts w:ascii="Palatino Linotype" w:eastAsia="Palatino Linotype" w:hAnsi="Palatino Linotype" w:cs="Palatino Linotype"/>
          <w:color w:val="1F1F1F"/>
        </w:rPr>
      </w:pPr>
    </w:p>
    <w:p w14:paraId="3E8A239C" w14:textId="410D9411" w:rsidR="12D16327" w:rsidRDefault="12D16327" w:rsidP="12D16327">
      <w:pPr>
        <w:rPr>
          <w:rFonts w:ascii="Palatino Linotype" w:eastAsia="Palatino Linotype" w:hAnsi="Palatino Linotype" w:cs="Palatino Linotype"/>
        </w:rPr>
      </w:pPr>
    </w:p>
    <w:p w14:paraId="18BC9F06" w14:textId="77777777" w:rsidR="002C5DC7" w:rsidRDefault="002C5DC7" w:rsidP="00C06022"/>
    <w:p w14:paraId="43849C7A" w14:textId="77777777" w:rsidR="002C5DC7" w:rsidRDefault="002C5DC7" w:rsidP="00C06022"/>
    <w:p w14:paraId="63B5C12F" w14:textId="77777777" w:rsidR="002C5DC7" w:rsidRDefault="002C5DC7" w:rsidP="00C06022"/>
    <w:p w14:paraId="6086DC3E" w14:textId="77777777" w:rsidR="002C5DC7" w:rsidRDefault="002C5DC7" w:rsidP="00C06022"/>
    <w:p w14:paraId="3CFCECBB" w14:textId="77777777" w:rsidR="002C5DC7" w:rsidRDefault="002C5DC7" w:rsidP="00C06022"/>
    <w:p w14:paraId="37F22F01" w14:textId="77777777" w:rsidR="002C5DC7" w:rsidRDefault="002C5DC7" w:rsidP="00C06022"/>
    <w:p w14:paraId="2523A089" w14:textId="77777777" w:rsidR="002C5DC7" w:rsidRDefault="002C5DC7" w:rsidP="00C06022"/>
    <w:p w14:paraId="3B4E0E32" w14:textId="77777777" w:rsidR="002C5DC7" w:rsidRDefault="002C5DC7" w:rsidP="00C06022"/>
    <w:p w14:paraId="1A3F611B" w14:textId="77777777" w:rsidR="002C5DC7" w:rsidRDefault="002C5DC7" w:rsidP="00C06022"/>
    <w:p w14:paraId="3571AA93" w14:textId="77777777" w:rsidR="002C5DC7" w:rsidRDefault="002C5DC7" w:rsidP="00C06022"/>
    <w:p w14:paraId="13BC083E" w14:textId="77777777" w:rsidR="00C06022" w:rsidRDefault="00C06022" w:rsidP="00C06022"/>
    <w:p w14:paraId="0178BAF3" w14:textId="77777777" w:rsidR="00C06022" w:rsidRDefault="00C06022" w:rsidP="00C06022"/>
    <w:p w14:paraId="526EB330" w14:textId="77777777" w:rsidR="00C06022" w:rsidRDefault="00C06022" w:rsidP="00C06022"/>
    <w:p w14:paraId="6A48589E" w14:textId="77777777" w:rsidR="00C06022" w:rsidRDefault="00C06022" w:rsidP="00C06022"/>
    <w:p w14:paraId="6AEFED60" w14:textId="77777777" w:rsidR="00C06022" w:rsidRDefault="00C06022" w:rsidP="00C06022"/>
    <w:p w14:paraId="6F7963BC" w14:textId="77777777" w:rsidR="00C06022" w:rsidRDefault="00C06022" w:rsidP="00C06022"/>
    <w:p w14:paraId="159B677E" w14:textId="77777777" w:rsidR="00C06022" w:rsidRDefault="00C06022" w:rsidP="00C06022"/>
    <w:p w14:paraId="2F779789" w14:textId="77777777" w:rsidR="00C06022" w:rsidRDefault="00C06022" w:rsidP="00C06022"/>
    <w:p w14:paraId="23C5D5F1" w14:textId="77777777" w:rsidR="00C06022" w:rsidRDefault="00C06022" w:rsidP="00C06022"/>
    <w:p w14:paraId="4A6DA7D4" w14:textId="77777777" w:rsidR="00C06022" w:rsidRDefault="00C06022" w:rsidP="00C06022"/>
    <w:p w14:paraId="15517E38" w14:textId="77777777" w:rsidR="00C06022" w:rsidRDefault="00C06022" w:rsidP="00C06022"/>
    <w:p w14:paraId="3EFB1A63" w14:textId="6BCC3D1D" w:rsidR="00B317AD" w:rsidRPr="00C06022" w:rsidRDefault="006829CC" w:rsidP="00C06022">
      <w:pPr>
        <w:rPr>
          <w:rFonts w:hint="eastAsia"/>
        </w:rPr>
      </w:pPr>
      <w:r>
        <w:t xml:space="preserve">                                                       </w:t>
      </w:r>
    </w:p>
    <w:p w14:paraId="58464CBF" w14:textId="77777777" w:rsidR="00B317AD" w:rsidRPr="006F50AD" w:rsidRDefault="00B317AD" w:rsidP="006F50AD">
      <w:pPr>
        <w:rPr>
          <w:rFonts w:hint="eastAsia"/>
        </w:rPr>
      </w:pPr>
    </w:p>
    <w:p w14:paraId="7EF61003" w14:textId="77777777" w:rsidR="00B317AD" w:rsidRPr="00B95FE3" w:rsidRDefault="00B317AD" w:rsidP="006F50AD">
      <w:pPr>
        <w:rPr>
          <w:rFonts w:hint="eastAsia"/>
        </w:rPr>
      </w:pPr>
    </w:p>
    <w:p w14:paraId="025E8656" w14:textId="785D4327" w:rsidR="00F35EDD" w:rsidRPr="008B393B" w:rsidRDefault="155EF08D" w:rsidP="00DA0A15">
      <w:pPr>
        <w:pStyle w:val="Ttulo"/>
        <w:jc w:val="center"/>
        <w:outlineLvl w:val="0"/>
        <w:rPr>
          <w:rFonts w:hint="eastAsia"/>
          <w:b/>
          <w:bCs/>
          <w:sz w:val="144"/>
          <w:szCs w:val="144"/>
        </w:rPr>
      </w:pPr>
      <w:bookmarkStart w:id="40" w:name="_Toc2639660"/>
      <w:r w:rsidRPr="155EF08D">
        <w:rPr>
          <w:b/>
          <w:bCs/>
          <w:sz w:val="144"/>
          <w:szCs w:val="144"/>
        </w:rPr>
        <w:t>Apêndices</w:t>
      </w:r>
      <w:bookmarkEnd w:id="40"/>
    </w:p>
    <w:p w14:paraId="05032E44" w14:textId="77777777" w:rsidR="00727A2B" w:rsidRDefault="00727A2B" w:rsidP="001B1090">
      <w:pPr>
        <w:jc w:val="both"/>
      </w:pPr>
    </w:p>
    <w:p w14:paraId="264625E1" w14:textId="77777777" w:rsidR="00F32158" w:rsidRDefault="00F32158" w:rsidP="001B1090">
      <w:pPr>
        <w:pStyle w:val="Ttulo"/>
        <w:ind w:left="1416" w:firstLine="708"/>
        <w:jc w:val="both"/>
        <w:rPr>
          <w:rFonts w:asciiTheme="minorHAnsi" w:hAnsiTheme="minorHAnsi" w:hint="eastAsia"/>
          <w:b/>
          <w:bCs/>
        </w:rPr>
      </w:pPr>
    </w:p>
    <w:p w14:paraId="1BC7CA84" w14:textId="77777777" w:rsidR="008B393B" w:rsidRDefault="008B393B" w:rsidP="001B1090">
      <w:pPr>
        <w:pStyle w:val="Ttulo"/>
        <w:ind w:left="1416" w:firstLine="708"/>
        <w:jc w:val="both"/>
        <w:rPr>
          <w:rFonts w:asciiTheme="minorHAnsi" w:hAnsiTheme="minorHAnsi" w:hint="eastAsia"/>
          <w:b/>
          <w:bCs/>
        </w:rPr>
      </w:pPr>
    </w:p>
    <w:p w14:paraId="4DF4F917" w14:textId="77777777" w:rsidR="008B393B" w:rsidRDefault="008B393B" w:rsidP="001B1090">
      <w:pPr>
        <w:pStyle w:val="Ttulo"/>
        <w:ind w:left="1416" w:firstLine="708"/>
        <w:jc w:val="both"/>
        <w:rPr>
          <w:rFonts w:asciiTheme="minorHAnsi" w:hAnsiTheme="minorHAnsi" w:hint="eastAsia"/>
          <w:b/>
          <w:bCs/>
        </w:rPr>
      </w:pPr>
    </w:p>
    <w:p w14:paraId="339F8AE6" w14:textId="77777777" w:rsidR="008B393B" w:rsidRDefault="008B393B" w:rsidP="001B1090">
      <w:pPr>
        <w:pStyle w:val="Ttulo"/>
        <w:ind w:left="1416" w:firstLine="708"/>
        <w:jc w:val="both"/>
        <w:rPr>
          <w:rFonts w:asciiTheme="minorHAnsi" w:hAnsiTheme="minorHAnsi" w:hint="eastAsia"/>
          <w:b/>
          <w:bCs/>
        </w:rPr>
      </w:pPr>
    </w:p>
    <w:p w14:paraId="44E2C49E" w14:textId="77777777" w:rsidR="008B393B" w:rsidRDefault="008B393B" w:rsidP="001B1090">
      <w:pPr>
        <w:pStyle w:val="Ttulo"/>
        <w:ind w:left="1416" w:firstLine="708"/>
        <w:jc w:val="both"/>
        <w:rPr>
          <w:rFonts w:asciiTheme="minorHAnsi" w:hAnsiTheme="minorHAnsi" w:hint="eastAsia"/>
          <w:b/>
          <w:bCs/>
        </w:rPr>
      </w:pPr>
    </w:p>
    <w:p w14:paraId="219D73E4" w14:textId="77777777" w:rsidR="008B393B" w:rsidRDefault="008B393B" w:rsidP="001B1090">
      <w:pPr>
        <w:pStyle w:val="Ttulo"/>
        <w:ind w:left="1416" w:firstLine="708"/>
        <w:jc w:val="both"/>
        <w:rPr>
          <w:rFonts w:asciiTheme="minorHAnsi" w:hAnsiTheme="minorHAnsi" w:hint="eastAsia"/>
          <w:b/>
          <w:bCs/>
        </w:rPr>
      </w:pPr>
    </w:p>
    <w:p w14:paraId="64DD965A" w14:textId="77777777" w:rsidR="008B393B" w:rsidRDefault="008B393B" w:rsidP="001B1090">
      <w:pPr>
        <w:pStyle w:val="Ttulo"/>
        <w:ind w:left="1416" w:firstLine="708"/>
        <w:jc w:val="both"/>
        <w:rPr>
          <w:rFonts w:asciiTheme="minorHAnsi" w:hAnsiTheme="minorHAnsi" w:hint="eastAsia"/>
          <w:b/>
          <w:bCs/>
        </w:rPr>
      </w:pPr>
    </w:p>
    <w:p w14:paraId="45DBE225" w14:textId="77777777" w:rsidR="008B393B" w:rsidRDefault="008B393B" w:rsidP="001B1090">
      <w:pPr>
        <w:pStyle w:val="Ttulo"/>
        <w:jc w:val="both"/>
        <w:rPr>
          <w:rFonts w:asciiTheme="minorHAnsi" w:hAnsiTheme="minorHAnsi" w:hint="eastAsia"/>
          <w:b/>
          <w:bCs/>
        </w:rPr>
      </w:pPr>
    </w:p>
    <w:p w14:paraId="0E38543F" w14:textId="340B219B" w:rsidR="00660987" w:rsidRDefault="00660987" w:rsidP="001B1090">
      <w:pPr>
        <w:ind w:firstLine="708"/>
        <w:jc w:val="both"/>
        <w:rPr>
          <w:sz w:val="28"/>
          <w:szCs w:val="28"/>
        </w:rPr>
      </w:pPr>
    </w:p>
    <w:p w14:paraId="3DBD247C" w14:textId="77777777" w:rsidR="00BE3306" w:rsidRDefault="00BE3306" w:rsidP="00BE3306">
      <w:pPr>
        <w:rPr>
          <w:sz w:val="28"/>
          <w:szCs w:val="28"/>
        </w:rPr>
      </w:pPr>
    </w:p>
    <w:p w14:paraId="64A7669E" w14:textId="6C741E59" w:rsidR="007D1142" w:rsidRPr="007D1142" w:rsidRDefault="007D1142" w:rsidP="00DA0A15">
      <w:pPr>
        <w:pStyle w:val="Ttulo2"/>
        <w:jc w:val="center"/>
        <w:rPr>
          <w:rFonts w:hint="eastAsia"/>
          <w:b/>
          <w:bCs/>
          <w:sz w:val="56"/>
          <w:szCs w:val="56"/>
        </w:rPr>
      </w:pPr>
      <w:bookmarkStart w:id="41" w:name="_Toc1926129621"/>
      <w:r w:rsidRPr="007D1142">
        <w:rPr>
          <w:b/>
          <w:bCs/>
          <w:sz w:val="56"/>
          <w:szCs w:val="56"/>
        </w:rPr>
        <w:t>Linha do tempo:</w:t>
      </w:r>
      <w:bookmarkEnd w:id="41"/>
    </w:p>
    <w:p w14:paraId="0518B469" w14:textId="77777777" w:rsidR="007D1142" w:rsidRPr="007D1142" w:rsidRDefault="007D1142" w:rsidP="007D1142">
      <w:pPr>
        <w:jc w:val="both"/>
        <w:rPr>
          <w:sz w:val="28"/>
          <w:szCs w:val="28"/>
        </w:rPr>
      </w:pPr>
    </w:p>
    <w:p w14:paraId="1FCDE109" w14:textId="77777777" w:rsidR="007D1142" w:rsidRPr="007D1142" w:rsidRDefault="007D1142" w:rsidP="00DA0A15">
      <w:pPr>
        <w:pStyle w:val="Ttulo3"/>
        <w:rPr>
          <w:rFonts w:hint="eastAsia"/>
          <w:sz w:val="48"/>
          <w:szCs w:val="48"/>
        </w:rPr>
      </w:pPr>
      <w:bookmarkStart w:id="42" w:name="_Toc1529866559"/>
      <w:r w:rsidRPr="007D1142">
        <w:rPr>
          <w:sz w:val="48"/>
          <w:szCs w:val="48"/>
        </w:rPr>
        <w:t>A Crise Econômica:</w:t>
      </w:r>
      <w:bookmarkEnd w:id="42"/>
      <w:r w:rsidRPr="007D1142">
        <w:rPr>
          <w:sz w:val="48"/>
          <w:szCs w:val="48"/>
        </w:rPr>
        <w:t xml:space="preserve"> </w:t>
      </w:r>
    </w:p>
    <w:p w14:paraId="383ED549" w14:textId="77777777" w:rsidR="007D1142" w:rsidRPr="007D1142" w:rsidRDefault="007D1142" w:rsidP="007D1142">
      <w:pPr>
        <w:jc w:val="both"/>
        <w:rPr>
          <w:sz w:val="28"/>
          <w:szCs w:val="28"/>
        </w:rPr>
      </w:pPr>
      <w:r w:rsidRPr="007D1142">
        <w:rPr>
          <w:sz w:val="28"/>
          <w:szCs w:val="28"/>
        </w:rPr>
        <w:tab/>
      </w:r>
    </w:p>
    <w:p w14:paraId="5D892224"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“Senhor” dizia alguém que entrava pela porta. “Senhor Arthur” Continuava dizendo. Estava na porta da sala 1601 do Ministério Nacional da Economia dos Estados Unidos Da América. </w:t>
      </w:r>
    </w:p>
    <w:p w14:paraId="70EFAA00"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-Diga. – Disse Arthur, sem desviar o olhar de um gráfico que era representado em seu monitor. </w:t>
      </w:r>
    </w:p>
    <w:p w14:paraId="3559A38F"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-O presidente do ministério está te chamando – Disse. Não era a primeira vez que o presidente o chamava. Mas não o chamava desde quando havia saído de seu círculo próximo. Isso tinha sido quando? Abril? Talvez. </w:t>
      </w:r>
    </w:p>
    <w:p w14:paraId="4AE46B9B"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-Irei comparecer. </w:t>
      </w:r>
    </w:p>
    <w:p w14:paraId="3800FE2A"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ab/>
        <w:t xml:space="preserve">Continuava olhando para o monitor. Arthur ajustou os óculos em seu rosto com cuidado e subiu sua cabeça. A pessoa já havia sumido de sua porta. Se levantou. Talvez ainda soubesse o caminho até a sala do presidente. Talvez. </w:t>
      </w:r>
    </w:p>
    <w:p w14:paraId="19235778"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ab/>
        <w:t xml:space="preserve">Ele caminhava por entre as portas do ministério calmamente. Viraria à esquerda andaria até a próxima encruzilhada e então viraria à direita. Deveria dar no elevador.  Último andar, a maior sala, seria a sala do presidente. </w:t>
      </w:r>
    </w:p>
    <w:p w14:paraId="7BDF51A2"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ab/>
        <w:t>Continuou andando, virou à esquerda depois a direita, e lá estava, o elevador. Apertou o botão que dizia 21, esse seria o último andar antes do terraço, 21. Esperou por alguns segundos até o elevador parar, não era uma distância muito grande, 6 andares, antes seriam... 2? Talvez fosse. Ah sim, sala 1984, 19</w:t>
      </w:r>
      <w:r w:rsidRPr="00AC6FAF">
        <w:rPr>
          <w:rFonts w:ascii="Palatino Linotype" w:hAnsi="Palatino Linotype"/>
          <w:sz w:val="24"/>
          <w:szCs w:val="24"/>
          <w:vertAlign w:val="superscript"/>
        </w:rPr>
        <w:t>a</w:t>
      </w:r>
      <w:r w:rsidRPr="00AC6FAF">
        <w:rPr>
          <w:rFonts w:ascii="Palatino Linotype" w:hAnsi="Palatino Linotype"/>
          <w:sz w:val="24"/>
          <w:szCs w:val="24"/>
        </w:rPr>
        <w:t xml:space="preserve"> andar, sala de número 84. Saiu e começou a andar procurando a maior sala. </w:t>
      </w:r>
    </w:p>
    <w:p w14:paraId="414BB926"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ab/>
        <w:t xml:space="preserve">Essa tinha o tamanho normal. Esta também. Aquela é maior. Andou até ela. Na porta ele reconheceu a placa: Sala Presidencial. Costumava andar até ela </w:t>
      </w:r>
      <w:r w:rsidRPr="00AC6FAF">
        <w:rPr>
          <w:rFonts w:ascii="Palatino Linotype" w:hAnsi="Palatino Linotype"/>
          <w:sz w:val="24"/>
          <w:szCs w:val="24"/>
        </w:rPr>
        <w:lastRenderedPageBreak/>
        <w:t xml:space="preserve">todo dia para as reuniões semanais que sempre aconteciam de segundas e quintas. Bateu na porta. Ah sim, como era boa a sensação. </w:t>
      </w:r>
    </w:p>
    <w:p w14:paraId="110AC60B"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-Entre! – Gritou alguém de dentro, era o presidente. Andou colocou sua mão na maçaneta e abriu. </w:t>
      </w:r>
    </w:p>
    <w:p w14:paraId="655C424D"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-Mumppe! Como é bom te ver novamente. – Dizia. Era Adnold Mumppe, Ministro da Economia.</w:t>
      </w:r>
    </w:p>
    <w:p w14:paraId="1F68678E"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-Bom, te chamei aqui hoje porque preciso de sua ajuda com algo, você sabe? Sempre foi meu melhor analista. -Dizia Mumppe.</w:t>
      </w:r>
    </w:p>
    <w:p w14:paraId="0359756D"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-Claro que fui. – Disse sendo tomado pelo orgulho manipulador. </w:t>
      </w:r>
    </w:p>
    <w:p w14:paraId="19FA8AFA"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-Venha aqui, venha ver esse gráfico – Arthur se aproximou, de Mumppe que clicou em alguns ícones em seu computador mostrando o gráfico na televisão. </w:t>
      </w:r>
    </w:p>
    <w:p w14:paraId="3BB24B06"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-Caramba Mumppe... Esses gráficos são de onde? – Disse, agora preocupado. </w:t>
      </w:r>
    </w:p>
    <w:p w14:paraId="41F4F37B"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-São escalas geoeconômicas atuais. Oque você acha? </w:t>
      </w:r>
    </w:p>
    <w:p w14:paraId="6D2D8867"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-Isso está caminhando para um colapso Mumppe, muito em breve. </w:t>
      </w:r>
    </w:p>
    <w:p w14:paraId="06D6C5A4" w14:textId="291F72C4"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-Claro que está, por isso te chamei, como você acha que podemos resolver isso? – Perguntou já sabendo as respostas. </w:t>
      </w:r>
    </w:p>
    <w:p w14:paraId="7868DF8B"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-Bom, Mumppe, isto está bem grave, precisamos de mudanças radicais nas moedas em circulação. – Disse, Mumppe deu um sorriso suave. </w:t>
      </w:r>
    </w:p>
    <w:p w14:paraId="6A54D5D3"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-Obvio que precisamos, quais mudanças você sugere?</w:t>
      </w:r>
    </w:p>
    <w:p w14:paraId="539BE315"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-Bom, precisamos reduzir a quantidade de moedas em circulação. – Disse Arthur, Mumppe abriu um sorriso largo.  </w:t>
      </w:r>
    </w:p>
    <w:p w14:paraId="1E6377E5"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-Como fazer isso acontecer? – Perguntou Mumppe. </w:t>
      </w:r>
    </w:p>
    <w:p w14:paraId="68FB48CE"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-Precisamos de algum jeito de validar moedas, como: Esta pode, esta não pode.</w:t>
      </w:r>
    </w:p>
    <w:p w14:paraId="0B250505"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-Ótimo, oque acha de algo como uma escala? Se a moeda valer mais que ela pode entrar em circulação, caso não, poderá apenas ser usada nacionalmente. </w:t>
      </w:r>
    </w:p>
    <w:p w14:paraId="263E3FCC"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-A ideia seria ótima. </w:t>
      </w:r>
    </w:p>
    <w:p w14:paraId="3D224AAE"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-Vou ligar ao presidente – Olhou para Arthur – Você realmente me ajudou, obrigado Arthur. </w:t>
      </w:r>
    </w:p>
    <w:p w14:paraId="6797B952" w14:textId="77777777" w:rsidR="007D1142" w:rsidRPr="007D1142" w:rsidRDefault="007D1142" w:rsidP="007D1142">
      <w:pPr>
        <w:jc w:val="both"/>
        <w:rPr>
          <w:sz w:val="28"/>
          <w:szCs w:val="28"/>
        </w:rPr>
      </w:pPr>
    </w:p>
    <w:p w14:paraId="42AD5CE6" w14:textId="77777777" w:rsidR="007D1142" w:rsidRPr="007D1142" w:rsidRDefault="007D1142" w:rsidP="007D1142">
      <w:pPr>
        <w:jc w:val="both"/>
        <w:rPr>
          <w:sz w:val="28"/>
          <w:szCs w:val="28"/>
        </w:rPr>
      </w:pPr>
    </w:p>
    <w:p w14:paraId="0FD1C2CB" w14:textId="77777777" w:rsidR="007D1142" w:rsidRPr="007D1142" w:rsidRDefault="007D1142" w:rsidP="007D1142">
      <w:pPr>
        <w:jc w:val="both"/>
        <w:rPr>
          <w:sz w:val="28"/>
          <w:szCs w:val="28"/>
        </w:rPr>
      </w:pPr>
    </w:p>
    <w:p w14:paraId="7D2A940C" w14:textId="77777777" w:rsidR="007D1142" w:rsidRDefault="007D1142" w:rsidP="007D1142">
      <w:pPr>
        <w:jc w:val="both"/>
        <w:rPr>
          <w:sz w:val="28"/>
          <w:szCs w:val="28"/>
        </w:rPr>
      </w:pPr>
    </w:p>
    <w:p w14:paraId="177548D6" w14:textId="77777777" w:rsidR="00EF15EB" w:rsidRDefault="00EF15EB" w:rsidP="007D1142">
      <w:pPr>
        <w:jc w:val="both"/>
        <w:rPr>
          <w:sz w:val="28"/>
          <w:szCs w:val="28"/>
        </w:rPr>
      </w:pPr>
    </w:p>
    <w:p w14:paraId="617345B0" w14:textId="77777777" w:rsidR="00EC3C28" w:rsidRDefault="00EC3C28" w:rsidP="007D1142">
      <w:pPr>
        <w:jc w:val="both"/>
        <w:rPr>
          <w:sz w:val="28"/>
          <w:szCs w:val="28"/>
        </w:rPr>
      </w:pPr>
    </w:p>
    <w:p w14:paraId="15C303D4" w14:textId="77777777" w:rsidR="00EC3C28" w:rsidRDefault="00EC3C28" w:rsidP="007D1142">
      <w:pPr>
        <w:jc w:val="both"/>
        <w:rPr>
          <w:sz w:val="48"/>
          <w:szCs w:val="48"/>
        </w:rPr>
      </w:pPr>
    </w:p>
    <w:p w14:paraId="657E9A4D" w14:textId="41B6A8C4" w:rsidR="007D1142" w:rsidRPr="007D1142" w:rsidRDefault="007D1142" w:rsidP="00DA0A15">
      <w:pPr>
        <w:pStyle w:val="Ttulo3"/>
        <w:rPr>
          <w:rFonts w:hint="eastAsia"/>
          <w:sz w:val="48"/>
          <w:szCs w:val="48"/>
        </w:rPr>
      </w:pPr>
      <w:bookmarkStart w:id="43" w:name="_Toc654891762"/>
      <w:r w:rsidRPr="007D1142">
        <w:rPr>
          <w:sz w:val="48"/>
          <w:szCs w:val="48"/>
        </w:rPr>
        <w:t>Cúpula de Lisboa:</w:t>
      </w:r>
      <w:bookmarkEnd w:id="43"/>
      <w:r w:rsidRPr="007D1142">
        <w:rPr>
          <w:sz w:val="48"/>
          <w:szCs w:val="48"/>
        </w:rPr>
        <w:t xml:space="preserve"> </w:t>
      </w:r>
    </w:p>
    <w:p w14:paraId="44F2653F" w14:textId="77777777" w:rsidR="007D1142" w:rsidRPr="007D1142" w:rsidRDefault="007D1142" w:rsidP="007D1142">
      <w:pPr>
        <w:jc w:val="both"/>
        <w:rPr>
          <w:sz w:val="28"/>
          <w:szCs w:val="28"/>
        </w:rPr>
      </w:pPr>
    </w:p>
    <w:p w14:paraId="22230398"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 Atenção! – Alguém dizia, do alto da cúpula. – Atenção a todos! – Era o Presidente da Cúpula. – Daremos início a cúpula dentre instantes. </w:t>
      </w:r>
    </w:p>
    <w:p w14:paraId="344DB2AA"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ab/>
        <w:t xml:space="preserve">Algum tempo se passou, Mumppe ocupava o lugar de número 21 da cúpula, ao lado do presidente atual dos Estados Unidos Da América, Franklin Greaves. A cúpula estava sediada em um lugar com o pé direito alto e continha todos os presidentes, desde as maiores potências até pequenas ilhas. Ninguém ficou de fora, havia alguns deputados, ministros (principalmente os da economia) e presidentes das supremas cortes. O Presidente da cúpula começou: </w:t>
      </w:r>
    </w:p>
    <w:p w14:paraId="23CBF26F"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-Estamos todos reunidos aqui hoje porque temos um problema em comum – Começou – Estamos todos a beira de um colapso econômico global. A crise econômica foi descoberta graças ao Ministério da Economia dos Estados Unidos. Por conta deste fato, dirijo a palavra ao seu ministro, Sr. Adnold Mumppe - Disse ainda de pé, Mumppe se levantou.</w:t>
      </w:r>
    </w:p>
    <w:p w14:paraId="62205B86"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Primeiramente preciso agradecer ao meu consultor, Sr. Arthur, que consultou as escalas e me aconselhou sobre os caminhos a serem tomados com a crise mesmo antes que começasse – dizia Mumppe. – Acho que depois de todos os analistas de economia que viram mais gráficos e chegam a uma mesma conclusão: Precisamos reduzir a quantidade de moedas em circulação. Isto é um fato, a quantidade de moedas valorizadas os últimos anos tem crescido exponencialmente por conta da emersão de novas potencias – continuou. – Por isso lhes apresento uma escala econômica, dada pelo valor da média todas as moedas globais. Só poderão ser utilizadas globalmente as moedas que tenham valor superior que a escala. Se chamará Escala Absoluta – dizia Mumppe sabendo que a ideia já estava ganha, pois estava sendo planejada há anos.</w:t>
      </w:r>
    </w:p>
    <w:p w14:paraId="0E63FD4C"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A ideia proposta pelo ministro da economia dos Estados Unidos da América precisa ser votada pela maioria dos estados – declarou o orador.</w:t>
      </w:r>
    </w:p>
    <w:p w14:paraId="2CF90961"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lastRenderedPageBreak/>
        <w:t>Se ouviu conversas por todo o salão visando validar a ideia. Isso se seguiu por alguns minutos, o então Presidente da Cúpula declarou que o tempo havia se esgotado. Momentos depois, todas as mãos do salão estavam levantadas a favor da ideia.</w:t>
      </w:r>
    </w:p>
    <w:p w14:paraId="68E98DA0"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 Por unanimidade da cúpula, declaro estabelecida hoje a existência da Escala Absoluta, dado pela média global de todas as moedas em circulação – dizia o Presidente da Cúpula. – Alguma consideração final da cúpula? – Nada se ouviu após isso. No rosto de Mumppe, apenas se via a satisfação por um plano de anos estar concluído. </w:t>
      </w:r>
    </w:p>
    <w:p w14:paraId="62EB2696" w14:textId="77777777" w:rsidR="007D1142" w:rsidRPr="007D1142" w:rsidRDefault="007D1142" w:rsidP="007D1142">
      <w:pPr>
        <w:jc w:val="both"/>
        <w:rPr>
          <w:sz w:val="28"/>
          <w:szCs w:val="28"/>
          <w:u w:val="single"/>
        </w:rPr>
      </w:pPr>
    </w:p>
    <w:p w14:paraId="7234452C" w14:textId="77777777" w:rsidR="007D1142" w:rsidRPr="007D1142" w:rsidRDefault="007D1142" w:rsidP="007D1142">
      <w:pPr>
        <w:jc w:val="both"/>
        <w:rPr>
          <w:sz w:val="28"/>
          <w:szCs w:val="28"/>
        </w:rPr>
      </w:pPr>
    </w:p>
    <w:p w14:paraId="5A4E8C6A" w14:textId="77777777" w:rsidR="007D1142" w:rsidRPr="007D1142" w:rsidRDefault="007D1142" w:rsidP="007D1142">
      <w:pPr>
        <w:jc w:val="both"/>
        <w:rPr>
          <w:sz w:val="28"/>
          <w:szCs w:val="28"/>
        </w:rPr>
      </w:pPr>
    </w:p>
    <w:p w14:paraId="126D99D9" w14:textId="77777777" w:rsidR="007D1142" w:rsidRPr="007D1142" w:rsidRDefault="007D1142" w:rsidP="007D1142">
      <w:pPr>
        <w:jc w:val="both"/>
        <w:rPr>
          <w:sz w:val="28"/>
          <w:szCs w:val="28"/>
        </w:rPr>
      </w:pPr>
    </w:p>
    <w:p w14:paraId="11B3DD6C" w14:textId="77777777" w:rsidR="007D1142" w:rsidRPr="007D1142" w:rsidRDefault="007D1142" w:rsidP="007D1142">
      <w:pPr>
        <w:jc w:val="both"/>
        <w:rPr>
          <w:sz w:val="28"/>
          <w:szCs w:val="28"/>
        </w:rPr>
      </w:pPr>
    </w:p>
    <w:p w14:paraId="3C422591" w14:textId="77777777" w:rsidR="007D1142" w:rsidRPr="007D1142" w:rsidRDefault="007D1142" w:rsidP="007D1142">
      <w:pPr>
        <w:jc w:val="both"/>
        <w:rPr>
          <w:sz w:val="28"/>
          <w:szCs w:val="28"/>
        </w:rPr>
      </w:pPr>
    </w:p>
    <w:p w14:paraId="50A80165" w14:textId="77777777" w:rsidR="007D1142" w:rsidRPr="007D1142" w:rsidRDefault="007D1142" w:rsidP="007D1142">
      <w:pPr>
        <w:jc w:val="both"/>
        <w:rPr>
          <w:sz w:val="28"/>
          <w:szCs w:val="28"/>
        </w:rPr>
      </w:pPr>
    </w:p>
    <w:p w14:paraId="584A51BD" w14:textId="77777777" w:rsidR="007D1142" w:rsidRPr="007D1142" w:rsidRDefault="007D1142" w:rsidP="007D1142">
      <w:pPr>
        <w:jc w:val="both"/>
        <w:rPr>
          <w:sz w:val="28"/>
          <w:szCs w:val="28"/>
        </w:rPr>
      </w:pPr>
      <w:r w:rsidRPr="007D1142">
        <w:rPr>
          <w:sz w:val="28"/>
          <w:szCs w:val="28"/>
        </w:rPr>
        <w:t xml:space="preserve">  </w:t>
      </w:r>
    </w:p>
    <w:p w14:paraId="362E9587" w14:textId="77777777" w:rsidR="007D1142" w:rsidRPr="007D1142" w:rsidRDefault="007D1142" w:rsidP="007D1142">
      <w:pPr>
        <w:jc w:val="both"/>
        <w:rPr>
          <w:sz w:val="28"/>
          <w:szCs w:val="28"/>
        </w:rPr>
      </w:pPr>
    </w:p>
    <w:p w14:paraId="342B3C07" w14:textId="77777777" w:rsidR="007D1142" w:rsidRPr="007D1142" w:rsidRDefault="007D1142" w:rsidP="007D1142">
      <w:pPr>
        <w:jc w:val="both"/>
        <w:rPr>
          <w:sz w:val="28"/>
          <w:szCs w:val="28"/>
        </w:rPr>
      </w:pPr>
    </w:p>
    <w:p w14:paraId="79AAA62A" w14:textId="77777777" w:rsidR="007D1142" w:rsidRPr="007D1142" w:rsidRDefault="007D1142" w:rsidP="007D1142">
      <w:pPr>
        <w:jc w:val="both"/>
        <w:rPr>
          <w:sz w:val="28"/>
          <w:szCs w:val="28"/>
        </w:rPr>
      </w:pPr>
    </w:p>
    <w:p w14:paraId="22B5A05B" w14:textId="77777777" w:rsidR="007D1142" w:rsidRPr="007D1142" w:rsidRDefault="007D1142" w:rsidP="007D1142">
      <w:pPr>
        <w:jc w:val="both"/>
        <w:rPr>
          <w:sz w:val="28"/>
          <w:szCs w:val="28"/>
        </w:rPr>
      </w:pPr>
    </w:p>
    <w:p w14:paraId="2CD589B8" w14:textId="77777777" w:rsidR="007D1142" w:rsidRPr="007D1142" w:rsidRDefault="007D1142" w:rsidP="007D1142">
      <w:pPr>
        <w:jc w:val="both"/>
        <w:rPr>
          <w:sz w:val="28"/>
          <w:szCs w:val="28"/>
        </w:rPr>
      </w:pPr>
    </w:p>
    <w:p w14:paraId="17111656" w14:textId="77777777" w:rsidR="007D1142" w:rsidRPr="007D1142" w:rsidRDefault="007D1142" w:rsidP="007D1142">
      <w:pPr>
        <w:jc w:val="both"/>
        <w:rPr>
          <w:sz w:val="28"/>
          <w:szCs w:val="28"/>
        </w:rPr>
      </w:pPr>
    </w:p>
    <w:p w14:paraId="0592A774" w14:textId="77777777" w:rsidR="007D1142" w:rsidRPr="007D1142" w:rsidRDefault="007D1142" w:rsidP="007D1142">
      <w:pPr>
        <w:jc w:val="both"/>
        <w:rPr>
          <w:sz w:val="28"/>
          <w:szCs w:val="28"/>
        </w:rPr>
      </w:pPr>
    </w:p>
    <w:p w14:paraId="662EC82F" w14:textId="77777777" w:rsidR="007D1142" w:rsidRPr="007D1142" w:rsidRDefault="007D1142" w:rsidP="007D1142">
      <w:pPr>
        <w:jc w:val="both"/>
        <w:rPr>
          <w:b/>
          <w:bCs/>
          <w:sz w:val="28"/>
          <w:szCs w:val="28"/>
        </w:rPr>
      </w:pPr>
    </w:p>
    <w:p w14:paraId="2BC29203" w14:textId="77777777" w:rsidR="007D1142" w:rsidRPr="007D1142" w:rsidRDefault="007D1142" w:rsidP="007D1142">
      <w:pPr>
        <w:jc w:val="both"/>
        <w:rPr>
          <w:b/>
          <w:bCs/>
          <w:sz w:val="28"/>
          <w:szCs w:val="28"/>
        </w:rPr>
      </w:pPr>
    </w:p>
    <w:p w14:paraId="2C3419F6" w14:textId="77777777" w:rsidR="007D1142" w:rsidRDefault="007D1142" w:rsidP="007D1142">
      <w:pPr>
        <w:jc w:val="both"/>
        <w:rPr>
          <w:b/>
          <w:bCs/>
          <w:sz w:val="28"/>
          <w:szCs w:val="28"/>
        </w:rPr>
      </w:pPr>
    </w:p>
    <w:p w14:paraId="3C81AD2C" w14:textId="77777777" w:rsidR="00040D1D" w:rsidRPr="007D1142" w:rsidRDefault="00040D1D" w:rsidP="007D1142">
      <w:pPr>
        <w:jc w:val="both"/>
        <w:rPr>
          <w:b/>
          <w:bCs/>
          <w:sz w:val="28"/>
          <w:szCs w:val="28"/>
        </w:rPr>
      </w:pPr>
    </w:p>
    <w:p w14:paraId="5CB9C223" w14:textId="77777777" w:rsidR="00EF15EB" w:rsidRDefault="00EF15EB" w:rsidP="007D1142">
      <w:pPr>
        <w:jc w:val="both"/>
        <w:rPr>
          <w:sz w:val="48"/>
          <w:szCs w:val="48"/>
        </w:rPr>
      </w:pPr>
    </w:p>
    <w:p w14:paraId="7325BA9C" w14:textId="77777777" w:rsidR="00EC3C28" w:rsidRDefault="00EC3C28" w:rsidP="007D1142">
      <w:pPr>
        <w:jc w:val="both"/>
        <w:rPr>
          <w:sz w:val="48"/>
          <w:szCs w:val="48"/>
        </w:rPr>
      </w:pPr>
    </w:p>
    <w:p w14:paraId="7324019E" w14:textId="77777777" w:rsidR="00EC3C28" w:rsidRDefault="00EC3C28" w:rsidP="007D1142">
      <w:pPr>
        <w:jc w:val="both"/>
        <w:rPr>
          <w:sz w:val="48"/>
          <w:szCs w:val="48"/>
        </w:rPr>
      </w:pPr>
    </w:p>
    <w:p w14:paraId="65D4B4D4" w14:textId="5D59ADE7" w:rsidR="007D1142" w:rsidRPr="007D1142" w:rsidRDefault="007D1142" w:rsidP="00DA0A15">
      <w:pPr>
        <w:pStyle w:val="Ttulo3"/>
        <w:rPr>
          <w:rFonts w:hint="eastAsia"/>
          <w:sz w:val="48"/>
          <w:szCs w:val="48"/>
        </w:rPr>
      </w:pPr>
      <w:bookmarkStart w:id="44" w:name="_Toc588787489"/>
      <w:r w:rsidRPr="007D1142">
        <w:rPr>
          <w:sz w:val="48"/>
          <w:szCs w:val="48"/>
        </w:rPr>
        <w:t>Novos Líderes Mundiais:</w:t>
      </w:r>
      <w:bookmarkEnd w:id="44"/>
      <w:r w:rsidRPr="007D1142">
        <w:rPr>
          <w:sz w:val="48"/>
          <w:szCs w:val="48"/>
        </w:rPr>
        <w:t xml:space="preserve"> </w:t>
      </w:r>
    </w:p>
    <w:p w14:paraId="2C2A0747" w14:textId="77777777" w:rsidR="007D1142" w:rsidRPr="007D1142" w:rsidRDefault="007D1142" w:rsidP="007D1142">
      <w:pPr>
        <w:jc w:val="both"/>
        <w:rPr>
          <w:sz w:val="28"/>
          <w:szCs w:val="28"/>
        </w:rPr>
      </w:pPr>
    </w:p>
    <w:p w14:paraId="6365F599" w14:textId="77777777" w:rsidR="007D1142" w:rsidRPr="00AC6FAF" w:rsidRDefault="007D1142" w:rsidP="007D1142">
      <w:pPr>
        <w:jc w:val="both"/>
        <w:rPr>
          <w:rFonts w:ascii="Palatino Linotype" w:hAnsi="Palatino Linotype"/>
          <w:sz w:val="24"/>
          <w:szCs w:val="24"/>
        </w:rPr>
      </w:pPr>
      <w:r w:rsidRPr="007D1142">
        <w:rPr>
          <w:sz w:val="28"/>
          <w:szCs w:val="28"/>
        </w:rPr>
        <w:tab/>
      </w:r>
      <w:r w:rsidRPr="00AC6FAF">
        <w:rPr>
          <w:rFonts w:ascii="Palatino Linotype" w:hAnsi="Palatino Linotype"/>
          <w:sz w:val="24"/>
          <w:szCs w:val="24"/>
        </w:rPr>
        <w:t xml:space="preserve">“Arthur!” Dizia alguém a sua frente. “Arthur! Acorda.” Continuava. Estava em uma sala de reuniões, Adnold Mumppe a sua frente falava. Arthur em um devaneio pensava no último gráfico que havia visto. </w:t>
      </w:r>
    </w:p>
    <w:p w14:paraId="598BE15F"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-Sim! Sim! – Disse Arthur – Claro Senhor Presidente. </w:t>
      </w:r>
    </w:p>
    <w:p w14:paraId="6651DDD7" w14:textId="5198A511"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-Então Arthur, agora que eu ganhei a eleição à presidência da República, como eu ia dizendo, precisarei de um ministro da economia para meu mandato – Disse a palavra mandato com uma entonação estranha, não conseguia reconhecer qual era a intenção por trás.</w:t>
      </w:r>
    </w:p>
    <w:p w14:paraId="6DB86342"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-Claro Mumppe. </w:t>
      </w:r>
    </w:p>
    <w:p w14:paraId="55C4D93B"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-Bom Arthur, você é meu ministro da economia. </w:t>
      </w:r>
    </w:p>
    <w:p w14:paraId="7BCE88D1"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-Mumppe! Eu não sei nem como te agradecer. </w:t>
      </w:r>
    </w:p>
    <w:p w14:paraId="3D63B8B4"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-É mais que justo Arthur, você me ajudou a prever a crise e consequentemente, me ajudou a chegar aonde eu estou – Disse a palavra crise com a mesma entonação que pronunciou a palavra mandato. </w:t>
      </w:r>
    </w:p>
    <w:p w14:paraId="35B1B81E"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-Você agora ocupa minha antiga sala, já mandei levarem as suas coisas, sabia que não tinha como recusar minha proposta, não é mesmo? -Dizia Mumppe</w:t>
      </w:r>
    </w:p>
    <w:p w14:paraId="7DF131DC"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-Claro Sr. Presidente. – Arthur sorriu, era automático, não podia evitar. </w:t>
      </w:r>
    </w:p>
    <w:p w14:paraId="2912B265"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-E uma consideração final Arthur, preciso que leve minhas ordens muito a sério, por isso escrevi esse contrato para oficializar as coisas, nada demais Arthur, coisas jurídicas, apenas isso. </w:t>
      </w:r>
    </w:p>
    <w:p w14:paraId="4D528EB4"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-Mesmo que seja apenas isso Mumppe, ainda me sinto na necessidade de lê-lo. </w:t>
      </w:r>
    </w:p>
    <w:p w14:paraId="73396A33"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lastRenderedPageBreak/>
        <w:t xml:space="preserve">-Claro que sim Arthur, está aqui mesmo, me deixa só pegar. – Disse abrindo a gaveta de sua escrivaninha e tirando um conjunto de folhas de papel unidas por um clip. </w:t>
      </w:r>
    </w:p>
    <w:p w14:paraId="7CAC2C6C"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 </w:t>
      </w:r>
    </w:p>
    <w:p w14:paraId="74311BD9" w14:textId="77777777" w:rsidR="007D1142" w:rsidRPr="00AC6FAF" w:rsidRDefault="007D1142" w:rsidP="007D1142">
      <w:pPr>
        <w:jc w:val="both"/>
        <w:rPr>
          <w:rFonts w:ascii="Palatino Linotype" w:hAnsi="Palatino Linotype"/>
          <w:b/>
          <w:bCs/>
          <w:i/>
          <w:iCs/>
          <w:sz w:val="24"/>
          <w:szCs w:val="24"/>
        </w:rPr>
      </w:pPr>
      <w:r w:rsidRPr="00AC6FAF">
        <w:rPr>
          <w:rFonts w:ascii="Palatino Linotype" w:hAnsi="Palatino Linotype"/>
          <w:i/>
          <w:iCs/>
          <w:sz w:val="24"/>
          <w:szCs w:val="24"/>
        </w:rPr>
        <w:t>“</w:t>
      </w:r>
      <w:r w:rsidRPr="00AC6FAF">
        <w:rPr>
          <w:rFonts w:ascii="Palatino Linotype" w:hAnsi="Palatino Linotype"/>
          <w:b/>
          <w:bCs/>
          <w:i/>
          <w:iCs/>
          <w:sz w:val="24"/>
          <w:szCs w:val="24"/>
        </w:rPr>
        <w:t>Contrato de Compromisso Nacional de Estabilidade Econômica e Segurança de Estado:</w:t>
      </w:r>
    </w:p>
    <w:p w14:paraId="1B065456" w14:textId="77777777" w:rsidR="007D1142" w:rsidRPr="00AC6FAF" w:rsidRDefault="007D1142" w:rsidP="007D1142">
      <w:pPr>
        <w:jc w:val="both"/>
        <w:rPr>
          <w:rFonts w:ascii="Palatino Linotype" w:hAnsi="Palatino Linotype"/>
          <w:b/>
          <w:bCs/>
          <w:i/>
          <w:iCs/>
          <w:sz w:val="24"/>
          <w:szCs w:val="24"/>
        </w:rPr>
      </w:pPr>
    </w:p>
    <w:p w14:paraId="5CDE2E7F" w14:textId="77777777" w:rsidR="007D1142" w:rsidRPr="00AC6FAF" w:rsidRDefault="007D1142" w:rsidP="007D1142">
      <w:pPr>
        <w:numPr>
          <w:ilvl w:val="0"/>
          <w:numId w:val="15"/>
        </w:numPr>
        <w:jc w:val="both"/>
        <w:rPr>
          <w:rFonts w:ascii="Palatino Linotype" w:hAnsi="Palatino Linotype"/>
          <w:b/>
          <w:bCs/>
          <w:i/>
          <w:iCs/>
          <w:sz w:val="24"/>
          <w:szCs w:val="24"/>
        </w:rPr>
      </w:pPr>
      <w:r w:rsidRPr="00AC6FAF">
        <w:rPr>
          <w:rFonts w:ascii="Palatino Linotype" w:hAnsi="Palatino Linotype"/>
          <w:b/>
          <w:bCs/>
          <w:i/>
          <w:iCs/>
          <w:sz w:val="24"/>
          <w:szCs w:val="24"/>
        </w:rPr>
        <w:t xml:space="preserve">Preâmbulo: </w:t>
      </w:r>
    </w:p>
    <w:p w14:paraId="52AAB45F" w14:textId="77777777" w:rsidR="007D1142" w:rsidRPr="00AC6FAF" w:rsidRDefault="007D1142" w:rsidP="007D1142">
      <w:pPr>
        <w:jc w:val="both"/>
        <w:rPr>
          <w:rFonts w:ascii="Palatino Linotype" w:hAnsi="Palatino Linotype"/>
          <w:i/>
          <w:iCs/>
          <w:sz w:val="24"/>
          <w:szCs w:val="24"/>
        </w:rPr>
      </w:pPr>
    </w:p>
    <w:p w14:paraId="79D69279" w14:textId="77777777" w:rsidR="007D1142" w:rsidRPr="00AC6FAF" w:rsidRDefault="007D1142" w:rsidP="7A3AE456">
      <w:pPr>
        <w:ind w:firstLine="708"/>
        <w:jc w:val="both"/>
        <w:rPr>
          <w:rFonts w:ascii="Palatino Linotype" w:hAnsi="Palatino Linotype"/>
          <w:i/>
          <w:iCs/>
          <w:sz w:val="24"/>
          <w:szCs w:val="24"/>
        </w:rPr>
      </w:pPr>
      <w:r w:rsidRPr="00AC6FAF">
        <w:rPr>
          <w:rFonts w:ascii="Palatino Linotype" w:hAnsi="Palatino Linotype"/>
          <w:i/>
          <w:iCs/>
          <w:sz w:val="24"/>
          <w:szCs w:val="24"/>
        </w:rPr>
        <w:t>Este contrato tem por finalidade formalizar o vínculo de cooperação entre o Ministério da Economia dos Estados Unidos da América e o cidadão Arthur M. Hartnell, nomeado Ministro da Economia em 2034, no contexto da Nova Política de Recuperação Nacional, aprovada na Cúpula de Lisboa.</w:t>
      </w:r>
    </w:p>
    <w:p w14:paraId="37BE36BA" w14:textId="77777777" w:rsidR="007D1142" w:rsidRPr="00AC6FAF" w:rsidRDefault="007D1142" w:rsidP="007D1142">
      <w:pPr>
        <w:jc w:val="both"/>
        <w:rPr>
          <w:rFonts w:ascii="Palatino Linotype" w:hAnsi="Palatino Linotype"/>
          <w:i/>
          <w:iCs/>
          <w:sz w:val="24"/>
          <w:szCs w:val="24"/>
        </w:rPr>
      </w:pPr>
    </w:p>
    <w:p w14:paraId="17464056" w14:textId="77777777" w:rsidR="007D1142" w:rsidRPr="00AC6FAF" w:rsidRDefault="007D1142" w:rsidP="007D1142">
      <w:pPr>
        <w:numPr>
          <w:ilvl w:val="0"/>
          <w:numId w:val="15"/>
        </w:numPr>
        <w:jc w:val="both"/>
        <w:rPr>
          <w:rFonts w:ascii="Palatino Linotype" w:hAnsi="Palatino Linotype"/>
          <w:b/>
          <w:bCs/>
          <w:i/>
          <w:iCs/>
          <w:sz w:val="24"/>
          <w:szCs w:val="24"/>
        </w:rPr>
      </w:pPr>
      <w:r w:rsidRPr="00AC6FAF">
        <w:rPr>
          <w:rFonts w:ascii="Palatino Linotype" w:hAnsi="Palatino Linotype"/>
          <w:b/>
          <w:bCs/>
          <w:i/>
          <w:iCs/>
          <w:sz w:val="24"/>
          <w:szCs w:val="24"/>
        </w:rPr>
        <w:t>Cláusulas-Chave:</w:t>
      </w:r>
    </w:p>
    <w:p w14:paraId="7D1ED0A5" w14:textId="77777777" w:rsidR="007D1142" w:rsidRPr="00AC6FAF" w:rsidRDefault="007D1142" w:rsidP="007D1142">
      <w:pPr>
        <w:jc w:val="both"/>
        <w:rPr>
          <w:rFonts w:ascii="Palatino Linotype" w:hAnsi="Palatino Linotype"/>
          <w:b/>
          <w:bCs/>
          <w:i/>
          <w:iCs/>
          <w:sz w:val="24"/>
          <w:szCs w:val="24"/>
        </w:rPr>
      </w:pPr>
    </w:p>
    <w:p w14:paraId="22374CFE" w14:textId="77777777" w:rsidR="007D1142" w:rsidRPr="00AC6FAF" w:rsidRDefault="007D1142" w:rsidP="007D1142">
      <w:pPr>
        <w:jc w:val="both"/>
        <w:rPr>
          <w:rFonts w:ascii="Palatino Linotype" w:hAnsi="Palatino Linotype"/>
          <w:b/>
          <w:bCs/>
          <w:i/>
          <w:iCs/>
          <w:sz w:val="24"/>
          <w:szCs w:val="24"/>
        </w:rPr>
      </w:pPr>
      <w:r w:rsidRPr="00AC6FAF">
        <w:rPr>
          <w:rFonts w:ascii="Palatino Linotype" w:hAnsi="Palatino Linotype"/>
          <w:b/>
          <w:bCs/>
          <w:i/>
          <w:iCs/>
          <w:sz w:val="24"/>
          <w:szCs w:val="24"/>
        </w:rPr>
        <w:t>Cláusula 1:</w:t>
      </w:r>
    </w:p>
    <w:p w14:paraId="3E917A46" w14:textId="77777777" w:rsidR="007D1142" w:rsidRPr="00AC6FAF" w:rsidRDefault="007D1142" w:rsidP="007D1142">
      <w:pPr>
        <w:jc w:val="both"/>
        <w:rPr>
          <w:rFonts w:ascii="Palatino Linotype" w:hAnsi="Palatino Linotype"/>
          <w:i/>
          <w:iCs/>
          <w:sz w:val="24"/>
          <w:szCs w:val="24"/>
        </w:rPr>
      </w:pPr>
      <w:r w:rsidRPr="00AC6FAF">
        <w:rPr>
          <w:rFonts w:ascii="Palatino Linotype" w:hAnsi="Palatino Linotype"/>
          <w:b/>
          <w:bCs/>
          <w:i/>
          <w:iCs/>
          <w:sz w:val="24"/>
          <w:szCs w:val="24"/>
        </w:rPr>
        <w:t xml:space="preserve">   </w:t>
      </w:r>
      <w:r w:rsidRPr="00AC6FAF">
        <w:rPr>
          <w:rFonts w:ascii="Palatino Linotype" w:hAnsi="Palatino Linotype"/>
          <w:b/>
          <w:bCs/>
          <w:i/>
          <w:iCs/>
          <w:sz w:val="24"/>
          <w:szCs w:val="24"/>
        </w:rPr>
        <w:tab/>
      </w:r>
      <w:r w:rsidRPr="00AC6FAF">
        <w:rPr>
          <w:rFonts w:ascii="Palatino Linotype" w:hAnsi="Palatino Linotype"/>
          <w:i/>
          <w:iCs/>
          <w:sz w:val="24"/>
          <w:szCs w:val="24"/>
        </w:rPr>
        <w:t>O signatário compromete-se a atuar única e exclusivamente em favor da estabilidade econômica nacional, respeitando as diretrizes do Presidente da República e suas determinações futuras, mesmo que estas se sobreponham a legislações anteriores.</w:t>
      </w:r>
    </w:p>
    <w:p w14:paraId="6E0CACA3" w14:textId="77777777" w:rsidR="007D1142" w:rsidRPr="00AC6FAF" w:rsidRDefault="007D1142" w:rsidP="007D1142">
      <w:pPr>
        <w:jc w:val="both"/>
        <w:rPr>
          <w:rFonts w:ascii="Palatino Linotype" w:hAnsi="Palatino Linotype"/>
          <w:b/>
          <w:bCs/>
          <w:i/>
          <w:iCs/>
          <w:sz w:val="24"/>
          <w:szCs w:val="24"/>
        </w:rPr>
      </w:pPr>
    </w:p>
    <w:p w14:paraId="7747E7EA" w14:textId="77777777" w:rsidR="007D1142" w:rsidRPr="00AC6FAF" w:rsidRDefault="007D1142" w:rsidP="007D1142">
      <w:pPr>
        <w:jc w:val="both"/>
        <w:rPr>
          <w:rFonts w:ascii="Palatino Linotype" w:hAnsi="Palatino Linotype"/>
          <w:b/>
          <w:bCs/>
          <w:i/>
          <w:iCs/>
          <w:sz w:val="24"/>
          <w:szCs w:val="24"/>
        </w:rPr>
      </w:pPr>
      <w:r w:rsidRPr="00AC6FAF">
        <w:rPr>
          <w:rFonts w:ascii="Palatino Linotype" w:hAnsi="Palatino Linotype"/>
          <w:b/>
          <w:bCs/>
          <w:i/>
          <w:iCs/>
          <w:sz w:val="24"/>
          <w:szCs w:val="24"/>
        </w:rPr>
        <w:t>Cláusula 2:</w:t>
      </w:r>
    </w:p>
    <w:p w14:paraId="1C990235" w14:textId="77777777" w:rsidR="007D1142" w:rsidRPr="00AC6FAF" w:rsidRDefault="007D1142" w:rsidP="007D1142">
      <w:pPr>
        <w:jc w:val="both"/>
        <w:rPr>
          <w:rFonts w:ascii="Palatino Linotype" w:hAnsi="Palatino Linotype"/>
          <w:i/>
          <w:iCs/>
          <w:sz w:val="24"/>
          <w:szCs w:val="24"/>
        </w:rPr>
      </w:pPr>
      <w:r w:rsidRPr="00AC6FAF">
        <w:rPr>
          <w:rFonts w:ascii="Palatino Linotype" w:hAnsi="Palatino Linotype"/>
          <w:b/>
          <w:bCs/>
          <w:i/>
          <w:iCs/>
          <w:sz w:val="24"/>
          <w:szCs w:val="24"/>
        </w:rPr>
        <w:tab/>
      </w:r>
      <w:r w:rsidRPr="00AC6FAF">
        <w:rPr>
          <w:rFonts w:ascii="Palatino Linotype" w:hAnsi="Palatino Linotype"/>
          <w:i/>
          <w:iCs/>
          <w:sz w:val="24"/>
          <w:szCs w:val="24"/>
        </w:rPr>
        <w:t>O signatário reconhece que qualquer dado, gráfico, projeção ou iniciativa econômica a que tiver acesso será automaticamente classificado como confidencial, sendo estritamente proibida sua divulgação a terceiros, incluindo outros órgãos do governo, sob pena de crime de Estado.</w:t>
      </w:r>
    </w:p>
    <w:p w14:paraId="34F66B05" w14:textId="77777777" w:rsidR="007D1142" w:rsidRPr="00AC6FAF" w:rsidRDefault="007D1142" w:rsidP="007D1142">
      <w:pPr>
        <w:jc w:val="both"/>
        <w:rPr>
          <w:rFonts w:ascii="Palatino Linotype" w:hAnsi="Palatino Linotype"/>
          <w:i/>
          <w:iCs/>
          <w:sz w:val="24"/>
          <w:szCs w:val="24"/>
        </w:rPr>
      </w:pPr>
    </w:p>
    <w:p w14:paraId="6C746865" w14:textId="77777777" w:rsidR="007D1142" w:rsidRPr="00AC6FAF" w:rsidRDefault="007D1142" w:rsidP="007D1142">
      <w:pPr>
        <w:jc w:val="both"/>
        <w:rPr>
          <w:rFonts w:ascii="Palatino Linotype" w:hAnsi="Palatino Linotype"/>
          <w:b/>
          <w:bCs/>
          <w:i/>
          <w:iCs/>
          <w:sz w:val="24"/>
          <w:szCs w:val="24"/>
        </w:rPr>
      </w:pPr>
      <w:r w:rsidRPr="00AC6FAF">
        <w:rPr>
          <w:rFonts w:ascii="Palatino Linotype" w:hAnsi="Palatino Linotype"/>
          <w:b/>
          <w:bCs/>
          <w:i/>
          <w:iCs/>
          <w:sz w:val="24"/>
          <w:szCs w:val="24"/>
        </w:rPr>
        <w:t xml:space="preserve">Cláusula 3: </w:t>
      </w:r>
    </w:p>
    <w:p w14:paraId="48D5D2C4" w14:textId="77777777" w:rsidR="007D1142" w:rsidRPr="00AC6FAF" w:rsidRDefault="007D1142" w:rsidP="007D1142">
      <w:pPr>
        <w:jc w:val="both"/>
        <w:rPr>
          <w:rFonts w:ascii="Palatino Linotype" w:hAnsi="Palatino Linotype"/>
          <w:i/>
          <w:iCs/>
          <w:sz w:val="24"/>
          <w:szCs w:val="24"/>
        </w:rPr>
      </w:pPr>
      <w:r w:rsidRPr="00AC6FAF">
        <w:rPr>
          <w:rFonts w:ascii="Palatino Linotype" w:hAnsi="Palatino Linotype"/>
          <w:b/>
          <w:bCs/>
          <w:i/>
          <w:iCs/>
          <w:sz w:val="24"/>
          <w:szCs w:val="24"/>
        </w:rPr>
        <w:tab/>
      </w:r>
      <w:r w:rsidRPr="00AC6FAF">
        <w:rPr>
          <w:rFonts w:ascii="Palatino Linotype" w:hAnsi="Palatino Linotype"/>
          <w:i/>
          <w:iCs/>
          <w:sz w:val="24"/>
          <w:szCs w:val="24"/>
        </w:rPr>
        <w:t>O signatário autoriza previamente a realização de medidas preventivas de segurança e vigilância, tais como rastreamento, escuta e avaliação psicológica periódica, a fim de garantir sua plena capacidade para o exercício do cargo.</w:t>
      </w:r>
    </w:p>
    <w:p w14:paraId="4E038E95" w14:textId="77777777" w:rsidR="007D1142" w:rsidRPr="00AC6FAF" w:rsidRDefault="007D1142" w:rsidP="007D1142">
      <w:pPr>
        <w:jc w:val="both"/>
        <w:rPr>
          <w:rFonts w:ascii="Palatino Linotype" w:hAnsi="Palatino Linotype"/>
          <w:b/>
          <w:bCs/>
          <w:i/>
          <w:iCs/>
          <w:sz w:val="24"/>
          <w:szCs w:val="24"/>
        </w:rPr>
      </w:pPr>
    </w:p>
    <w:p w14:paraId="7981BAC0" w14:textId="77777777" w:rsidR="007D1142" w:rsidRPr="00AC6FAF" w:rsidRDefault="007D1142" w:rsidP="007D1142">
      <w:pPr>
        <w:jc w:val="both"/>
        <w:rPr>
          <w:rFonts w:ascii="Palatino Linotype" w:hAnsi="Palatino Linotype"/>
          <w:b/>
          <w:bCs/>
          <w:i/>
          <w:iCs/>
          <w:sz w:val="24"/>
          <w:szCs w:val="24"/>
        </w:rPr>
      </w:pPr>
    </w:p>
    <w:p w14:paraId="00E642AD" w14:textId="77777777" w:rsidR="007D1142" w:rsidRPr="00AC6FAF" w:rsidRDefault="007D1142" w:rsidP="007D1142">
      <w:pPr>
        <w:jc w:val="both"/>
        <w:rPr>
          <w:rFonts w:ascii="Palatino Linotype" w:hAnsi="Palatino Linotype"/>
          <w:b/>
          <w:bCs/>
          <w:i/>
          <w:iCs/>
          <w:sz w:val="24"/>
          <w:szCs w:val="24"/>
        </w:rPr>
      </w:pPr>
      <w:r w:rsidRPr="00AC6FAF">
        <w:rPr>
          <w:rFonts w:ascii="Palatino Linotype" w:hAnsi="Palatino Linotype"/>
          <w:b/>
          <w:bCs/>
          <w:i/>
          <w:iCs/>
          <w:sz w:val="24"/>
          <w:szCs w:val="24"/>
        </w:rPr>
        <w:t>Cláusula 4:</w:t>
      </w:r>
    </w:p>
    <w:p w14:paraId="1C98A21E" w14:textId="77777777" w:rsidR="007D1142" w:rsidRPr="00AC6FAF" w:rsidRDefault="007D1142" w:rsidP="7A3AE456">
      <w:pPr>
        <w:ind w:firstLine="708"/>
        <w:jc w:val="both"/>
        <w:rPr>
          <w:rFonts w:ascii="Palatino Linotype" w:hAnsi="Palatino Linotype"/>
          <w:i/>
          <w:iCs/>
          <w:sz w:val="24"/>
          <w:szCs w:val="24"/>
        </w:rPr>
      </w:pPr>
      <w:r w:rsidRPr="00AC6FAF">
        <w:rPr>
          <w:rFonts w:ascii="Palatino Linotype" w:hAnsi="Palatino Linotype"/>
          <w:i/>
          <w:iCs/>
          <w:sz w:val="24"/>
          <w:szCs w:val="24"/>
        </w:rPr>
        <w:t>O signatário reconhece que, em caso de conflito entre sua opinião pessoal e os decretos do Chefe do Executivo, sua responsabilidade é aplicar fielmente os decretos, independentemente de julgamento próprio.</w:t>
      </w:r>
    </w:p>
    <w:p w14:paraId="26902661" w14:textId="77777777" w:rsidR="007D1142" w:rsidRPr="00AC6FAF" w:rsidRDefault="007D1142" w:rsidP="007D1142">
      <w:pPr>
        <w:jc w:val="both"/>
        <w:rPr>
          <w:rFonts w:ascii="Palatino Linotype" w:hAnsi="Palatino Linotype"/>
          <w:i/>
          <w:iCs/>
          <w:sz w:val="24"/>
          <w:szCs w:val="24"/>
        </w:rPr>
      </w:pPr>
    </w:p>
    <w:p w14:paraId="031D0F2D" w14:textId="77777777" w:rsidR="007D1142" w:rsidRPr="00AC6FAF" w:rsidRDefault="007D1142" w:rsidP="007D1142">
      <w:pPr>
        <w:jc w:val="both"/>
        <w:rPr>
          <w:rFonts w:ascii="Palatino Linotype" w:hAnsi="Palatino Linotype"/>
          <w:b/>
          <w:bCs/>
          <w:i/>
          <w:iCs/>
          <w:sz w:val="24"/>
          <w:szCs w:val="24"/>
        </w:rPr>
      </w:pPr>
      <w:r w:rsidRPr="00AC6FAF">
        <w:rPr>
          <w:rFonts w:ascii="Palatino Linotype" w:hAnsi="Palatino Linotype"/>
          <w:i/>
          <w:iCs/>
          <w:sz w:val="24"/>
          <w:szCs w:val="24"/>
        </w:rPr>
        <w:tab/>
      </w:r>
      <w:r w:rsidRPr="00AC6FAF">
        <w:rPr>
          <w:rFonts w:ascii="Palatino Linotype" w:hAnsi="Palatino Linotype"/>
          <w:b/>
          <w:bCs/>
          <w:i/>
          <w:iCs/>
          <w:sz w:val="24"/>
          <w:szCs w:val="24"/>
        </w:rPr>
        <w:t>Cláusula 5:</w:t>
      </w:r>
    </w:p>
    <w:p w14:paraId="0CDBE876" w14:textId="77777777" w:rsidR="007D1142" w:rsidRPr="00AC6FAF" w:rsidRDefault="007D1142" w:rsidP="7A3AE456">
      <w:pPr>
        <w:ind w:firstLine="708"/>
        <w:jc w:val="both"/>
        <w:rPr>
          <w:rFonts w:ascii="Palatino Linotype" w:hAnsi="Palatino Linotype"/>
          <w:b/>
          <w:bCs/>
          <w:i/>
          <w:iCs/>
          <w:sz w:val="24"/>
          <w:szCs w:val="24"/>
        </w:rPr>
      </w:pPr>
      <w:r w:rsidRPr="00AC6FAF">
        <w:rPr>
          <w:rFonts w:ascii="Palatino Linotype" w:hAnsi="Palatino Linotype"/>
          <w:i/>
          <w:iCs/>
          <w:sz w:val="24"/>
          <w:szCs w:val="24"/>
        </w:rPr>
        <w:t xml:space="preserve">A quebra de qualquer cláusula aqui definida implica em julgamento especial por tribunal de exceção, podendo acarretar em penas de exílio, cassação de direitos civis ou execução sumária, de acordo com o Protocolo de Emergência Nacional nº 13/2033.  </w:t>
      </w:r>
      <w:r w:rsidRPr="00AC6FAF">
        <w:rPr>
          <w:rFonts w:ascii="Palatino Linotype" w:hAnsi="Palatino Linotype"/>
          <w:b/>
          <w:bCs/>
          <w:i/>
          <w:iCs/>
          <w:sz w:val="24"/>
          <w:szCs w:val="24"/>
        </w:rPr>
        <w:t xml:space="preserve">”  </w:t>
      </w:r>
    </w:p>
    <w:p w14:paraId="6B71AE0D" w14:textId="77777777" w:rsidR="007D1142" w:rsidRPr="00AC6FAF" w:rsidRDefault="007D1142" w:rsidP="007D1142">
      <w:pPr>
        <w:jc w:val="both"/>
        <w:rPr>
          <w:rFonts w:ascii="Palatino Linotype" w:hAnsi="Palatino Linotype"/>
          <w:b/>
          <w:bCs/>
          <w:i/>
          <w:iCs/>
          <w:sz w:val="24"/>
          <w:szCs w:val="24"/>
        </w:rPr>
      </w:pPr>
    </w:p>
    <w:p w14:paraId="032F243D"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-Isso é realmente necessário Mumppe? – Perguntou Arthur logo após terminar de ler. </w:t>
      </w:r>
    </w:p>
    <w:p w14:paraId="428DD9F4"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-É sim Arthur.</w:t>
      </w:r>
    </w:p>
    <w:p w14:paraId="56EF3C69"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-Mas isso não é muito extremo? </w:t>
      </w:r>
    </w:p>
    <w:p w14:paraId="32ED5FA9"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-Os outros ministros já assinaram. </w:t>
      </w:r>
    </w:p>
    <w:p w14:paraId="577BB63A"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 xml:space="preserve">-Se é assim, considere feito. – Falou isso já pegando a caneta para assinar, continuando cego. </w:t>
      </w:r>
    </w:p>
    <w:p w14:paraId="400AB51F" w14:textId="77777777" w:rsidR="007D1142" w:rsidRPr="007D1142" w:rsidRDefault="007D1142" w:rsidP="007D1142">
      <w:pPr>
        <w:jc w:val="both"/>
        <w:rPr>
          <w:sz w:val="28"/>
          <w:szCs w:val="28"/>
        </w:rPr>
      </w:pPr>
    </w:p>
    <w:p w14:paraId="75D34F3C" w14:textId="77777777" w:rsidR="007D1142" w:rsidRPr="007D1142" w:rsidRDefault="007D1142" w:rsidP="007D1142">
      <w:pPr>
        <w:jc w:val="both"/>
        <w:rPr>
          <w:b/>
          <w:bCs/>
          <w:i/>
          <w:iCs/>
          <w:sz w:val="28"/>
          <w:szCs w:val="28"/>
        </w:rPr>
      </w:pPr>
    </w:p>
    <w:p w14:paraId="46939CFE" w14:textId="77777777" w:rsidR="007D1142" w:rsidRPr="007D1142" w:rsidRDefault="007D1142" w:rsidP="007D1142">
      <w:pPr>
        <w:jc w:val="both"/>
        <w:rPr>
          <w:b/>
          <w:bCs/>
          <w:i/>
          <w:iCs/>
          <w:sz w:val="28"/>
          <w:szCs w:val="28"/>
        </w:rPr>
      </w:pPr>
    </w:p>
    <w:p w14:paraId="0EB6A7F3" w14:textId="77777777" w:rsidR="00040D1D" w:rsidRDefault="007D1142" w:rsidP="00040D1D">
      <w:pPr>
        <w:jc w:val="both"/>
        <w:rPr>
          <w:b/>
          <w:bCs/>
          <w:i/>
          <w:iCs/>
          <w:sz w:val="28"/>
          <w:szCs w:val="28"/>
        </w:rPr>
      </w:pPr>
      <w:r w:rsidRPr="007D1142">
        <w:rPr>
          <w:b/>
          <w:bCs/>
          <w:i/>
          <w:iCs/>
          <w:sz w:val="28"/>
          <w:szCs w:val="28"/>
        </w:rPr>
        <w:tab/>
      </w:r>
    </w:p>
    <w:p w14:paraId="254FF50B" w14:textId="77777777" w:rsidR="00040D1D" w:rsidRDefault="00040D1D" w:rsidP="00040D1D">
      <w:pPr>
        <w:jc w:val="center"/>
        <w:rPr>
          <w:b/>
          <w:bCs/>
          <w:sz w:val="48"/>
          <w:szCs w:val="48"/>
        </w:rPr>
      </w:pPr>
    </w:p>
    <w:p w14:paraId="3B653E54" w14:textId="77777777" w:rsidR="00040D1D" w:rsidRDefault="00040D1D" w:rsidP="00040D1D">
      <w:pPr>
        <w:jc w:val="center"/>
        <w:rPr>
          <w:b/>
          <w:bCs/>
          <w:sz w:val="48"/>
          <w:szCs w:val="48"/>
        </w:rPr>
      </w:pPr>
    </w:p>
    <w:p w14:paraId="4A446262" w14:textId="77777777" w:rsidR="00EF15EB" w:rsidRDefault="00EF15EB" w:rsidP="00040D1D">
      <w:pPr>
        <w:jc w:val="center"/>
        <w:rPr>
          <w:b/>
          <w:bCs/>
          <w:sz w:val="48"/>
          <w:szCs w:val="48"/>
        </w:rPr>
      </w:pPr>
    </w:p>
    <w:p w14:paraId="22BC57FD" w14:textId="77777777" w:rsidR="00EC3C28" w:rsidRDefault="00EC3C28" w:rsidP="00040D1D">
      <w:pPr>
        <w:jc w:val="center"/>
        <w:rPr>
          <w:b/>
          <w:bCs/>
          <w:sz w:val="48"/>
          <w:szCs w:val="48"/>
        </w:rPr>
      </w:pPr>
    </w:p>
    <w:p w14:paraId="4AE9E0CE" w14:textId="77777777" w:rsidR="00EC3C28" w:rsidRDefault="00EC3C28" w:rsidP="00040D1D">
      <w:pPr>
        <w:jc w:val="center"/>
        <w:rPr>
          <w:b/>
          <w:bCs/>
          <w:sz w:val="48"/>
          <w:szCs w:val="48"/>
        </w:rPr>
      </w:pPr>
    </w:p>
    <w:p w14:paraId="699816E9" w14:textId="77777777" w:rsidR="00EC3C28" w:rsidRDefault="00EC3C28" w:rsidP="00040D1D">
      <w:pPr>
        <w:jc w:val="center"/>
        <w:rPr>
          <w:b/>
          <w:bCs/>
          <w:sz w:val="48"/>
          <w:szCs w:val="48"/>
        </w:rPr>
      </w:pPr>
    </w:p>
    <w:p w14:paraId="4539BF15" w14:textId="77777777" w:rsidR="00EC3C28" w:rsidRDefault="00EC3C28" w:rsidP="00040D1D">
      <w:pPr>
        <w:jc w:val="center"/>
        <w:rPr>
          <w:b/>
          <w:bCs/>
          <w:sz w:val="48"/>
          <w:szCs w:val="48"/>
        </w:rPr>
      </w:pPr>
    </w:p>
    <w:p w14:paraId="244604C5" w14:textId="77777777" w:rsidR="00EC3C28" w:rsidRDefault="00EC3C28" w:rsidP="00040D1D">
      <w:pPr>
        <w:jc w:val="center"/>
        <w:rPr>
          <w:b/>
          <w:bCs/>
          <w:sz w:val="48"/>
          <w:szCs w:val="48"/>
        </w:rPr>
      </w:pPr>
    </w:p>
    <w:p w14:paraId="266AE802" w14:textId="3615015F" w:rsidR="007D1142" w:rsidRPr="007D1142" w:rsidRDefault="007D1142" w:rsidP="00DA0A15">
      <w:pPr>
        <w:pStyle w:val="Ttulo3"/>
        <w:rPr>
          <w:rFonts w:hint="eastAsia"/>
          <w:i/>
          <w:iCs/>
        </w:rPr>
      </w:pPr>
      <w:bookmarkStart w:id="45" w:name="_Toc1396803702"/>
      <w:r w:rsidRPr="007D1142">
        <w:rPr>
          <w:sz w:val="48"/>
          <w:szCs w:val="48"/>
        </w:rPr>
        <w:t>Blocos Econômicos</w:t>
      </w:r>
      <w:r w:rsidR="00040D1D">
        <w:rPr>
          <w:sz w:val="48"/>
          <w:szCs w:val="48"/>
        </w:rPr>
        <w:t>:</w:t>
      </w:r>
      <w:bookmarkEnd w:id="45"/>
    </w:p>
    <w:p w14:paraId="6E535816" w14:textId="77777777" w:rsidR="007D1142" w:rsidRPr="007D1142" w:rsidRDefault="007D1142" w:rsidP="007D1142">
      <w:pPr>
        <w:jc w:val="both"/>
        <w:rPr>
          <w:b/>
          <w:bCs/>
          <w:sz w:val="28"/>
          <w:szCs w:val="28"/>
        </w:rPr>
      </w:pPr>
    </w:p>
    <w:p w14:paraId="0E672926" w14:textId="77777777" w:rsidR="007D1142" w:rsidRPr="00AC6FAF" w:rsidRDefault="007D1142" w:rsidP="007D1142">
      <w:pPr>
        <w:jc w:val="both"/>
        <w:rPr>
          <w:rFonts w:ascii="Palatino Linotype" w:hAnsi="Palatino Linotype"/>
          <w:b/>
          <w:bCs/>
          <w:sz w:val="24"/>
          <w:szCs w:val="24"/>
        </w:rPr>
      </w:pPr>
      <w:r w:rsidRPr="00AC6FAF">
        <w:rPr>
          <w:rFonts w:ascii="Palatino Linotype" w:hAnsi="Palatino Linotype"/>
          <w:b/>
          <w:bCs/>
          <w:sz w:val="24"/>
          <w:szCs w:val="24"/>
        </w:rPr>
        <w:t xml:space="preserve">Enxerto de: Contos da Revolução: A História Das Casas Nobres: </w:t>
      </w:r>
    </w:p>
    <w:p w14:paraId="26A252AD"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b/>
          <w:bCs/>
          <w:sz w:val="24"/>
          <w:szCs w:val="24"/>
        </w:rPr>
        <w:tab/>
      </w:r>
      <w:r w:rsidRPr="00AC6FAF">
        <w:rPr>
          <w:rFonts w:ascii="Palatino Linotype" w:hAnsi="Palatino Linotype"/>
          <w:sz w:val="24"/>
          <w:szCs w:val="24"/>
        </w:rPr>
        <w:t xml:space="preserve">As casas nobres se formaram por volta de 2035, logo após a criação e formalização da Escala Absoluta durante a cúpula de Lisboa por unanimidade de estados em 2033. </w:t>
      </w:r>
    </w:p>
    <w:p w14:paraId="3C4A6F58"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A Escala Absoluta foi criada para lidar com uma crise econômica anos antes dela realmente acontecer, prevista pelo consultor do ditador Adnold Mumppe no ano de 2032 sendo que a crise estava prevista para 2044. </w:t>
      </w:r>
    </w:p>
    <w:p w14:paraId="0E9E5B2A" w14:textId="0D6CD535"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A prevista grande crise precisava acabar, isso era um fato, mas só havia um único jeito, e seria diminuir a quantidade de moedas das novas potências emergentes em circulação no mercado global. A Escala Absoluta era dada pela média dos valores de todas as moedas em circulação nacional e internacional. As moedas que valessem mais que el</w:t>
      </w:r>
      <w:r w:rsidR="00040D1D" w:rsidRPr="00AC6FAF">
        <w:rPr>
          <w:rFonts w:ascii="Palatino Linotype" w:hAnsi="Palatino Linotype"/>
          <w:sz w:val="24"/>
          <w:szCs w:val="24"/>
        </w:rPr>
        <w:t xml:space="preserve">a </w:t>
      </w:r>
      <w:r w:rsidRPr="00AC6FAF">
        <w:rPr>
          <w:rFonts w:ascii="Palatino Linotype" w:hAnsi="Palatino Linotype"/>
          <w:sz w:val="24"/>
          <w:szCs w:val="24"/>
        </w:rPr>
        <w:t xml:space="preserve">poderiam circular globalmente, e as que não, só poderiam ser usadas nacionalmente. </w:t>
      </w:r>
    </w:p>
    <w:p w14:paraId="6C1C05B7"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Por conta dessas limitações nas moedas emergentes, países começaram a se juntar em blocos econômicos que visavam compartilhar moedas para ajudar a todos os membros. Isso por volta de 2035. </w:t>
      </w:r>
    </w:p>
    <w:p w14:paraId="0A1424CF"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Com o tempo, esses blocos foram se consolidando na geopolítica global como apenas uma entidade geopolítica. Mas havia um problema com isso, ainda havia muitos líderes governando apenas uma entidade geopolítica. E isso não iria dar certo. Por isso foi criada, como ficou conhecida a Segunda Cúpula de Lisboa que é considerada, por muitos, o início formal das Casas Nobres. </w:t>
      </w:r>
    </w:p>
    <w:p w14:paraId="41D4DF42" w14:textId="77777777"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Durante a segunda cúpula, foi discutido como resolver esse problema político, então resolveram dividir o território do estado único nas posições que antes eram os países governados pelos líderes antigos na forma política escolhida </w:t>
      </w:r>
      <w:r w:rsidRPr="00AC6FAF">
        <w:rPr>
          <w:rFonts w:ascii="Palatino Linotype" w:hAnsi="Palatino Linotype"/>
          <w:sz w:val="24"/>
          <w:szCs w:val="24"/>
        </w:rPr>
        <w:lastRenderedPageBreak/>
        <w:t xml:space="preserve">(como ficou conhecida, Marcas e Condados), e haveria um soberano único que governaria de forma democrática os Condados e escutariam os Marqueses e Condes. </w:t>
      </w:r>
    </w:p>
    <w:p w14:paraId="1E85BA73" w14:textId="77777777" w:rsidR="007D1142" w:rsidRPr="00AC6FAF" w:rsidRDefault="007D1142" w:rsidP="007D1142">
      <w:pPr>
        <w:jc w:val="both"/>
        <w:rPr>
          <w:rFonts w:ascii="Palatino Linotype" w:hAnsi="Palatino Linotype"/>
          <w:sz w:val="24"/>
          <w:szCs w:val="24"/>
        </w:rPr>
      </w:pPr>
      <w:r w:rsidRPr="00AC6FAF">
        <w:rPr>
          <w:rFonts w:ascii="Palatino Linotype" w:hAnsi="Palatino Linotype"/>
          <w:sz w:val="24"/>
          <w:szCs w:val="24"/>
        </w:rPr>
        <w:tab/>
        <w:t xml:space="preserve">As Casas seriam divididas entre maiores e menores que eram dados pelo valor na escala absoluta da moeda da Casa, as que tinham as moedas mais valiosas eram as casas Maiores, as que tinham a moeda valendo menos, seriam as Menores. </w:t>
      </w:r>
      <w:r w:rsidRPr="00AC6FAF">
        <w:rPr>
          <w:rFonts w:ascii="Palatino Linotype" w:hAnsi="Palatino Linotype"/>
          <w:sz w:val="24"/>
          <w:szCs w:val="24"/>
        </w:rPr>
        <w:tab/>
      </w:r>
    </w:p>
    <w:p w14:paraId="0B4E8E98" w14:textId="00AAAD38" w:rsidR="007D1142" w:rsidRPr="00AC6FAF" w:rsidRDefault="007D1142" w:rsidP="7A3AE456">
      <w:pPr>
        <w:ind w:firstLine="708"/>
        <w:jc w:val="both"/>
        <w:rPr>
          <w:rFonts w:ascii="Palatino Linotype" w:hAnsi="Palatino Linotype"/>
          <w:sz w:val="24"/>
          <w:szCs w:val="24"/>
        </w:rPr>
      </w:pPr>
      <w:r w:rsidRPr="00AC6FAF">
        <w:rPr>
          <w:rFonts w:ascii="Palatino Linotype" w:hAnsi="Palatino Linotype"/>
          <w:sz w:val="24"/>
          <w:szCs w:val="24"/>
        </w:rPr>
        <w:t xml:space="preserve">No final da cúpula, os novos Marqueses e Condes se juntaram para escolher entre si o soberano único, menos na posição da nova Casa Maior Americana, onde Adnold Mumppe não havia se juntado com nenhum outro país. Por conta disso, a Casa América não tinha Marqueses e condes, apenas um único soberano. </w:t>
      </w:r>
    </w:p>
    <w:p w14:paraId="00483F24" w14:textId="77777777" w:rsidR="001170EA" w:rsidRPr="007D1142" w:rsidRDefault="001170EA" w:rsidP="001B1090">
      <w:pPr>
        <w:jc w:val="both"/>
        <w:rPr>
          <w:sz w:val="28"/>
          <w:szCs w:val="28"/>
        </w:rPr>
      </w:pPr>
    </w:p>
    <w:p w14:paraId="3280F13E" w14:textId="77777777" w:rsidR="001170EA" w:rsidRDefault="001170EA" w:rsidP="001B1090">
      <w:pPr>
        <w:jc w:val="both"/>
        <w:rPr>
          <w:b/>
          <w:bCs/>
          <w:sz w:val="44"/>
          <w:szCs w:val="44"/>
        </w:rPr>
      </w:pPr>
    </w:p>
    <w:p w14:paraId="1E0D85C1" w14:textId="77777777" w:rsidR="00390A9E" w:rsidRDefault="00390A9E" w:rsidP="001B1090">
      <w:pPr>
        <w:jc w:val="both"/>
        <w:rPr>
          <w:b/>
          <w:bCs/>
          <w:sz w:val="44"/>
          <w:szCs w:val="44"/>
        </w:rPr>
      </w:pPr>
    </w:p>
    <w:p w14:paraId="7A8D0A44" w14:textId="77777777" w:rsidR="00390A9E" w:rsidRDefault="00390A9E" w:rsidP="001B1090">
      <w:pPr>
        <w:jc w:val="both"/>
        <w:rPr>
          <w:b/>
          <w:bCs/>
          <w:sz w:val="44"/>
          <w:szCs w:val="44"/>
        </w:rPr>
      </w:pPr>
    </w:p>
    <w:p w14:paraId="34592EC1" w14:textId="77777777" w:rsidR="00390A9E" w:rsidRDefault="00390A9E" w:rsidP="001B1090">
      <w:pPr>
        <w:jc w:val="both"/>
        <w:rPr>
          <w:b/>
          <w:bCs/>
          <w:sz w:val="44"/>
          <w:szCs w:val="44"/>
        </w:rPr>
      </w:pPr>
    </w:p>
    <w:p w14:paraId="6DDF4519" w14:textId="77777777" w:rsidR="00390A9E" w:rsidRDefault="00390A9E" w:rsidP="001B1090">
      <w:pPr>
        <w:jc w:val="both"/>
        <w:rPr>
          <w:b/>
          <w:bCs/>
          <w:sz w:val="44"/>
          <w:szCs w:val="44"/>
        </w:rPr>
      </w:pPr>
    </w:p>
    <w:p w14:paraId="7E755857" w14:textId="77777777" w:rsidR="00390A9E" w:rsidRDefault="00390A9E" w:rsidP="001B1090">
      <w:pPr>
        <w:jc w:val="both"/>
        <w:rPr>
          <w:b/>
          <w:bCs/>
          <w:sz w:val="44"/>
          <w:szCs w:val="44"/>
        </w:rPr>
      </w:pPr>
    </w:p>
    <w:p w14:paraId="5715FC40" w14:textId="77777777" w:rsidR="00DD4F2C" w:rsidRDefault="00DD4F2C" w:rsidP="001B1090">
      <w:pPr>
        <w:jc w:val="both"/>
        <w:rPr>
          <w:b/>
          <w:bCs/>
          <w:sz w:val="44"/>
          <w:szCs w:val="44"/>
        </w:rPr>
      </w:pPr>
    </w:p>
    <w:p w14:paraId="562D7946" w14:textId="77777777" w:rsidR="00103F58" w:rsidRDefault="00103F58" w:rsidP="001B1090">
      <w:pPr>
        <w:pStyle w:val="Ttulo"/>
        <w:jc w:val="both"/>
        <w:rPr>
          <w:rFonts w:asciiTheme="minorHAnsi" w:hAnsiTheme="minorHAnsi" w:hint="eastAsia"/>
          <w:b/>
          <w:bCs/>
        </w:rPr>
      </w:pPr>
    </w:p>
    <w:p w14:paraId="7089ED71" w14:textId="77777777" w:rsidR="00103F58" w:rsidRDefault="00103F58" w:rsidP="001B1090">
      <w:pPr>
        <w:pStyle w:val="Ttulo"/>
        <w:jc w:val="both"/>
        <w:rPr>
          <w:rFonts w:asciiTheme="minorHAnsi" w:hAnsiTheme="minorHAnsi" w:hint="eastAsia"/>
          <w:b/>
          <w:bCs/>
        </w:rPr>
      </w:pPr>
    </w:p>
    <w:p w14:paraId="65A6C61F" w14:textId="77777777" w:rsidR="00103F58" w:rsidRDefault="00103F58" w:rsidP="001B1090">
      <w:pPr>
        <w:pStyle w:val="Ttulo"/>
        <w:jc w:val="both"/>
        <w:rPr>
          <w:rFonts w:asciiTheme="minorHAnsi" w:hAnsiTheme="minorHAnsi" w:hint="eastAsia"/>
          <w:b/>
          <w:bCs/>
        </w:rPr>
      </w:pPr>
    </w:p>
    <w:p w14:paraId="3428C753" w14:textId="77777777" w:rsidR="00103F58" w:rsidRDefault="00103F58" w:rsidP="001B1090">
      <w:pPr>
        <w:pStyle w:val="Ttulo"/>
        <w:jc w:val="both"/>
        <w:rPr>
          <w:rFonts w:asciiTheme="minorHAnsi" w:hAnsiTheme="minorHAnsi" w:hint="eastAsia"/>
          <w:b/>
          <w:bCs/>
        </w:rPr>
      </w:pPr>
    </w:p>
    <w:p w14:paraId="3A55FAE6" w14:textId="77777777" w:rsidR="00103F58" w:rsidRDefault="00103F58" w:rsidP="001B1090">
      <w:pPr>
        <w:pStyle w:val="Ttulo"/>
        <w:jc w:val="both"/>
        <w:rPr>
          <w:rFonts w:asciiTheme="minorHAnsi" w:hAnsiTheme="minorHAnsi" w:hint="eastAsia"/>
          <w:b/>
          <w:bCs/>
        </w:rPr>
      </w:pPr>
    </w:p>
    <w:p w14:paraId="1F8D7D68" w14:textId="21F74374" w:rsidR="0096640C" w:rsidRPr="00C10311" w:rsidRDefault="0096640C" w:rsidP="00EC3C28">
      <w:pPr>
        <w:pStyle w:val="Ttulo"/>
        <w:rPr>
          <w:rFonts w:asciiTheme="minorHAnsi" w:hAnsiTheme="minorHAnsi" w:hint="eastAsia"/>
          <w:b/>
          <w:bCs/>
        </w:rPr>
      </w:pPr>
    </w:p>
    <w:p w14:paraId="4286F1C1" w14:textId="77777777" w:rsidR="00444D68" w:rsidRPr="00444D68" w:rsidRDefault="00444D68" w:rsidP="00444D68"/>
    <w:p w14:paraId="2603E983" w14:textId="77777777" w:rsidR="005C11F7" w:rsidRDefault="005C11F7" w:rsidP="001B1090">
      <w:pPr>
        <w:jc w:val="both"/>
        <w:rPr>
          <w:b/>
          <w:bCs/>
          <w:sz w:val="44"/>
          <w:szCs w:val="44"/>
        </w:rPr>
      </w:pPr>
    </w:p>
    <w:p w14:paraId="33A4A8A3" w14:textId="77777777" w:rsidR="007D1142" w:rsidRDefault="007D1142" w:rsidP="001B1090">
      <w:pPr>
        <w:jc w:val="both"/>
        <w:rPr>
          <w:b/>
          <w:bCs/>
          <w:sz w:val="44"/>
          <w:szCs w:val="44"/>
        </w:rPr>
      </w:pPr>
    </w:p>
    <w:p w14:paraId="73E9A3F6" w14:textId="77777777" w:rsidR="007D1142" w:rsidRDefault="007D1142" w:rsidP="001B1090">
      <w:pPr>
        <w:jc w:val="both"/>
        <w:rPr>
          <w:b/>
          <w:bCs/>
          <w:sz w:val="44"/>
          <w:szCs w:val="44"/>
        </w:rPr>
      </w:pPr>
    </w:p>
    <w:p w14:paraId="57CEA4FF" w14:textId="53D89318" w:rsidR="00912497" w:rsidRDefault="00382D5B" w:rsidP="00A914B7">
      <w:pPr>
        <w:pStyle w:val="TituloUmaGuerradoAmanha"/>
        <w:outlineLvl w:val="1"/>
      </w:pPr>
      <w:bookmarkStart w:id="46" w:name="_Toc791917784"/>
      <w:r>
        <w:t>Hodj Daff</w:t>
      </w:r>
      <w:bookmarkEnd w:id="46"/>
    </w:p>
    <w:p w14:paraId="47CEAF3F" w14:textId="77777777" w:rsidR="00E83292" w:rsidRDefault="00E83292" w:rsidP="00382D5B">
      <w:pPr>
        <w:pStyle w:val="TituloUmaGuerradoAmanha"/>
      </w:pPr>
    </w:p>
    <w:p w14:paraId="2C205C96" w14:textId="14994E08" w:rsidR="00BA2DE6" w:rsidRDefault="00E83292" w:rsidP="00BA2DE6">
      <w:pPr>
        <w:ind w:firstLine="708"/>
        <w:jc w:val="both"/>
        <w:rPr>
          <w:rFonts w:ascii="Palatino Linotype" w:hAnsi="Palatino Linotype"/>
          <w:sz w:val="24"/>
          <w:szCs w:val="24"/>
        </w:rPr>
      </w:pPr>
      <w:r>
        <w:rPr>
          <w:rFonts w:ascii="Palatino Linotype" w:hAnsi="Palatino Linotype"/>
          <w:sz w:val="24"/>
          <w:szCs w:val="24"/>
        </w:rPr>
        <w:t xml:space="preserve">Muitos ainda se lembram de Hodj Daff, antes um </w:t>
      </w:r>
      <w:r w:rsidR="006A2EAD">
        <w:rPr>
          <w:rFonts w:ascii="Palatino Linotype" w:hAnsi="Palatino Linotype"/>
          <w:sz w:val="24"/>
          <w:szCs w:val="24"/>
        </w:rPr>
        <w:t>símbolo</w:t>
      </w:r>
      <w:r>
        <w:rPr>
          <w:rFonts w:ascii="Palatino Linotype" w:hAnsi="Palatino Linotype"/>
          <w:sz w:val="24"/>
          <w:szCs w:val="24"/>
        </w:rPr>
        <w:t xml:space="preserve"> de força e resiliência, hoje um motivo de deboche</w:t>
      </w:r>
      <w:r w:rsidR="00BA2DE6">
        <w:rPr>
          <w:rFonts w:ascii="Palatino Linotype" w:hAnsi="Palatino Linotype"/>
          <w:sz w:val="24"/>
          <w:szCs w:val="24"/>
        </w:rPr>
        <w:t xml:space="preserve">. </w:t>
      </w:r>
    </w:p>
    <w:p w14:paraId="1B64F5CA" w14:textId="24109B3E" w:rsidR="00382D5B" w:rsidRPr="00912497" w:rsidRDefault="00B51004" w:rsidP="00405832">
      <w:pPr>
        <w:ind w:firstLine="708"/>
        <w:jc w:val="both"/>
        <w:rPr>
          <w:rFonts w:ascii="Palatino Linotype" w:hAnsi="Palatino Linotype"/>
          <w:sz w:val="24"/>
          <w:szCs w:val="24"/>
        </w:rPr>
      </w:pPr>
      <w:r w:rsidRPr="00912497">
        <w:rPr>
          <w:rFonts w:ascii="Palatino Linotype" w:hAnsi="Palatino Linotype"/>
          <w:sz w:val="24"/>
          <w:szCs w:val="24"/>
        </w:rPr>
        <w:t>Rodrigues olhava pela j</w:t>
      </w:r>
      <w:r w:rsidR="007A529C" w:rsidRPr="00912497">
        <w:rPr>
          <w:rFonts w:ascii="Palatino Linotype" w:hAnsi="Palatino Linotype"/>
          <w:sz w:val="24"/>
          <w:szCs w:val="24"/>
        </w:rPr>
        <w:t>anela</w:t>
      </w:r>
      <w:r w:rsidR="00A047EE" w:rsidRPr="00912497">
        <w:rPr>
          <w:rFonts w:ascii="Palatino Linotype" w:hAnsi="Palatino Linotype"/>
          <w:sz w:val="24"/>
          <w:szCs w:val="24"/>
        </w:rPr>
        <w:t xml:space="preserve"> de sua primeira missão como segundo tenent</w:t>
      </w:r>
      <w:r w:rsidR="00006CD7" w:rsidRPr="00912497">
        <w:rPr>
          <w:rFonts w:ascii="Palatino Linotype" w:hAnsi="Palatino Linotype"/>
          <w:sz w:val="24"/>
          <w:szCs w:val="24"/>
        </w:rPr>
        <w:t xml:space="preserve">e e via Hodj Daff, uma instalação militar </w:t>
      </w:r>
      <w:r w:rsidR="005E6A08" w:rsidRPr="00912497">
        <w:rPr>
          <w:rFonts w:ascii="Palatino Linotype" w:hAnsi="Palatino Linotype"/>
          <w:sz w:val="24"/>
          <w:szCs w:val="24"/>
        </w:rPr>
        <w:t xml:space="preserve">que se localizava </w:t>
      </w:r>
      <w:r w:rsidR="007519D4" w:rsidRPr="00912497">
        <w:rPr>
          <w:rFonts w:ascii="Palatino Linotype" w:hAnsi="Palatino Linotype"/>
          <w:sz w:val="24"/>
          <w:szCs w:val="24"/>
        </w:rPr>
        <w:t xml:space="preserve">na </w:t>
      </w:r>
      <w:r w:rsidR="001F71D8" w:rsidRPr="00912497">
        <w:rPr>
          <w:rFonts w:ascii="Palatino Linotype" w:hAnsi="Palatino Linotype"/>
          <w:sz w:val="24"/>
          <w:szCs w:val="24"/>
        </w:rPr>
        <w:t>Espanha</w:t>
      </w:r>
      <w:r w:rsidR="00006CD7" w:rsidRPr="00912497">
        <w:rPr>
          <w:rFonts w:ascii="Palatino Linotype" w:hAnsi="Palatino Linotype"/>
          <w:sz w:val="24"/>
          <w:szCs w:val="24"/>
        </w:rPr>
        <w:t xml:space="preserve">. </w:t>
      </w:r>
      <w:r w:rsidR="00405832" w:rsidRPr="00912497">
        <w:rPr>
          <w:rFonts w:ascii="Palatino Linotype" w:hAnsi="Palatino Linotype"/>
          <w:sz w:val="24"/>
          <w:szCs w:val="24"/>
        </w:rPr>
        <w:t xml:space="preserve">Era sua primeira vez lá, assim como muitos de sua brigada. </w:t>
      </w:r>
      <w:r w:rsidR="005D2F8B" w:rsidRPr="00912497">
        <w:rPr>
          <w:rFonts w:ascii="Palatino Linotype" w:hAnsi="Palatino Linotype"/>
          <w:sz w:val="24"/>
          <w:szCs w:val="24"/>
        </w:rPr>
        <w:t xml:space="preserve">A instalação parecia </w:t>
      </w:r>
      <w:r w:rsidR="00B26178" w:rsidRPr="00912497">
        <w:rPr>
          <w:rFonts w:ascii="Palatino Linotype" w:hAnsi="Palatino Linotype"/>
          <w:sz w:val="24"/>
          <w:szCs w:val="24"/>
        </w:rPr>
        <w:t xml:space="preserve">formar um octógono com cercas </w:t>
      </w:r>
      <w:r w:rsidR="003B058F" w:rsidRPr="00912497">
        <w:rPr>
          <w:rFonts w:ascii="Palatino Linotype" w:hAnsi="Palatino Linotype"/>
          <w:sz w:val="24"/>
          <w:szCs w:val="24"/>
        </w:rPr>
        <w:t xml:space="preserve">e no interior um prédio em formato </w:t>
      </w:r>
      <w:r w:rsidR="00907185" w:rsidRPr="00912497">
        <w:rPr>
          <w:rFonts w:ascii="Palatino Linotype" w:hAnsi="Palatino Linotype"/>
          <w:sz w:val="24"/>
          <w:szCs w:val="24"/>
        </w:rPr>
        <w:t>de</w:t>
      </w:r>
      <w:r w:rsidR="003B058F" w:rsidRPr="00912497">
        <w:rPr>
          <w:rFonts w:ascii="Palatino Linotype" w:hAnsi="Palatino Linotype"/>
          <w:sz w:val="24"/>
          <w:szCs w:val="24"/>
        </w:rPr>
        <w:t xml:space="preserve"> quadrado </w:t>
      </w:r>
      <w:r w:rsidR="00907185" w:rsidRPr="00912497">
        <w:rPr>
          <w:rFonts w:ascii="Palatino Linotype" w:hAnsi="Palatino Linotype"/>
          <w:sz w:val="24"/>
          <w:szCs w:val="24"/>
        </w:rPr>
        <w:t xml:space="preserve">estava no centro com </w:t>
      </w:r>
      <w:r w:rsidR="00530324" w:rsidRPr="00912497">
        <w:rPr>
          <w:rFonts w:ascii="Palatino Linotype" w:hAnsi="Palatino Linotype"/>
          <w:sz w:val="24"/>
          <w:szCs w:val="24"/>
        </w:rPr>
        <w:t xml:space="preserve">muitos iguais, cada vez menores em volta até atingir a beira da cerca de Hodj Daff. </w:t>
      </w:r>
      <w:r w:rsidR="0064741F" w:rsidRPr="00912497">
        <w:rPr>
          <w:rFonts w:ascii="Palatino Linotype" w:hAnsi="Palatino Linotype"/>
          <w:sz w:val="24"/>
          <w:szCs w:val="24"/>
        </w:rPr>
        <w:t xml:space="preserve">Um pouco afastado, cerca de 2 </w:t>
      </w:r>
      <w:r w:rsidR="000D0FA4" w:rsidRPr="00912497">
        <w:rPr>
          <w:rFonts w:ascii="Palatino Linotype" w:hAnsi="Palatino Linotype"/>
          <w:sz w:val="24"/>
          <w:szCs w:val="24"/>
        </w:rPr>
        <w:t>quilômetros</w:t>
      </w:r>
      <w:r w:rsidR="0064741F" w:rsidRPr="00912497">
        <w:rPr>
          <w:rFonts w:ascii="Palatino Linotype" w:hAnsi="Palatino Linotype"/>
          <w:sz w:val="24"/>
          <w:szCs w:val="24"/>
        </w:rPr>
        <w:t xml:space="preserve"> </w:t>
      </w:r>
      <w:r w:rsidR="000D0FA4" w:rsidRPr="00912497">
        <w:rPr>
          <w:rFonts w:ascii="Palatino Linotype" w:hAnsi="Palatino Linotype"/>
          <w:sz w:val="24"/>
          <w:szCs w:val="24"/>
        </w:rPr>
        <w:t>havia uma pista de pouso que seria onde Rodrigues pousaria</w:t>
      </w:r>
      <w:r w:rsidR="00B65D80" w:rsidRPr="00912497">
        <w:rPr>
          <w:rFonts w:ascii="Palatino Linotype" w:hAnsi="Palatino Linotype"/>
          <w:sz w:val="24"/>
          <w:szCs w:val="24"/>
        </w:rPr>
        <w:t xml:space="preserve">. </w:t>
      </w:r>
      <w:r w:rsidR="002F1A3D" w:rsidRPr="00912497">
        <w:rPr>
          <w:rFonts w:ascii="Palatino Linotype" w:hAnsi="Palatino Linotype"/>
          <w:sz w:val="24"/>
          <w:szCs w:val="24"/>
        </w:rPr>
        <w:t xml:space="preserve">isso tudo antes de Hodj Daff perder o </w:t>
      </w:r>
      <w:r w:rsidR="00273037" w:rsidRPr="00912497">
        <w:rPr>
          <w:rFonts w:ascii="Palatino Linotype" w:hAnsi="Palatino Linotype"/>
          <w:sz w:val="24"/>
          <w:szCs w:val="24"/>
        </w:rPr>
        <w:t>prestígio</w:t>
      </w:r>
      <w:r w:rsidR="002F1A3D" w:rsidRPr="00912497">
        <w:rPr>
          <w:rFonts w:ascii="Palatino Linotype" w:hAnsi="Palatino Linotype"/>
          <w:sz w:val="24"/>
          <w:szCs w:val="24"/>
        </w:rPr>
        <w:t xml:space="preserve"> que tinha como instalação militar </w:t>
      </w:r>
      <w:r w:rsidR="00273037" w:rsidRPr="00912497">
        <w:rPr>
          <w:rFonts w:ascii="Palatino Linotype" w:hAnsi="Palatino Linotype"/>
          <w:sz w:val="24"/>
          <w:szCs w:val="24"/>
        </w:rPr>
        <w:t>antes</w:t>
      </w:r>
      <w:r w:rsidR="002F1A3D" w:rsidRPr="00912497">
        <w:rPr>
          <w:rFonts w:ascii="Palatino Linotype" w:hAnsi="Palatino Linotype"/>
          <w:sz w:val="24"/>
          <w:szCs w:val="24"/>
        </w:rPr>
        <w:t xml:space="preserve"> </w:t>
      </w:r>
      <w:r w:rsidR="00273037" w:rsidRPr="00912497">
        <w:rPr>
          <w:rFonts w:ascii="Palatino Linotype" w:hAnsi="Palatino Linotype"/>
          <w:sz w:val="24"/>
          <w:szCs w:val="24"/>
        </w:rPr>
        <w:t>d</w:t>
      </w:r>
      <w:r w:rsidR="002F1A3D" w:rsidRPr="00912497">
        <w:rPr>
          <w:rFonts w:ascii="Palatino Linotype" w:hAnsi="Palatino Linotype"/>
          <w:sz w:val="24"/>
          <w:szCs w:val="24"/>
        </w:rPr>
        <w:t>o grande golpe.</w:t>
      </w:r>
    </w:p>
    <w:p w14:paraId="324DF91F" w14:textId="19D592C5" w:rsidR="008E4622" w:rsidRPr="00912497" w:rsidRDefault="008E4622" w:rsidP="00405832">
      <w:pPr>
        <w:ind w:firstLine="708"/>
        <w:jc w:val="both"/>
        <w:rPr>
          <w:rFonts w:ascii="Palatino Linotype" w:hAnsi="Palatino Linotype"/>
          <w:sz w:val="24"/>
          <w:szCs w:val="24"/>
        </w:rPr>
      </w:pPr>
      <w:r w:rsidRPr="00912497">
        <w:rPr>
          <w:rFonts w:ascii="Palatino Linotype" w:hAnsi="Palatino Linotype"/>
          <w:sz w:val="24"/>
          <w:szCs w:val="24"/>
        </w:rPr>
        <w:t xml:space="preserve">Já com o avião em solo, foi escoltado </w:t>
      </w:r>
      <w:r w:rsidR="004F59C7" w:rsidRPr="00912497">
        <w:rPr>
          <w:rFonts w:ascii="Palatino Linotype" w:hAnsi="Palatino Linotype"/>
          <w:sz w:val="24"/>
          <w:szCs w:val="24"/>
        </w:rPr>
        <w:t>até as instalações</w:t>
      </w:r>
      <w:r w:rsidR="00393E88" w:rsidRPr="00912497">
        <w:rPr>
          <w:rFonts w:ascii="Palatino Linotype" w:hAnsi="Palatino Linotype"/>
          <w:sz w:val="24"/>
          <w:szCs w:val="24"/>
        </w:rPr>
        <w:t xml:space="preserve"> onde conheceu </w:t>
      </w:r>
      <w:r w:rsidR="008F4796" w:rsidRPr="00912497">
        <w:rPr>
          <w:rFonts w:ascii="Palatino Linotype" w:hAnsi="Palatino Linotype"/>
          <w:sz w:val="24"/>
          <w:szCs w:val="24"/>
        </w:rPr>
        <w:t xml:space="preserve">seu capitão durante a missão, </w:t>
      </w:r>
      <w:r w:rsidR="007840B9" w:rsidRPr="00912497">
        <w:rPr>
          <w:rFonts w:ascii="Palatino Linotype" w:hAnsi="Palatino Linotype"/>
          <w:sz w:val="24"/>
          <w:szCs w:val="24"/>
        </w:rPr>
        <w:t>não revelou seu nome</w:t>
      </w:r>
      <w:r w:rsidR="00AF3FA8" w:rsidRPr="00912497">
        <w:rPr>
          <w:rFonts w:ascii="Palatino Linotype" w:hAnsi="Palatino Linotype"/>
          <w:sz w:val="24"/>
          <w:szCs w:val="24"/>
        </w:rPr>
        <w:t xml:space="preserve">, ele apenas sabia que </w:t>
      </w:r>
      <w:r w:rsidR="00652B0F" w:rsidRPr="00912497">
        <w:rPr>
          <w:rFonts w:ascii="Palatino Linotype" w:hAnsi="Palatino Linotype"/>
          <w:sz w:val="24"/>
          <w:szCs w:val="24"/>
        </w:rPr>
        <w:t xml:space="preserve">ele </w:t>
      </w:r>
      <w:r w:rsidR="00AF3FA8" w:rsidRPr="00912497">
        <w:rPr>
          <w:rFonts w:ascii="Palatino Linotype" w:hAnsi="Palatino Linotype"/>
          <w:sz w:val="24"/>
          <w:szCs w:val="24"/>
        </w:rPr>
        <w:t xml:space="preserve">era o </w:t>
      </w:r>
      <w:r w:rsidR="00652B0F" w:rsidRPr="00912497">
        <w:rPr>
          <w:rFonts w:ascii="Palatino Linotype" w:hAnsi="Palatino Linotype"/>
          <w:sz w:val="24"/>
          <w:szCs w:val="24"/>
        </w:rPr>
        <w:t>3</w:t>
      </w:r>
      <w:r w:rsidR="00652B0F" w:rsidRPr="00912497">
        <w:rPr>
          <w:rFonts w:ascii="Palatino Linotype" w:hAnsi="Palatino Linotype"/>
          <w:sz w:val="24"/>
          <w:szCs w:val="24"/>
          <w:vertAlign w:val="superscript"/>
        </w:rPr>
        <w:t xml:space="preserve">o </w:t>
      </w:r>
      <w:r w:rsidR="00652B0F" w:rsidRPr="00912497">
        <w:rPr>
          <w:rFonts w:ascii="Palatino Linotype" w:hAnsi="Palatino Linotype"/>
          <w:sz w:val="24"/>
          <w:szCs w:val="24"/>
        </w:rPr>
        <w:t>capitão em ordem de ranking de Hodj Daff</w:t>
      </w:r>
      <w:r w:rsidR="00403163" w:rsidRPr="00912497">
        <w:rPr>
          <w:rFonts w:ascii="Palatino Linotype" w:hAnsi="Palatino Linotype"/>
          <w:sz w:val="24"/>
          <w:szCs w:val="24"/>
        </w:rPr>
        <w:t xml:space="preserve">. </w:t>
      </w:r>
      <w:r w:rsidR="006D7FB1" w:rsidRPr="00912497">
        <w:rPr>
          <w:rFonts w:ascii="Palatino Linotype" w:hAnsi="Palatino Linotype"/>
          <w:sz w:val="24"/>
          <w:szCs w:val="24"/>
        </w:rPr>
        <w:t xml:space="preserve">Foi chamado </w:t>
      </w:r>
      <w:r w:rsidR="00547D39" w:rsidRPr="00912497">
        <w:rPr>
          <w:rFonts w:ascii="Palatino Linotype" w:hAnsi="Palatino Linotype"/>
          <w:sz w:val="24"/>
          <w:szCs w:val="24"/>
        </w:rPr>
        <w:t xml:space="preserve">a sua sala, foi assim que o conheceu. </w:t>
      </w:r>
    </w:p>
    <w:p w14:paraId="22BC1E81" w14:textId="23A90E94" w:rsidR="00547D39" w:rsidRPr="00912497" w:rsidRDefault="001F4AA3" w:rsidP="00405832">
      <w:pPr>
        <w:ind w:firstLine="708"/>
        <w:jc w:val="both"/>
        <w:rPr>
          <w:rFonts w:ascii="Palatino Linotype" w:hAnsi="Palatino Linotype"/>
          <w:sz w:val="24"/>
          <w:szCs w:val="24"/>
        </w:rPr>
      </w:pPr>
      <w:r w:rsidRPr="00912497">
        <w:rPr>
          <w:rFonts w:ascii="Palatino Linotype" w:hAnsi="Palatino Linotype"/>
          <w:sz w:val="24"/>
          <w:szCs w:val="24"/>
        </w:rPr>
        <w:t>S</w:t>
      </w:r>
      <w:r w:rsidR="00547D39" w:rsidRPr="00912497">
        <w:rPr>
          <w:rFonts w:ascii="Palatino Linotype" w:hAnsi="Palatino Linotype"/>
          <w:sz w:val="24"/>
          <w:szCs w:val="24"/>
        </w:rPr>
        <w:t xml:space="preserve">ua sala, </w:t>
      </w:r>
      <w:r w:rsidR="00B852D3" w:rsidRPr="00912497">
        <w:rPr>
          <w:rFonts w:ascii="Palatino Linotype" w:hAnsi="Palatino Linotype"/>
          <w:sz w:val="24"/>
          <w:szCs w:val="24"/>
        </w:rPr>
        <w:t xml:space="preserve">que ficava na </w:t>
      </w:r>
      <w:r w:rsidR="00ED28CB" w:rsidRPr="00912497">
        <w:rPr>
          <w:rFonts w:ascii="Palatino Linotype" w:hAnsi="Palatino Linotype"/>
          <w:sz w:val="24"/>
          <w:szCs w:val="24"/>
        </w:rPr>
        <w:t>segunda camada</w:t>
      </w:r>
      <w:r w:rsidR="001B1D2A" w:rsidRPr="00912497">
        <w:rPr>
          <w:rFonts w:ascii="Palatino Linotype" w:hAnsi="Palatino Linotype"/>
          <w:sz w:val="24"/>
          <w:szCs w:val="24"/>
        </w:rPr>
        <w:t xml:space="preserve">, logo depois do grande prédio em formato de quadrado. </w:t>
      </w:r>
      <w:r w:rsidR="00C07042" w:rsidRPr="00912497">
        <w:rPr>
          <w:rFonts w:ascii="Palatino Linotype" w:hAnsi="Palatino Linotype"/>
          <w:sz w:val="24"/>
          <w:szCs w:val="24"/>
        </w:rPr>
        <w:t xml:space="preserve">Era um lugar agradável, </w:t>
      </w:r>
      <w:r w:rsidR="00AA7C09" w:rsidRPr="00912497">
        <w:rPr>
          <w:rFonts w:ascii="Palatino Linotype" w:hAnsi="Palatino Linotype"/>
          <w:sz w:val="24"/>
          <w:szCs w:val="24"/>
        </w:rPr>
        <w:t xml:space="preserve">tudo tinha seu devido lugar, </w:t>
      </w:r>
      <w:r w:rsidR="000F5B0D" w:rsidRPr="00912497">
        <w:rPr>
          <w:rFonts w:ascii="Palatino Linotype" w:hAnsi="Palatino Linotype"/>
          <w:sz w:val="24"/>
          <w:szCs w:val="24"/>
        </w:rPr>
        <w:t xml:space="preserve">no canto traseiro tinha uma mesa em formato de L onde </w:t>
      </w:r>
      <w:r w:rsidR="0043140C" w:rsidRPr="00912497">
        <w:rPr>
          <w:rFonts w:ascii="Palatino Linotype" w:hAnsi="Palatino Linotype"/>
          <w:sz w:val="24"/>
          <w:szCs w:val="24"/>
        </w:rPr>
        <w:t xml:space="preserve">havia seus pertences mais pessoais como seu computador, mas para o lado havia uma pequena impressora </w:t>
      </w:r>
      <w:r w:rsidR="00B96584" w:rsidRPr="00912497">
        <w:rPr>
          <w:rFonts w:ascii="Palatino Linotype" w:hAnsi="Palatino Linotype"/>
          <w:sz w:val="24"/>
          <w:szCs w:val="24"/>
        </w:rPr>
        <w:t xml:space="preserve">que se localizava abaixo de </w:t>
      </w:r>
      <w:r w:rsidR="00A25A0D" w:rsidRPr="00912497">
        <w:rPr>
          <w:rFonts w:ascii="Palatino Linotype" w:hAnsi="Palatino Linotype"/>
          <w:sz w:val="24"/>
          <w:szCs w:val="24"/>
        </w:rPr>
        <w:t xml:space="preserve">uma estante </w:t>
      </w:r>
      <w:r w:rsidR="00E91AB5" w:rsidRPr="00912497">
        <w:rPr>
          <w:rFonts w:ascii="Palatino Linotype" w:hAnsi="Palatino Linotype"/>
          <w:sz w:val="24"/>
          <w:szCs w:val="24"/>
        </w:rPr>
        <w:t>onde guardava troféus</w:t>
      </w:r>
      <w:r w:rsidRPr="00912497">
        <w:rPr>
          <w:rFonts w:ascii="Palatino Linotype" w:hAnsi="Palatino Linotype"/>
          <w:sz w:val="24"/>
          <w:szCs w:val="24"/>
        </w:rPr>
        <w:t xml:space="preserve">. Rodrigues </w:t>
      </w:r>
      <w:r w:rsidR="00403FE3" w:rsidRPr="00912497">
        <w:rPr>
          <w:rFonts w:ascii="Palatino Linotype" w:hAnsi="Palatino Linotype"/>
          <w:sz w:val="24"/>
          <w:szCs w:val="24"/>
        </w:rPr>
        <w:t>foi até ele</w:t>
      </w:r>
      <w:r w:rsidR="007B71EA" w:rsidRPr="00912497">
        <w:rPr>
          <w:rFonts w:ascii="Palatino Linotype" w:hAnsi="Palatino Linotype"/>
          <w:sz w:val="24"/>
          <w:szCs w:val="24"/>
        </w:rPr>
        <w:t xml:space="preserve"> </w:t>
      </w:r>
      <w:r w:rsidR="00963F54" w:rsidRPr="00912497">
        <w:rPr>
          <w:rFonts w:ascii="Palatino Linotype" w:hAnsi="Palatino Linotype"/>
          <w:sz w:val="24"/>
          <w:szCs w:val="24"/>
        </w:rPr>
        <w:t>e o questionou sobre Hodj Daff já que era sua primeira vez lá.</w:t>
      </w:r>
    </w:p>
    <w:p w14:paraId="65E92F4E" w14:textId="591D77CB" w:rsidR="00963F54" w:rsidRPr="00912497" w:rsidRDefault="00963F54" w:rsidP="00963F54">
      <w:pPr>
        <w:jc w:val="both"/>
        <w:rPr>
          <w:rFonts w:ascii="Palatino Linotype" w:hAnsi="Palatino Linotype"/>
          <w:sz w:val="24"/>
          <w:szCs w:val="24"/>
        </w:rPr>
      </w:pPr>
      <w:r w:rsidRPr="00912497">
        <w:rPr>
          <w:rFonts w:ascii="Palatino Linotype" w:hAnsi="Palatino Linotype"/>
          <w:sz w:val="24"/>
          <w:szCs w:val="24"/>
        </w:rPr>
        <w:t>-Parece que está a muito tempo aqui senhor. -Disse Rodrigues</w:t>
      </w:r>
      <w:r w:rsidR="007474ED" w:rsidRPr="00912497">
        <w:rPr>
          <w:rFonts w:ascii="Palatino Linotype" w:hAnsi="Palatino Linotype"/>
          <w:sz w:val="24"/>
          <w:szCs w:val="24"/>
        </w:rPr>
        <w:t xml:space="preserve">. – Por acaso poderia me contar um pouco de sua história? </w:t>
      </w:r>
    </w:p>
    <w:p w14:paraId="4BFF7CFF" w14:textId="77777777" w:rsidR="00C45124" w:rsidRPr="00912497" w:rsidRDefault="007474ED" w:rsidP="00963F54">
      <w:pPr>
        <w:jc w:val="both"/>
        <w:rPr>
          <w:rFonts w:ascii="Palatino Linotype" w:hAnsi="Palatino Linotype"/>
          <w:sz w:val="24"/>
          <w:szCs w:val="24"/>
        </w:rPr>
      </w:pPr>
      <w:r w:rsidRPr="00912497">
        <w:rPr>
          <w:rFonts w:ascii="Palatino Linotype" w:hAnsi="Palatino Linotype"/>
          <w:sz w:val="24"/>
          <w:szCs w:val="24"/>
        </w:rPr>
        <w:lastRenderedPageBreak/>
        <w:t xml:space="preserve">-Se concluirmos a missão com certeza. – Disse o terceiro capitão. </w:t>
      </w:r>
    </w:p>
    <w:p w14:paraId="409316AB" w14:textId="4E23B3B4" w:rsidR="006D70C1" w:rsidRPr="00912497" w:rsidRDefault="007474ED" w:rsidP="0091578D">
      <w:pPr>
        <w:ind w:firstLine="708"/>
        <w:jc w:val="both"/>
        <w:rPr>
          <w:rFonts w:ascii="Palatino Linotype" w:hAnsi="Palatino Linotype"/>
          <w:sz w:val="24"/>
          <w:szCs w:val="24"/>
        </w:rPr>
      </w:pPr>
      <w:r w:rsidRPr="00912497">
        <w:rPr>
          <w:rFonts w:ascii="Palatino Linotype" w:hAnsi="Palatino Linotype"/>
          <w:sz w:val="24"/>
          <w:szCs w:val="24"/>
        </w:rPr>
        <w:t xml:space="preserve">Rodrigues confirmou </w:t>
      </w:r>
      <w:r w:rsidR="009C427F" w:rsidRPr="00912497">
        <w:rPr>
          <w:rFonts w:ascii="Palatino Linotype" w:hAnsi="Palatino Linotype"/>
          <w:sz w:val="24"/>
          <w:szCs w:val="24"/>
        </w:rPr>
        <w:t>com a cabeça</w:t>
      </w:r>
      <w:r w:rsidR="00172991" w:rsidRPr="00912497">
        <w:rPr>
          <w:rFonts w:ascii="Palatino Linotype" w:hAnsi="Palatino Linotype"/>
          <w:sz w:val="24"/>
          <w:szCs w:val="24"/>
        </w:rPr>
        <w:t xml:space="preserve"> e pediu para repassar a missão pois tinha sido uma longa viagem. </w:t>
      </w:r>
      <w:r w:rsidR="00372C0A" w:rsidRPr="00912497">
        <w:rPr>
          <w:rFonts w:ascii="Palatino Linotype" w:hAnsi="Palatino Linotype"/>
          <w:sz w:val="24"/>
          <w:szCs w:val="24"/>
        </w:rPr>
        <w:t xml:space="preserve">O terceiro capitão explicou </w:t>
      </w:r>
      <w:r w:rsidR="006252E3" w:rsidRPr="00912497">
        <w:rPr>
          <w:rFonts w:ascii="Palatino Linotype" w:hAnsi="Palatino Linotype"/>
          <w:sz w:val="24"/>
          <w:szCs w:val="24"/>
        </w:rPr>
        <w:t>que haveriam de</w:t>
      </w:r>
      <w:r w:rsidR="004222A6" w:rsidRPr="00912497">
        <w:rPr>
          <w:rFonts w:ascii="Palatino Linotype" w:hAnsi="Palatino Linotype"/>
          <w:sz w:val="24"/>
          <w:szCs w:val="24"/>
        </w:rPr>
        <w:t xml:space="preserve"> </w:t>
      </w:r>
      <w:r w:rsidR="0095442C" w:rsidRPr="00912497">
        <w:rPr>
          <w:rFonts w:ascii="Palatino Linotype" w:hAnsi="Palatino Linotype"/>
          <w:sz w:val="24"/>
          <w:szCs w:val="24"/>
        </w:rPr>
        <w:t>dar um aviso</w:t>
      </w:r>
      <w:r w:rsidR="002F1FC0" w:rsidRPr="00912497">
        <w:rPr>
          <w:rFonts w:ascii="Palatino Linotype" w:hAnsi="Palatino Linotype"/>
          <w:sz w:val="24"/>
          <w:szCs w:val="24"/>
        </w:rPr>
        <w:t xml:space="preserve"> </w:t>
      </w:r>
      <w:r w:rsidR="00953B4E" w:rsidRPr="00912497">
        <w:rPr>
          <w:rFonts w:ascii="Palatino Linotype" w:hAnsi="Palatino Linotype"/>
          <w:sz w:val="24"/>
          <w:szCs w:val="24"/>
        </w:rPr>
        <w:t>a base vizinha</w:t>
      </w:r>
      <w:r w:rsidR="008D40C6" w:rsidRPr="00912497">
        <w:rPr>
          <w:rFonts w:ascii="Palatino Linotype" w:hAnsi="Palatino Linotype"/>
          <w:sz w:val="24"/>
          <w:szCs w:val="24"/>
        </w:rPr>
        <w:t xml:space="preserve">, com quem sempre tiveram conflitos, Hodj </w:t>
      </w:r>
      <w:r w:rsidR="00663EBD" w:rsidRPr="00912497">
        <w:rPr>
          <w:rFonts w:ascii="Palatino Linotype" w:hAnsi="Palatino Linotype"/>
          <w:sz w:val="24"/>
          <w:szCs w:val="24"/>
        </w:rPr>
        <w:t>Sert,</w:t>
      </w:r>
      <w:r w:rsidR="00B22041" w:rsidRPr="00912497">
        <w:rPr>
          <w:rFonts w:ascii="Palatino Linotype" w:hAnsi="Palatino Linotype"/>
          <w:sz w:val="24"/>
          <w:szCs w:val="24"/>
        </w:rPr>
        <w:t xml:space="preserve"> que </w:t>
      </w:r>
      <w:r w:rsidR="007D5F52" w:rsidRPr="00912497">
        <w:rPr>
          <w:rFonts w:ascii="Palatino Linotype" w:hAnsi="Palatino Linotype"/>
          <w:sz w:val="24"/>
          <w:szCs w:val="24"/>
        </w:rPr>
        <w:t xml:space="preserve">não era militar, e sim </w:t>
      </w:r>
      <w:r w:rsidR="00D21986" w:rsidRPr="00912497">
        <w:rPr>
          <w:rFonts w:ascii="Palatino Linotype" w:hAnsi="Palatino Linotype"/>
          <w:sz w:val="24"/>
          <w:szCs w:val="24"/>
        </w:rPr>
        <w:t xml:space="preserve">uma espécie de </w:t>
      </w:r>
      <w:r w:rsidR="00DD6CDA" w:rsidRPr="00912497">
        <w:rPr>
          <w:rFonts w:ascii="Palatino Linotype" w:hAnsi="Palatino Linotype"/>
          <w:sz w:val="24"/>
          <w:szCs w:val="24"/>
        </w:rPr>
        <w:t>máfia,</w:t>
      </w:r>
      <w:r w:rsidR="00663EBD" w:rsidRPr="00912497">
        <w:rPr>
          <w:rFonts w:ascii="Palatino Linotype" w:hAnsi="Palatino Linotype"/>
          <w:sz w:val="24"/>
          <w:szCs w:val="24"/>
        </w:rPr>
        <w:t xml:space="preserve"> com</w:t>
      </w:r>
      <w:r w:rsidR="008E1C9C" w:rsidRPr="00912497">
        <w:rPr>
          <w:rFonts w:ascii="Palatino Linotype" w:hAnsi="Palatino Linotype"/>
          <w:sz w:val="24"/>
          <w:szCs w:val="24"/>
        </w:rPr>
        <w:t xml:space="preserve"> uma tentativa de </w:t>
      </w:r>
      <w:r w:rsidR="00885757" w:rsidRPr="00912497">
        <w:rPr>
          <w:rFonts w:ascii="Palatino Linotype" w:hAnsi="Palatino Linotype"/>
          <w:sz w:val="24"/>
          <w:szCs w:val="24"/>
        </w:rPr>
        <w:t>invasão.</w:t>
      </w:r>
      <w:r w:rsidR="00AA4D81" w:rsidRPr="00912497">
        <w:rPr>
          <w:rFonts w:ascii="Palatino Linotype" w:hAnsi="Palatino Linotype"/>
          <w:sz w:val="24"/>
          <w:szCs w:val="24"/>
        </w:rPr>
        <w:t xml:space="preserve"> </w:t>
      </w:r>
      <w:r w:rsidR="00B050B7" w:rsidRPr="00912497">
        <w:rPr>
          <w:rFonts w:ascii="Palatino Linotype" w:hAnsi="Palatino Linotype"/>
          <w:sz w:val="24"/>
          <w:szCs w:val="24"/>
        </w:rPr>
        <w:t>O capitão então</w:t>
      </w:r>
      <w:r w:rsidR="00D065C2" w:rsidRPr="00912497">
        <w:rPr>
          <w:rFonts w:ascii="Palatino Linotype" w:hAnsi="Palatino Linotype"/>
          <w:sz w:val="24"/>
          <w:szCs w:val="24"/>
        </w:rPr>
        <w:t xml:space="preserve"> falou para se prepara</w:t>
      </w:r>
      <w:r w:rsidR="00F15D03" w:rsidRPr="00912497">
        <w:rPr>
          <w:rFonts w:ascii="Palatino Linotype" w:hAnsi="Palatino Linotype"/>
          <w:sz w:val="24"/>
          <w:szCs w:val="24"/>
        </w:rPr>
        <w:t>r e avisar isso a seus homens, pois partiriam amanhã as</w:t>
      </w:r>
      <w:r w:rsidR="008A5ADF" w:rsidRPr="00912497">
        <w:rPr>
          <w:rFonts w:ascii="Palatino Linotype" w:hAnsi="Palatino Linotype"/>
          <w:sz w:val="24"/>
          <w:szCs w:val="24"/>
        </w:rPr>
        <w:t xml:space="preserve"> </w:t>
      </w:r>
      <w:r w:rsidR="005426C6" w:rsidRPr="00912497">
        <w:rPr>
          <w:rFonts w:ascii="Palatino Linotype" w:hAnsi="Palatino Linotype"/>
          <w:sz w:val="24"/>
          <w:szCs w:val="24"/>
        </w:rPr>
        <w:t>3</w:t>
      </w:r>
      <w:r w:rsidR="008A5ADF" w:rsidRPr="00912497">
        <w:rPr>
          <w:rFonts w:ascii="Palatino Linotype" w:hAnsi="Palatino Linotype"/>
          <w:sz w:val="24"/>
          <w:szCs w:val="24"/>
        </w:rPr>
        <w:t>:30</w:t>
      </w:r>
      <w:r w:rsidR="0091578D" w:rsidRPr="00912497">
        <w:rPr>
          <w:rFonts w:ascii="Palatino Linotype" w:hAnsi="Palatino Linotype"/>
          <w:sz w:val="24"/>
          <w:szCs w:val="24"/>
        </w:rPr>
        <w:t xml:space="preserve">. </w:t>
      </w:r>
    </w:p>
    <w:p w14:paraId="0B41D996" w14:textId="287E6650" w:rsidR="00C45124" w:rsidRPr="00912497" w:rsidRDefault="0091578D" w:rsidP="00963F54">
      <w:pPr>
        <w:jc w:val="both"/>
        <w:rPr>
          <w:rFonts w:ascii="Palatino Linotype" w:hAnsi="Palatino Linotype"/>
          <w:sz w:val="24"/>
          <w:szCs w:val="24"/>
        </w:rPr>
      </w:pPr>
      <w:r w:rsidRPr="00912497">
        <w:rPr>
          <w:rFonts w:ascii="Palatino Linotype" w:hAnsi="Palatino Linotype"/>
          <w:sz w:val="24"/>
          <w:szCs w:val="24"/>
        </w:rPr>
        <w:tab/>
        <w:t xml:space="preserve">No próximo dia, </w:t>
      </w:r>
      <w:r w:rsidR="004213E3" w:rsidRPr="00912497">
        <w:rPr>
          <w:rFonts w:ascii="Palatino Linotype" w:hAnsi="Palatino Linotype"/>
          <w:sz w:val="24"/>
          <w:szCs w:val="24"/>
        </w:rPr>
        <w:t xml:space="preserve">seu comboio partiu </w:t>
      </w:r>
      <w:r w:rsidR="00C24C62" w:rsidRPr="00912497">
        <w:rPr>
          <w:rFonts w:ascii="Palatino Linotype" w:hAnsi="Palatino Linotype"/>
          <w:sz w:val="24"/>
          <w:szCs w:val="24"/>
        </w:rPr>
        <w:t>deixando Hodj Daff para trás</w:t>
      </w:r>
      <w:r w:rsidR="00081E2F" w:rsidRPr="00912497">
        <w:rPr>
          <w:rFonts w:ascii="Palatino Linotype" w:hAnsi="Palatino Linotype"/>
          <w:sz w:val="24"/>
          <w:szCs w:val="24"/>
        </w:rPr>
        <w:t xml:space="preserve"> enquanto atravessavam a estrada. </w:t>
      </w:r>
      <w:r w:rsidR="00D20FAE" w:rsidRPr="00912497">
        <w:rPr>
          <w:rFonts w:ascii="Palatino Linotype" w:hAnsi="Palatino Linotype"/>
          <w:sz w:val="24"/>
          <w:szCs w:val="24"/>
        </w:rPr>
        <w:t xml:space="preserve">Hodj Seff, ainda localizada </w:t>
      </w:r>
      <w:r w:rsidR="00714F9F" w:rsidRPr="00912497">
        <w:rPr>
          <w:rFonts w:ascii="Palatino Linotype" w:hAnsi="Palatino Linotype"/>
          <w:sz w:val="24"/>
          <w:szCs w:val="24"/>
        </w:rPr>
        <w:t xml:space="preserve">nas montanhas Hodj </w:t>
      </w:r>
      <w:r w:rsidR="0057007D" w:rsidRPr="00912497">
        <w:rPr>
          <w:rFonts w:ascii="Palatino Linotype" w:hAnsi="Palatino Linotype"/>
          <w:sz w:val="24"/>
          <w:szCs w:val="24"/>
        </w:rPr>
        <w:t>aparec</w:t>
      </w:r>
      <w:r w:rsidR="0090580A" w:rsidRPr="00912497">
        <w:rPr>
          <w:rFonts w:ascii="Palatino Linotype" w:hAnsi="Palatino Linotype"/>
          <w:sz w:val="24"/>
          <w:szCs w:val="24"/>
        </w:rPr>
        <w:t xml:space="preserve">era. </w:t>
      </w:r>
      <w:r w:rsidR="00364FF2" w:rsidRPr="00912497">
        <w:rPr>
          <w:rFonts w:ascii="Palatino Linotype" w:hAnsi="Palatino Linotype"/>
          <w:sz w:val="24"/>
          <w:szCs w:val="24"/>
        </w:rPr>
        <w:t>O capitão mandu pararem</w:t>
      </w:r>
      <w:r w:rsidR="00952E67" w:rsidRPr="00912497">
        <w:rPr>
          <w:rFonts w:ascii="Palatino Linotype" w:hAnsi="Palatino Linotype"/>
          <w:sz w:val="24"/>
          <w:szCs w:val="24"/>
        </w:rPr>
        <w:t xml:space="preserve"> e pegarem </w:t>
      </w:r>
      <w:r w:rsidR="00CE0852" w:rsidRPr="00912497">
        <w:rPr>
          <w:rFonts w:ascii="Palatino Linotype" w:hAnsi="Palatino Linotype"/>
          <w:sz w:val="24"/>
          <w:szCs w:val="24"/>
        </w:rPr>
        <w:t>as lança foguetes RPG</w:t>
      </w:r>
      <w:r w:rsidR="00C26194" w:rsidRPr="00912497">
        <w:rPr>
          <w:rFonts w:ascii="Palatino Linotype" w:hAnsi="Palatino Linotype"/>
          <w:sz w:val="24"/>
          <w:szCs w:val="24"/>
        </w:rPr>
        <w:t xml:space="preserve"> oque fizeram. </w:t>
      </w:r>
      <w:r w:rsidR="00FD210D" w:rsidRPr="00912497">
        <w:rPr>
          <w:rFonts w:ascii="Palatino Linotype" w:hAnsi="Palatino Linotype"/>
          <w:sz w:val="24"/>
          <w:szCs w:val="24"/>
        </w:rPr>
        <w:t>Com as armas na mão, o capitão fez uma contagem e mandou todos atirarem</w:t>
      </w:r>
      <w:r w:rsidR="00EE52C4" w:rsidRPr="00912497">
        <w:rPr>
          <w:rFonts w:ascii="Palatino Linotype" w:hAnsi="Palatino Linotype"/>
          <w:sz w:val="24"/>
          <w:szCs w:val="24"/>
        </w:rPr>
        <w:t xml:space="preserve"> fazendo assim, </w:t>
      </w:r>
      <w:r w:rsidR="00012790" w:rsidRPr="00912497">
        <w:rPr>
          <w:rFonts w:ascii="Palatino Linotype" w:hAnsi="Palatino Linotype"/>
          <w:sz w:val="24"/>
          <w:szCs w:val="24"/>
        </w:rPr>
        <w:t>explodirem a cerca de Hod</w:t>
      </w:r>
      <w:r w:rsidR="0056027C" w:rsidRPr="00912497">
        <w:rPr>
          <w:rFonts w:ascii="Palatino Linotype" w:hAnsi="Palatino Linotype"/>
          <w:sz w:val="24"/>
          <w:szCs w:val="24"/>
        </w:rPr>
        <w:t>j Seff</w:t>
      </w:r>
      <w:r w:rsidR="00BC6C2B" w:rsidRPr="00912497">
        <w:rPr>
          <w:rFonts w:ascii="Palatino Linotype" w:hAnsi="Palatino Linotype"/>
          <w:sz w:val="24"/>
          <w:szCs w:val="24"/>
        </w:rPr>
        <w:t xml:space="preserve">. </w:t>
      </w:r>
      <w:r w:rsidR="009B3941" w:rsidRPr="00912497">
        <w:rPr>
          <w:rFonts w:ascii="Palatino Linotype" w:hAnsi="Palatino Linotype"/>
          <w:sz w:val="24"/>
          <w:szCs w:val="24"/>
        </w:rPr>
        <w:t xml:space="preserve">Seria essa a missão, se não fossem </w:t>
      </w:r>
      <w:r w:rsidR="008D5083" w:rsidRPr="00912497">
        <w:rPr>
          <w:rFonts w:ascii="Palatino Linotype" w:hAnsi="Palatino Linotype"/>
          <w:sz w:val="24"/>
          <w:szCs w:val="24"/>
        </w:rPr>
        <w:t xml:space="preserve">também </w:t>
      </w:r>
      <w:r w:rsidR="00B33091" w:rsidRPr="00912497">
        <w:rPr>
          <w:rFonts w:ascii="Palatino Linotype" w:hAnsi="Palatino Linotype"/>
          <w:sz w:val="24"/>
          <w:szCs w:val="24"/>
        </w:rPr>
        <w:t xml:space="preserve">invadir. </w:t>
      </w:r>
      <w:r w:rsidR="005426C6" w:rsidRPr="00912497">
        <w:rPr>
          <w:rFonts w:ascii="Palatino Linotype" w:hAnsi="Palatino Linotype"/>
          <w:sz w:val="24"/>
          <w:szCs w:val="24"/>
        </w:rPr>
        <w:t>Rodrigues foi na frente avançando pela cerca</w:t>
      </w:r>
      <w:r w:rsidR="00E27B4A" w:rsidRPr="00912497">
        <w:rPr>
          <w:rFonts w:ascii="Palatino Linotype" w:hAnsi="Palatino Linotype"/>
          <w:sz w:val="24"/>
          <w:szCs w:val="24"/>
        </w:rPr>
        <w:t xml:space="preserve">, agora destruída, </w:t>
      </w:r>
      <w:r w:rsidR="00A837D3" w:rsidRPr="00912497">
        <w:rPr>
          <w:rFonts w:ascii="Palatino Linotype" w:hAnsi="Palatino Linotype"/>
          <w:sz w:val="24"/>
          <w:szCs w:val="24"/>
        </w:rPr>
        <w:t xml:space="preserve">a ideia seria não matar ninguém, pois era um aviso, deveriam apenas atirar nas pernas e braços. </w:t>
      </w:r>
      <w:r w:rsidR="0058787E" w:rsidRPr="00912497">
        <w:rPr>
          <w:rFonts w:ascii="Palatino Linotype" w:hAnsi="Palatino Linotype"/>
          <w:sz w:val="24"/>
          <w:szCs w:val="24"/>
        </w:rPr>
        <w:t>Que foi o que Rodrigues fez</w:t>
      </w:r>
      <w:r w:rsidR="00555098" w:rsidRPr="00912497">
        <w:rPr>
          <w:rFonts w:ascii="Palatino Linotype" w:hAnsi="Palatino Linotype"/>
          <w:sz w:val="24"/>
          <w:szCs w:val="24"/>
        </w:rPr>
        <w:t xml:space="preserve">. Assim que o capitão mandou, recuaram pelo mesmo lugar de onde entraram e voltaram aos carros. </w:t>
      </w:r>
      <w:r w:rsidR="00AD1963" w:rsidRPr="00912497">
        <w:rPr>
          <w:rFonts w:ascii="Palatino Linotype" w:hAnsi="Palatino Linotype"/>
          <w:sz w:val="24"/>
          <w:szCs w:val="24"/>
        </w:rPr>
        <w:t xml:space="preserve">Que partiram em direção a Hodj Daff novamente. </w:t>
      </w:r>
    </w:p>
    <w:p w14:paraId="00A3598C" w14:textId="4E7CB68A" w:rsidR="00615C8F" w:rsidRPr="00912497" w:rsidRDefault="00AD1963" w:rsidP="00C82CA0">
      <w:pPr>
        <w:jc w:val="both"/>
        <w:rPr>
          <w:rFonts w:ascii="Palatino Linotype" w:hAnsi="Palatino Linotype"/>
          <w:sz w:val="24"/>
          <w:szCs w:val="24"/>
        </w:rPr>
      </w:pPr>
      <w:r w:rsidRPr="00912497">
        <w:rPr>
          <w:rFonts w:ascii="Palatino Linotype" w:hAnsi="Palatino Linotype"/>
          <w:sz w:val="24"/>
          <w:szCs w:val="24"/>
        </w:rPr>
        <w:tab/>
        <w:t xml:space="preserve">Se aproximaram </w:t>
      </w:r>
      <w:r w:rsidR="00115092" w:rsidRPr="00912497">
        <w:rPr>
          <w:rFonts w:ascii="Palatino Linotype" w:hAnsi="Palatino Linotype"/>
          <w:sz w:val="24"/>
          <w:szCs w:val="24"/>
        </w:rPr>
        <w:t xml:space="preserve">de Hodj Daff, foi aí quando Rodrigues questionou </w:t>
      </w:r>
      <w:r w:rsidR="004678AB" w:rsidRPr="00912497">
        <w:rPr>
          <w:rFonts w:ascii="Palatino Linotype" w:hAnsi="Palatino Linotype"/>
          <w:sz w:val="24"/>
          <w:szCs w:val="24"/>
        </w:rPr>
        <w:t xml:space="preserve">sobre a </w:t>
      </w:r>
      <w:r w:rsidR="004100BC" w:rsidRPr="00912497">
        <w:rPr>
          <w:rFonts w:ascii="Palatino Linotype" w:hAnsi="Palatino Linotype"/>
          <w:sz w:val="24"/>
          <w:szCs w:val="24"/>
        </w:rPr>
        <w:t>história</w:t>
      </w:r>
      <w:r w:rsidR="004678AB" w:rsidRPr="00912497">
        <w:rPr>
          <w:rFonts w:ascii="Palatino Linotype" w:hAnsi="Palatino Linotype"/>
          <w:sz w:val="24"/>
          <w:szCs w:val="24"/>
        </w:rPr>
        <w:t xml:space="preserve"> do lugar porque o Capitão havia falado que diria. </w:t>
      </w:r>
      <w:r w:rsidR="004100BC" w:rsidRPr="00912497">
        <w:rPr>
          <w:rFonts w:ascii="Palatino Linotype" w:hAnsi="Palatino Linotype"/>
          <w:sz w:val="24"/>
          <w:szCs w:val="24"/>
        </w:rPr>
        <w:t xml:space="preserve">O capitão então começou falando </w:t>
      </w:r>
      <w:r w:rsidR="006E1CC4" w:rsidRPr="00912497">
        <w:rPr>
          <w:rFonts w:ascii="Palatino Linotype" w:hAnsi="Palatino Linotype"/>
          <w:sz w:val="24"/>
          <w:szCs w:val="24"/>
        </w:rPr>
        <w:t xml:space="preserve">que as montanhas Hodj sempre foram um lugar estratégico por se localizar </w:t>
      </w:r>
      <w:r w:rsidR="00C82CA0" w:rsidRPr="00912497">
        <w:rPr>
          <w:rFonts w:ascii="Palatino Linotype" w:hAnsi="Palatino Linotype"/>
          <w:sz w:val="24"/>
          <w:szCs w:val="24"/>
        </w:rPr>
        <w:t xml:space="preserve">a norte das principais facções de crime organizado e a sul das grandes metrópoles de fornecimento de armamentos. </w:t>
      </w:r>
      <w:r w:rsidR="00885757" w:rsidRPr="00912497">
        <w:rPr>
          <w:rFonts w:ascii="Palatino Linotype" w:hAnsi="Palatino Linotype"/>
          <w:sz w:val="24"/>
          <w:szCs w:val="24"/>
        </w:rPr>
        <w:t>Aí, resolveram construir Hodj Daff</w:t>
      </w:r>
      <w:r w:rsidR="00D05DAA" w:rsidRPr="00912497">
        <w:rPr>
          <w:rFonts w:ascii="Palatino Linotype" w:hAnsi="Palatino Linotype"/>
          <w:sz w:val="24"/>
          <w:szCs w:val="24"/>
        </w:rPr>
        <w:t xml:space="preserve"> como ponto estratégico. </w:t>
      </w:r>
    </w:p>
    <w:p w14:paraId="6CB31320" w14:textId="0C79CAB1" w:rsidR="00D05DAA" w:rsidRPr="00912497" w:rsidRDefault="00D05DAA" w:rsidP="00C82CA0">
      <w:pPr>
        <w:jc w:val="both"/>
        <w:rPr>
          <w:rFonts w:ascii="Palatino Linotype" w:hAnsi="Palatino Linotype"/>
          <w:sz w:val="24"/>
          <w:szCs w:val="24"/>
        </w:rPr>
      </w:pPr>
      <w:r w:rsidRPr="00912497">
        <w:rPr>
          <w:rFonts w:ascii="Palatino Linotype" w:hAnsi="Palatino Linotype"/>
          <w:sz w:val="24"/>
          <w:szCs w:val="24"/>
        </w:rPr>
        <w:tab/>
      </w:r>
      <w:r w:rsidR="00C15306" w:rsidRPr="00912497">
        <w:rPr>
          <w:rFonts w:ascii="Palatino Linotype" w:hAnsi="Palatino Linotype"/>
          <w:sz w:val="24"/>
          <w:szCs w:val="24"/>
        </w:rPr>
        <w:t xml:space="preserve">Anos depois disso, quando Rodrigues já </w:t>
      </w:r>
      <w:r w:rsidR="002D1A47" w:rsidRPr="00912497">
        <w:rPr>
          <w:rFonts w:ascii="Palatino Linotype" w:hAnsi="Palatino Linotype"/>
          <w:sz w:val="24"/>
          <w:szCs w:val="24"/>
        </w:rPr>
        <w:t xml:space="preserve">havia se consolidado </w:t>
      </w:r>
      <w:r w:rsidR="00EF3000" w:rsidRPr="00912497">
        <w:rPr>
          <w:rFonts w:ascii="Palatino Linotype" w:hAnsi="Palatino Linotype"/>
          <w:sz w:val="24"/>
          <w:szCs w:val="24"/>
        </w:rPr>
        <w:t xml:space="preserve">Capitão, Hodj Daff sofreu com uma queda em posições estratégicas pois </w:t>
      </w:r>
      <w:r w:rsidR="00597A28" w:rsidRPr="00912497">
        <w:rPr>
          <w:rFonts w:ascii="Palatino Linotype" w:hAnsi="Palatino Linotype"/>
          <w:sz w:val="24"/>
          <w:szCs w:val="24"/>
        </w:rPr>
        <w:t>já haviam eliminado Hodj Seff e Hodj Red</w:t>
      </w:r>
      <w:r w:rsidR="006A2EAD">
        <w:rPr>
          <w:rFonts w:ascii="Palatino Linotype" w:hAnsi="Palatino Linotype"/>
          <w:sz w:val="24"/>
          <w:szCs w:val="24"/>
        </w:rPr>
        <w:t>d</w:t>
      </w:r>
      <w:r w:rsidR="00597A28" w:rsidRPr="00912497">
        <w:rPr>
          <w:rFonts w:ascii="Palatino Linotype" w:hAnsi="Palatino Linotype"/>
          <w:sz w:val="24"/>
          <w:szCs w:val="24"/>
        </w:rPr>
        <w:t xml:space="preserve">, </w:t>
      </w:r>
      <w:r w:rsidR="00404F03" w:rsidRPr="00912497">
        <w:rPr>
          <w:rFonts w:ascii="Palatino Linotype" w:hAnsi="Palatino Linotype"/>
          <w:sz w:val="24"/>
          <w:szCs w:val="24"/>
        </w:rPr>
        <w:t xml:space="preserve">foi quando Hodj Daff saiu de ser uma das maiores bases militares para </w:t>
      </w:r>
      <w:r w:rsidR="00466D44" w:rsidRPr="00912497">
        <w:rPr>
          <w:rFonts w:ascii="Palatino Linotype" w:hAnsi="Palatino Linotype"/>
          <w:sz w:val="24"/>
          <w:szCs w:val="24"/>
        </w:rPr>
        <w:t xml:space="preserve">posto de recondicionamento de soldados. Apartir daí, </w:t>
      </w:r>
      <w:r w:rsidR="00D05B84" w:rsidRPr="00912497">
        <w:rPr>
          <w:rFonts w:ascii="Palatino Linotype" w:hAnsi="Palatino Linotype"/>
          <w:sz w:val="24"/>
          <w:szCs w:val="24"/>
        </w:rPr>
        <w:t xml:space="preserve">todos que dissessem que vieram de Hodj Daff não eram mais levados a sério por ninguém. Pois significava </w:t>
      </w:r>
      <w:r w:rsidR="00912497" w:rsidRPr="00912497">
        <w:rPr>
          <w:rFonts w:ascii="Palatino Linotype" w:hAnsi="Palatino Linotype"/>
          <w:sz w:val="24"/>
          <w:szCs w:val="24"/>
        </w:rPr>
        <w:t>que o soldado já havia perdido credibilidade anteriormente e passado por um recondicionamento.</w:t>
      </w:r>
    </w:p>
    <w:p w14:paraId="09ED6B35" w14:textId="77777777" w:rsidR="00AE08A0" w:rsidRDefault="00AE08A0" w:rsidP="00C82CA0">
      <w:pPr>
        <w:jc w:val="both"/>
        <w:rPr>
          <w:rFonts w:ascii="Palatino Linotype" w:hAnsi="Palatino Linotype"/>
          <w:sz w:val="24"/>
          <w:szCs w:val="24"/>
        </w:rPr>
      </w:pPr>
    </w:p>
    <w:p w14:paraId="6CEC51A2" w14:textId="77777777" w:rsidR="00AE08A0" w:rsidRDefault="00AE08A0" w:rsidP="00C82CA0">
      <w:pPr>
        <w:jc w:val="both"/>
        <w:rPr>
          <w:rFonts w:ascii="Palatino Linotype" w:hAnsi="Palatino Linotype"/>
          <w:sz w:val="24"/>
          <w:szCs w:val="24"/>
        </w:rPr>
      </w:pPr>
    </w:p>
    <w:p w14:paraId="6C14D37C" w14:textId="77777777" w:rsidR="00AE08A0" w:rsidRDefault="00AE08A0" w:rsidP="00C82CA0">
      <w:pPr>
        <w:jc w:val="both"/>
        <w:rPr>
          <w:rFonts w:ascii="Palatino Linotype" w:hAnsi="Palatino Linotype"/>
          <w:sz w:val="24"/>
          <w:szCs w:val="24"/>
        </w:rPr>
      </w:pPr>
    </w:p>
    <w:p w14:paraId="4F04D29D" w14:textId="77777777" w:rsidR="00AE08A0" w:rsidRDefault="00AE08A0" w:rsidP="00C82CA0">
      <w:pPr>
        <w:jc w:val="both"/>
        <w:rPr>
          <w:rFonts w:ascii="Palatino Linotype" w:hAnsi="Palatino Linotype"/>
          <w:sz w:val="24"/>
          <w:szCs w:val="24"/>
        </w:rPr>
      </w:pPr>
    </w:p>
    <w:p w14:paraId="2744105B" w14:textId="77777777" w:rsidR="00AE08A0" w:rsidRDefault="00AE08A0" w:rsidP="00C82CA0">
      <w:pPr>
        <w:jc w:val="both"/>
        <w:rPr>
          <w:rFonts w:ascii="Palatino Linotype" w:hAnsi="Palatino Linotype"/>
          <w:sz w:val="24"/>
          <w:szCs w:val="24"/>
        </w:rPr>
      </w:pPr>
    </w:p>
    <w:p w14:paraId="6551B26A" w14:textId="77777777" w:rsidR="00AE08A0" w:rsidRDefault="00AE08A0" w:rsidP="00C82CA0">
      <w:pPr>
        <w:jc w:val="both"/>
        <w:rPr>
          <w:rFonts w:ascii="Palatino Linotype" w:hAnsi="Palatino Linotype"/>
          <w:sz w:val="24"/>
          <w:szCs w:val="24"/>
        </w:rPr>
      </w:pPr>
    </w:p>
    <w:p w14:paraId="69707768" w14:textId="77777777" w:rsidR="00AE08A0" w:rsidRDefault="00AE08A0" w:rsidP="00C82CA0">
      <w:pPr>
        <w:jc w:val="both"/>
        <w:rPr>
          <w:rFonts w:ascii="Palatino Linotype" w:hAnsi="Palatino Linotype"/>
          <w:sz w:val="24"/>
          <w:szCs w:val="24"/>
        </w:rPr>
      </w:pPr>
    </w:p>
    <w:p w14:paraId="4CD5657A" w14:textId="77777777" w:rsidR="00AE08A0" w:rsidRDefault="00AE08A0" w:rsidP="00C82CA0">
      <w:pPr>
        <w:jc w:val="both"/>
        <w:rPr>
          <w:rFonts w:ascii="Palatino Linotype" w:hAnsi="Palatino Linotype"/>
          <w:sz w:val="24"/>
          <w:szCs w:val="24"/>
        </w:rPr>
      </w:pPr>
    </w:p>
    <w:p w14:paraId="4FB6901E" w14:textId="77777777" w:rsidR="00AE08A0" w:rsidRDefault="00AE08A0" w:rsidP="00C82CA0">
      <w:pPr>
        <w:jc w:val="both"/>
        <w:rPr>
          <w:rFonts w:ascii="Palatino Linotype" w:hAnsi="Palatino Linotype"/>
          <w:sz w:val="24"/>
          <w:szCs w:val="24"/>
        </w:rPr>
      </w:pPr>
    </w:p>
    <w:p w14:paraId="511EF87D" w14:textId="77777777" w:rsidR="00AE08A0" w:rsidRDefault="00AE08A0" w:rsidP="00C82CA0">
      <w:pPr>
        <w:jc w:val="both"/>
        <w:rPr>
          <w:rFonts w:ascii="Palatino Linotype" w:hAnsi="Palatino Linotype"/>
          <w:sz w:val="24"/>
          <w:szCs w:val="24"/>
        </w:rPr>
      </w:pPr>
    </w:p>
    <w:p w14:paraId="3BCDD923" w14:textId="77777777" w:rsidR="00AE08A0" w:rsidRDefault="00AE08A0" w:rsidP="00C82CA0">
      <w:pPr>
        <w:jc w:val="both"/>
        <w:rPr>
          <w:rFonts w:ascii="Palatino Linotype" w:hAnsi="Palatino Linotype"/>
          <w:sz w:val="24"/>
          <w:szCs w:val="24"/>
        </w:rPr>
      </w:pPr>
    </w:p>
    <w:p w14:paraId="171B7568" w14:textId="77777777" w:rsidR="00BA59A3" w:rsidRPr="00912497" w:rsidRDefault="00BA59A3" w:rsidP="00C82CA0">
      <w:pPr>
        <w:jc w:val="both"/>
        <w:rPr>
          <w:rFonts w:ascii="Palatino Linotype" w:hAnsi="Palatino Linotype"/>
          <w:sz w:val="24"/>
          <w:szCs w:val="24"/>
        </w:rPr>
      </w:pPr>
    </w:p>
    <w:p w14:paraId="783F1378" w14:textId="36E167A6" w:rsidR="00615C8F" w:rsidRDefault="155EF08D" w:rsidP="001C3D71">
      <w:pPr>
        <w:pStyle w:val="TituloUmaGuerradoAmanha"/>
        <w:outlineLvl w:val="1"/>
        <w:rPr>
          <w:rFonts w:hint="eastAsia"/>
        </w:rPr>
      </w:pPr>
      <w:bookmarkStart w:id="47" w:name="_Toc1508661073"/>
      <w:r>
        <w:t>Casa Maior Nórdica.</w:t>
      </w:r>
      <w:bookmarkEnd w:id="47"/>
    </w:p>
    <w:p w14:paraId="2D8E6B93" w14:textId="77777777" w:rsidR="00615C8F" w:rsidRDefault="00615C8F" w:rsidP="000707E9">
      <w:pPr>
        <w:pStyle w:val="TituloUmaGuerradoAmanha"/>
        <w:jc w:val="left"/>
        <w:rPr>
          <w:rFonts w:ascii="Palatino Linotype" w:hAnsi="Palatino Linotype" w:hint="eastAsia"/>
          <w:sz w:val="24"/>
          <w:szCs w:val="24"/>
        </w:rPr>
      </w:pPr>
    </w:p>
    <w:p w14:paraId="6BEEBC86" w14:textId="26E4241F" w:rsidR="000707E9" w:rsidRDefault="000707E9" w:rsidP="000707E9">
      <w:pPr>
        <w:pStyle w:val="TituloUmaGuerradoAmanha"/>
        <w:jc w:val="left"/>
        <w:rPr>
          <w:rFonts w:ascii="Palatino Linotype" w:hAnsi="Palatino Linotype"/>
          <w:sz w:val="24"/>
          <w:szCs w:val="24"/>
        </w:rPr>
      </w:pPr>
      <w:r>
        <w:rPr>
          <w:rFonts w:ascii="Palatino Linotype" w:hAnsi="Palatino Linotype"/>
          <w:sz w:val="24"/>
          <w:szCs w:val="24"/>
        </w:rPr>
        <w:t xml:space="preserve">Excerto de: </w:t>
      </w:r>
      <w:r w:rsidR="005F617A">
        <w:rPr>
          <w:rFonts w:ascii="Palatino Linotype" w:hAnsi="Palatino Linotype"/>
          <w:sz w:val="24"/>
          <w:szCs w:val="24"/>
        </w:rPr>
        <w:t>Casa Maior Nórdica, Um</w:t>
      </w:r>
      <w:r w:rsidR="00D56DCA">
        <w:rPr>
          <w:rFonts w:ascii="Palatino Linotype" w:hAnsi="Palatino Linotype"/>
          <w:sz w:val="24"/>
          <w:szCs w:val="24"/>
        </w:rPr>
        <w:t xml:space="preserve"> Pequeno</w:t>
      </w:r>
      <w:r w:rsidR="005F617A">
        <w:rPr>
          <w:rFonts w:ascii="Palatino Linotype" w:hAnsi="Palatino Linotype"/>
          <w:sz w:val="24"/>
          <w:szCs w:val="24"/>
        </w:rPr>
        <w:t xml:space="preserve"> Conto: </w:t>
      </w:r>
    </w:p>
    <w:p w14:paraId="22B1DD64" w14:textId="74516E5D" w:rsidR="00E520F1" w:rsidRDefault="00E520F1" w:rsidP="00B04965">
      <w:pPr>
        <w:pStyle w:val="TituloUmaGuerradoAmanha"/>
        <w:jc w:val="both"/>
        <w:rPr>
          <w:rFonts w:ascii="Palatino Linotype" w:hAnsi="Palatino Linotype"/>
          <w:b w:val="0"/>
          <w:bCs w:val="0"/>
          <w:sz w:val="24"/>
          <w:szCs w:val="24"/>
        </w:rPr>
      </w:pPr>
      <w:r>
        <w:rPr>
          <w:rFonts w:ascii="Palatino Linotype" w:hAnsi="Palatino Linotype"/>
          <w:sz w:val="24"/>
          <w:szCs w:val="24"/>
        </w:rPr>
        <w:tab/>
      </w:r>
      <w:r w:rsidR="003F6634" w:rsidRPr="003F6634">
        <w:rPr>
          <w:rFonts w:ascii="Palatino Linotype" w:hAnsi="Palatino Linotype"/>
          <w:b w:val="0"/>
          <w:bCs w:val="0"/>
          <w:sz w:val="24"/>
          <w:szCs w:val="24"/>
        </w:rPr>
        <w:t>Emil Halvorsen</w:t>
      </w:r>
      <w:r w:rsidR="003F6634">
        <w:rPr>
          <w:rFonts w:ascii="Palatino Linotype" w:hAnsi="Palatino Linotype"/>
          <w:b w:val="0"/>
          <w:bCs w:val="0"/>
          <w:sz w:val="24"/>
          <w:szCs w:val="24"/>
        </w:rPr>
        <w:t xml:space="preserve"> </w:t>
      </w:r>
      <w:r w:rsidR="000B63F3">
        <w:rPr>
          <w:rFonts w:ascii="Palatino Linotype" w:hAnsi="Palatino Linotype"/>
          <w:b w:val="0"/>
          <w:bCs w:val="0"/>
          <w:sz w:val="24"/>
          <w:szCs w:val="24"/>
        </w:rPr>
        <w:t xml:space="preserve">estava em sua sala observando dados de imigração a Casa Nórdica, </w:t>
      </w:r>
      <w:r w:rsidR="005502A3">
        <w:rPr>
          <w:rFonts w:ascii="Palatino Linotype" w:hAnsi="Palatino Linotype"/>
          <w:b w:val="0"/>
          <w:bCs w:val="0"/>
          <w:sz w:val="24"/>
          <w:szCs w:val="24"/>
        </w:rPr>
        <w:t xml:space="preserve">o lugar estava </w:t>
      </w:r>
      <w:r w:rsidR="007F74AF">
        <w:rPr>
          <w:rFonts w:ascii="Palatino Linotype" w:hAnsi="Palatino Linotype"/>
          <w:b w:val="0"/>
          <w:bCs w:val="0"/>
          <w:sz w:val="24"/>
          <w:szCs w:val="24"/>
        </w:rPr>
        <w:t xml:space="preserve">bem </w:t>
      </w:r>
      <w:r w:rsidR="005502A3">
        <w:rPr>
          <w:rFonts w:ascii="Palatino Linotype" w:hAnsi="Palatino Linotype"/>
          <w:b w:val="0"/>
          <w:bCs w:val="0"/>
          <w:sz w:val="24"/>
          <w:szCs w:val="24"/>
        </w:rPr>
        <w:t xml:space="preserve">iluminado pela luz do sol que entrava pela janela de tamanho médio. </w:t>
      </w:r>
      <w:r w:rsidR="00B04965">
        <w:rPr>
          <w:rFonts w:ascii="Palatino Linotype" w:hAnsi="Palatino Linotype"/>
          <w:b w:val="0"/>
          <w:bCs w:val="0"/>
          <w:sz w:val="24"/>
          <w:szCs w:val="24"/>
        </w:rPr>
        <w:t xml:space="preserve">Logo afrente da janela se localizava uma mesa onde Halvorsen se sentava. </w:t>
      </w:r>
    </w:p>
    <w:p w14:paraId="7696F303" w14:textId="0C379FD7" w:rsidR="00DE6AB2" w:rsidRDefault="00DE6AB2" w:rsidP="00B04965">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t>Havia algo de errado com o</w:t>
      </w:r>
      <w:r w:rsidR="00AE5973">
        <w:rPr>
          <w:rFonts w:ascii="Palatino Linotype" w:hAnsi="Palatino Linotype"/>
          <w:b w:val="0"/>
          <w:bCs w:val="0"/>
          <w:sz w:val="24"/>
          <w:szCs w:val="24"/>
        </w:rPr>
        <w:t xml:space="preserve">s dados, o haviam enviado por conta disso. </w:t>
      </w:r>
      <w:r w:rsidR="007F74AF">
        <w:rPr>
          <w:rFonts w:ascii="Palatino Linotype" w:hAnsi="Palatino Linotype"/>
          <w:b w:val="0"/>
          <w:bCs w:val="0"/>
          <w:sz w:val="24"/>
          <w:szCs w:val="24"/>
        </w:rPr>
        <w:t>Os dados mostravam</w:t>
      </w:r>
      <w:r w:rsidR="00160A79">
        <w:rPr>
          <w:rFonts w:ascii="Palatino Linotype" w:hAnsi="Palatino Linotype"/>
          <w:b w:val="0"/>
          <w:bCs w:val="0"/>
          <w:sz w:val="24"/>
          <w:szCs w:val="24"/>
        </w:rPr>
        <w:t xml:space="preserve"> a taxa de migração vinda da Casa Maior Russa e </w:t>
      </w:r>
      <w:r w:rsidR="00D56DCA">
        <w:rPr>
          <w:rFonts w:ascii="Palatino Linotype" w:hAnsi="Palatino Linotype"/>
          <w:b w:val="0"/>
          <w:bCs w:val="0"/>
          <w:sz w:val="24"/>
          <w:szCs w:val="24"/>
        </w:rPr>
        <w:t>Balcânica</w:t>
      </w:r>
      <w:r w:rsidR="00FB7BD5">
        <w:rPr>
          <w:rFonts w:ascii="Palatino Linotype" w:hAnsi="Palatino Linotype"/>
          <w:b w:val="0"/>
          <w:bCs w:val="0"/>
          <w:sz w:val="24"/>
          <w:szCs w:val="24"/>
        </w:rPr>
        <w:t xml:space="preserve"> que são</w:t>
      </w:r>
      <w:r w:rsidR="00D56DCA">
        <w:rPr>
          <w:rFonts w:ascii="Palatino Linotype" w:hAnsi="Palatino Linotype"/>
          <w:b w:val="0"/>
          <w:bCs w:val="0"/>
          <w:sz w:val="24"/>
          <w:szCs w:val="24"/>
        </w:rPr>
        <w:t xml:space="preserve"> refugiados</w:t>
      </w:r>
      <w:r w:rsidR="00160A79">
        <w:rPr>
          <w:rFonts w:ascii="Palatino Linotype" w:hAnsi="Palatino Linotype"/>
          <w:b w:val="0"/>
          <w:bCs w:val="0"/>
          <w:sz w:val="24"/>
          <w:szCs w:val="24"/>
        </w:rPr>
        <w:t xml:space="preserve"> da guerra contra a </w:t>
      </w:r>
      <w:r w:rsidR="00A3141C">
        <w:rPr>
          <w:rFonts w:ascii="Palatino Linotype" w:hAnsi="Palatino Linotype"/>
          <w:b w:val="0"/>
          <w:bCs w:val="0"/>
          <w:sz w:val="24"/>
          <w:szCs w:val="24"/>
        </w:rPr>
        <w:t xml:space="preserve">Casa Maior Oriental. </w:t>
      </w:r>
      <w:r w:rsidR="00240622">
        <w:rPr>
          <w:rFonts w:ascii="Palatino Linotype" w:hAnsi="Palatino Linotype"/>
          <w:b w:val="0"/>
          <w:bCs w:val="0"/>
          <w:sz w:val="24"/>
          <w:szCs w:val="24"/>
        </w:rPr>
        <w:t>As taxas estavam baixas demais se comparadas ao mês passado</w:t>
      </w:r>
      <w:r w:rsidR="001C3D71">
        <w:rPr>
          <w:rFonts w:ascii="Palatino Linotype" w:hAnsi="Palatino Linotype"/>
          <w:b w:val="0"/>
          <w:bCs w:val="0"/>
          <w:sz w:val="24"/>
          <w:szCs w:val="24"/>
        </w:rPr>
        <w:t xml:space="preserve">, considerando que a guerra havia só aumentado desde lá. </w:t>
      </w:r>
    </w:p>
    <w:p w14:paraId="10F49DF0" w14:textId="0B1BB89E" w:rsidR="00DE3675" w:rsidRDefault="006C00F7" w:rsidP="00B04965">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r>
      <w:r w:rsidR="0099018B">
        <w:rPr>
          <w:rFonts w:ascii="Palatino Linotype" w:hAnsi="Palatino Linotype"/>
          <w:b w:val="0"/>
          <w:bCs w:val="0"/>
          <w:sz w:val="24"/>
          <w:szCs w:val="24"/>
        </w:rPr>
        <w:t xml:space="preserve">Estaria prestes a entrar em uma espiral que não conseguia evitar, toda vez que começara a investigar algo </w:t>
      </w:r>
      <w:r w:rsidR="00C532AC">
        <w:rPr>
          <w:rFonts w:ascii="Palatino Linotype" w:hAnsi="Palatino Linotype"/>
          <w:b w:val="0"/>
          <w:bCs w:val="0"/>
          <w:sz w:val="24"/>
          <w:szCs w:val="24"/>
        </w:rPr>
        <w:t xml:space="preserve">sempre acontecia isso. </w:t>
      </w:r>
      <w:r w:rsidR="0003446E">
        <w:rPr>
          <w:rFonts w:ascii="Palatino Linotype" w:hAnsi="Palatino Linotype"/>
          <w:b w:val="0"/>
          <w:bCs w:val="0"/>
          <w:sz w:val="24"/>
          <w:szCs w:val="24"/>
        </w:rPr>
        <w:t xml:space="preserve">Já havia aceitado o desafio, </w:t>
      </w:r>
      <w:r w:rsidR="006C295E">
        <w:rPr>
          <w:rFonts w:ascii="Palatino Linotype" w:hAnsi="Palatino Linotype"/>
          <w:b w:val="0"/>
          <w:bCs w:val="0"/>
          <w:sz w:val="24"/>
          <w:szCs w:val="24"/>
        </w:rPr>
        <w:t xml:space="preserve">se espreguiçou na cadeira e apoiou suas mãos </w:t>
      </w:r>
      <w:r w:rsidR="00586154">
        <w:rPr>
          <w:rFonts w:ascii="Palatino Linotype" w:hAnsi="Palatino Linotype"/>
          <w:b w:val="0"/>
          <w:bCs w:val="0"/>
          <w:sz w:val="24"/>
          <w:szCs w:val="24"/>
        </w:rPr>
        <w:t xml:space="preserve">em seu teclado. </w:t>
      </w:r>
    </w:p>
    <w:p w14:paraId="695C09A9" w14:textId="2C0FC742" w:rsidR="00E34217" w:rsidRDefault="00E34217" w:rsidP="00B04965">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r>
      <w:r w:rsidR="003016BE">
        <w:rPr>
          <w:rFonts w:ascii="Palatino Linotype" w:hAnsi="Palatino Linotype"/>
          <w:b w:val="0"/>
          <w:bCs w:val="0"/>
          <w:sz w:val="24"/>
          <w:szCs w:val="24"/>
        </w:rPr>
        <w:t>N</w:t>
      </w:r>
      <w:r w:rsidR="002B7F06">
        <w:rPr>
          <w:rFonts w:ascii="Palatino Linotype" w:hAnsi="Palatino Linotype"/>
          <w:b w:val="0"/>
          <w:bCs w:val="0"/>
          <w:sz w:val="24"/>
          <w:szCs w:val="24"/>
        </w:rPr>
        <w:t>ão era sobre dados, nunca havia sido sobre dados, era sobre a sensação, a sensação de ver os números não baterem</w:t>
      </w:r>
      <w:r w:rsidR="000E4A1B">
        <w:rPr>
          <w:rFonts w:ascii="Palatino Linotype" w:hAnsi="Palatino Linotype"/>
          <w:b w:val="0"/>
          <w:bCs w:val="0"/>
          <w:sz w:val="24"/>
          <w:szCs w:val="24"/>
        </w:rPr>
        <w:t>, a sensação de ir cada vez mais fundo em uma investigação</w:t>
      </w:r>
      <w:r w:rsidR="002B7F06">
        <w:rPr>
          <w:rFonts w:ascii="Palatino Linotype" w:hAnsi="Palatino Linotype"/>
          <w:b w:val="0"/>
          <w:bCs w:val="0"/>
          <w:sz w:val="24"/>
          <w:szCs w:val="24"/>
        </w:rPr>
        <w:t xml:space="preserve">. Emil amava isso, </w:t>
      </w:r>
      <w:r w:rsidR="006D39E2">
        <w:rPr>
          <w:rFonts w:ascii="Palatino Linotype" w:hAnsi="Palatino Linotype"/>
          <w:b w:val="0"/>
          <w:bCs w:val="0"/>
          <w:sz w:val="24"/>
          <w:szCs w:val="24"/>
        </w:rPr>
        <w:t>já quase podia dizer que era dependente</w:t>
      </w:r>
      <w:r w:rsidR="006B2555">
        <w:rPr>
          <w:rFonts w:ascii="Palatino Linotype" w:hAnsi="Palatino Linotype"/>
          <w:b w:val="0"/>
          <w:bCs w:val="0"/>
          <w:sz w:val="24"/>
          <w:szCs w:val="24"/>
        </w:rPr>
        <w:t xml:space="preserve"> dela. </w:t>
      </w:r>
    </w:p>
    <w:p w14:paraId="4A111786" w14:textId="1348BFBF" w:rsidR="00754691" w:rsidRPr="003F6634" w:rsidRDefault="00754691" w:rsidP="00B04965">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t xml:space="preserve">Abriu o site governamental, sempre abria, era por onde sempre começava. </w:t>
      </w:r>
      <w:r w:rsidR="003027AD">
        <w:rPr>
          <w:rFonts w:ascii="Palatino Linotype" w:hAnsi="Palatino Linotype"/>
          <w:b w:val="0"/>
          <w:bCs w:val="0"/>
          <w:sz w:val="24"/>
          <w:szCs w:val="24"/>
        </w:rPr>
        <w:t xml:space="preserve">Pesquisou os dados pela data, batiam com os </w:t>
      </w:r>
      <w:r w:rsidR="0004658D">
        <w:rPr>
          <w:rFonts w:ascii="Palatino Linotype" w:hAnsi="Palatino Linotype"/>
          <w:b w:val="0"/>
          <w:bCs w:val="0"/>
          <w:sz w:val="24"/>
          <w:szCs w:val="24"/>
        </w:rPr>
        <w:t xml:space="preserve">dados </w:t>
      </w:r>
      <w:r w:rsidR="003027AD">
        <w:rPr>
          <w:rFonts w:ascii="Palatino Linotype" w:hAnsi="Palatino Linotype"/>
          <w:b w:val="0"/>
          <w:bCs w:val="0"/>
          <w:sz w:val="24"/>
          <w:szCs w:val="24"/>
        </w:rPr>
        <w:t>que tinha</w:t>
      </w:r>
      <w:r w:rsidR="0004658D">
        <w:rPr>
          <w:rFonts w:ascii="Palatino Linotype" w:hAnsi="Palatino Linotype"/>
          <w:b w:val="0"/>
          <w:bCs w:val="0"/>
          <w:sz w:val="24"/>
          <w:szCs w:val="24"/>
        </w:rPr>
        <w:t xml:space="preserve">. Ficou pensativo </w:t>
      </w:r>
      <w:r w:rsidR="00D01501">
        <w:rPr>
          <w:rFonts w:ascii="Palatino Linotype" w:hAnsi="Palatino Linotype"/>
          <w:b w:val="0"/>
          <w:bCs w:val="0"/>
          <w:sz w:val="24"/>
          <w:szCs w:val="24"/>
        </w:rPr>
        <w:t xml:space="preserve">por alguns segundos, </w:t>
      </w:r>
      <w:r w:rsidR="006E5FFE">
        <w:rPr>
          <w:rFonts w:ascii="Palatino Linotype" w:hAnsi="Palatino Linotype"/>
          <w:b w:val="0"/>
          <w:bCs w:val="0"/>
          <w:sz w:val="24"/>
          <w:szCs w:val="24"/>
        </w:rPr>
        <w:t xml:space="preserve">pensou que deveria olhar </w:t>
      </w:r>
      <w:r w:rsidR="00BF2BDE">
        <w:rPr>
          <w:rFonts w:ascii="Palatino Linotype" w:hAnsi="Palatino Linotype"/>
          <w:b w:val="0"/>
          <w:bCs w:val="0"/>
          <w:sz w:val="24"/>
          <w:szCs w:val="24"/>
        </w:rPr>
        <w:t xml:space="preserve">os dados sendo a fonte a Casa Russa e Balcânica. </w:t>
      </w:r>
      <w:r w:rsidR="00061F0D">
        <w:rPr>
          <w:rFonts w:ascii="Palatino Linotype" w:hAnsi="Palatino Linotype"/>
          <w:b w:val="0"/>
          <w:bCs w:val="0"/>
          <w:sz w:val="24"/>
          <w:szCs w:val="24"/>
        </w:rPr>
        <w:t xml:space="preserve">Não tinha a autorização para isso, maldita </w:t>
      </w:r>
      <w:r w:rsidR="006B0BB1">
        <w:rPr>
          <w:rFonts w:ascii="Palatino Linotype" w:hAnsi="Palatino Linotype"/>
          <w:b w:val="0"/>
          <w:bCs w:val="0"/>
          <w:sz w:val="24"/>
          <w:szCs w:val="24"/>
        </w:rPr>
        <w:t xml:space="preserve">burocracia chata. Não, </w:t>
      </w:r>
      <w:r w:rsidR="00B84318">
        <w:rPr>
          <w:rFonts w:ascii="Palatino Linotype" w:hAnsi="Palatino Linotype"/>
          <w:b w:val="0"/>
          <w:bCs w:val="0"/>
          <w:sz w:val="24"/>
          <w:szCs w:val="24"/>
        </w:rPr>
        <w:t xml:space="preserve">deveria conhecer alguém que tem. Pensou em todos que conhecia por alguns </w:t>
      </w:r>
      <w:r w:rsidR="0067636F">
        <w:rPr>
          <w:rFonts w:ascii="Palatino Linotype" w:hAnsi="Palatino Linotype"/>
          <w:b w:val="0"/>
          <w:bCs w:val="0"/>
          <w:sz w:val="24"/>
          <w:szCs w:val="24"/>
        </w:rPr>
        <w:t xml:space="preserve">momentos. Ah sim, conhecia alguém. </w:t>
      </w:r>
      <w:r w:rsidR="00AC3DEC">
        <w:rPr>
          <w:rFonts w:ascii="Palatino Linotype" w:hAnsi="Palatino Linotype"/>
          <w:b w:val="0"/>
          <w:bCs w:val="0"/>
          <w:sz w:val="24"/>
          <w:szCs w:val="24"/>
        </w:rPr>
        <w:t xml:space="preserve">Abriu rapidamente seu e-mail </w:t>
      </w:r>
      <w:r w:rsidR="00864D05">
        <w:rPr>
          <w:rFonts w:ascii="Palatino Linotype" w:hAnsi="Palatino Linotype"/>
          <w:b w:val="0"/>
          <w:bCs w:val="0"/>
          <w:sz w:val="24"/>
          <w:szCs w:val="24"/>
        </w:rPr>
        <w:t xml:space="preserve">e </w:t>
      </w:r>
      <w:r w:rsidR="00684A1F">
        <w:rPr>
          <w:rFonts w:ascii="Palatino Linotype" w:hAnsi="Palatino Linotype"/>
          <w:b w:val="0"/>
          <w:bCs w:val="0"/>
          <w:sz w:val="24"/>
          <w:szCs w:val="24"/>
        </w:rPr>
        <w:t xml:space="preserve">na </w:t>
      </w:r>
      <w:r w:rsidR="00684A1F">
        <w:rPr>
          <w:rFonts w:ascii="Palatino Linotype" w:hAnsi="Palatino Linotype"/>
          <w:b w:val="0"/>
          <w:bCs w:val="0"/>
          <w:sz w:val="24"/>
          <w:szCs w:val="24"/>
        </w:rPr>
        <w:lastRenderedPageBreak/>
        <w:t>mesma velocidad</w:t>
      </w:r>
      <w:r w:rsidR="00864D05">
        <w:rPr>
          <w:rFonts w:ascii="Palatino Linotype" w:hAnsi="Palatino Linotype"/>
          <w:b w:val="0"/>
          <w:bCs w:val="0"/>
          <w:sz w:val="24"/>
          <w:szCs w:val="24"/>
        </w:rPr>
        <w:t xml:space="preserve">e pediu para ele checar. Agora seria apenas esperar. </w:t>
      </w:r>
      <w:r w:rsidR="00007C74">
        <w:rPr>
          <w:rFonts w:ascii="Palatino Linotype" w:hAnsi="Palatino Linotype"/>
          <w:b w:val="0"/>
          <w:bCs w:val="0"/>
          <w:sz w:val="24"/>
          <w:szCs w:val="24"/>
        </w:rPr>
        <w:t xml:space="preserve">Odiava isso. </w:t>
      </w:r>
    </w:p>
    <w:p w14:paraId="0F7B9087" w14:textId="7A137094" w:rsidR="005F617A" w:rsidRDefault="005F617A" w:rsidP="00254F96">
      <w:pPr>
        <w:pStyle w:val="TituloUmaGuerradoAmanha"/>
        <w:jc w:val="both"/>
        <w:rPr>
          <w:rFonts w:ascii="Palatino Linotype" w:hAnsi="Palatino Linotype"/>
          <w:b w:val="0"/>
          <w:bCs w:val="0"/>
          <w:sz w:val="24"/>
          <w:szCs w:val="24"/>
        </w:rPr>
      </w:pPr>
      <w:r>
        <w:rPr>
          <w:rFonts w:ascii="Palatino Linotype" w:hAnsi="Palatino Linotype"/>
          <w:sz w:val="24"/>
          <w:szCs w:val="24"/>
        </w:rPr>
        <w:tab/>
      </w:r>
      <w:r w:rsidR="00CE16C2">
        <w:rPr>
          <w:rFonts w:ascii="Palatino Linotype" w:hAnsi="Palatino Linotype"/>
          <w:b w:val="0"/>
          <w:bCs w:val="0"/>
          <w:sz w:val="24"/>
          <w:szCs w:val="24"/>
        </w:rPr>
        <w:t xml:space="preserve">Algum tempo se passou enquanto esperava, </w:t>
      </w:r>
      <w:r w:rsidR="0081260C">
        <w:rPr>
          <w:rFonts w:ascii="Palatino Linotype" w:hAnsi="Palatino Linotype"/>
          <w:b w:val="0"/>
          <w:bCs w:val="0"/>
          <w:sz w:val="24"/>
          <w:szCs w:val="24"/>
        </w:rPr>
        <w:t>E</w:t>
      </w:r>
      <w:r w:rsidR="00CE16C2">
        <w:rPr>
          <w:rFonts w:ascii="Palatino Linotype" w:hAnsi="Palatino Linotype"/>
          <w:b w:val="0"/>
          <w:bCs w:val="0"/>
          <w:sz w:val="24"/>
          <w:szCs w:val="24"/>
        </w:rPr>
        <w:t xml:space="preserve">mil passou o tempo </w:t>
      </w:r>
      <w:r w:rsidR="00B84972">
        <w:rPr>
          <w:rFonts w:ascii="Palatino Linotype" w:hAnsi="Palatino Linotype"/>
          <w:b w:val="0"/>
          <w:bCs w:val="0"/>
          <w:sz w:val="24"/>
          <w:szCs w:val="24"/>
        </w:rPr>
        <w:t>cruzando alguns dados que havia recebido com os da Casa Nórdica.</w:t>
      </w:r>
      <w:r w:rsidR="00981A55">
        <w:rPr>
          <w:rFonts w:ascii="Palatino Linotype" w:hAnsi="Palatino Linotype"/>
          <w:b w:val="0"/>
          <w:bCs w:val="0"/>
          <w:sz w:val="24"/>
          <w:szCs w:val="24"/>
        </w:rPr>
        <w:t xml:space="preserve"> </w:t>
      </w:r>
      <w:r w:rsidR="000644A3">
        <w:rPr>
          <w:rFonts w:ascii="Palatino Linotype" w:hAnsi="Palatino Linotype"/>
          <w:b w:val="0"/>
          <w:bCs w:val="0"/>
          <w:sz w:val="24"/>
          <w:szCs w:val="24"/>
        </w:rPr>
        <w:t xml:space="preserve">Realmente trabalhava para a Casa Nórdica, mas parecia que pegar os dados de lá eram o equivalente a pegar dados de uma cidade longínqua </w:t>
      </w:r>
      <w:r w:rsidR="00363610">
        <w:rPr>
          <w:rFonts w:ascii="Palatino Linotype" w:hAnsi="Palatino Linotype"/>
          <w:b w:val="0"/>
          <w:bCs w:val="0"/>
          <w:sz w:val="24"/>
          <w:szCs w:val="24"/>
        </w:rPr>
        <w:t>o suficiente para não ser sua fonte principal</w:t>
      </w:r>
      <w:r w:rsidR="002411FE">
        <w:rPr>
          <w:rFonts w:ascii="Palatino Linotype" w:hAnsi="Palatino Linotype"/>
          <w:b w:val="0"/>
          <w:bCs w:val="0"/>
          <w:sz w:val="24"/>
          <w:szCs w:val="24"/>
        </w:rPr>
        <w:t>, não confiava em seus dado</w:t>
      </w:r>
      <w:r w:rsidR="00B35941">
        <w:rPr>
          <w:rFonts w:ascii="Palatino Linotype" w:hAnsi="Palatino Linotype"/>
          <w:b w:val="0"/>
          <w:bCs w:val="0"/>
          <w:sz w:val="24"/>
          <w:szCs w:val="24"/>
        </w:rPr>
        <w:t>s</w:t>
      </w:r>
      <w:r w:rsidR="00363610">
        <w:rPr>
          <w:rFonts w:ascii="Palatino Linotype" w:hAnsi="Palatino Linotype"/>
          <w:b w:val="0"/>
          <w:bCs w:val="0"/>
          <w:sz w:val="24"/>
          <w:szCs w:val="24"/>
        </w:rPr>
        <w:t xml:space="preserve">. Quando finalmente </w:t>
      </w:r>
      <w:r w:rsidR="00083B93">
        <w:rPr>
          <w:rFonts w:ascii="Palatino Linotype" w:hAnsi="Palatino Linotype"/>
          <w:b w:val="0"/>
          <w:bCs w:val="0"/>
          <w:sz w:val="24"/>
          <w:szCs w:val="24"/>
        </w:rPr>
        <w:t xml:space="preserve">recebeu o </w:t>
      </w:r>
      <w:r w:rsidR="0081260C">
        <w:rPr>
          <w:rFonts w:ascii="Palatino Linotype" w:hAnsi="Palatino Linotype"/>
          <w:b w:val="0"/>
          <w:bCs w:val="0"/>
          <w:sz w:val="24"/>
          <w:szCs w:val="24"/>
        </w:rPr>
        <w:t>e-</w:t>
      </w:r>
      <w:r w:rsidR="00083B93">
        <w:rPr>
          <w:rFonts w:ascii="Palatino Linotype" w:hAnsi="Palatino Linotype"/>
          <w:b w:val="0"/>
          <w:bCs w:val="0"/>
          <w:sz w:val="24"/>
          <w:szCs w:val="24"/>
        </w:rPr>
        <w:t xml:space="preserve">mail </w:t>
      </w:r>
      <w:r w:rsidR="0081260C">
        <w:rPr>
          <w:rFonts w:ascii="Palatino Linotype" w:hAnsi="Palatino Linotype"/>
          <w:b w:val="0"/>
          <w:bCs w:val="0"/>
          <w:sz w:val="24"/>
          <w:szCs w:val="24"/>
        </w:rPr>
        <w:t xml:space="preserve">com os dados já estava com um documento com 30 páginas de dados cruzados. Rapidamente abriu o e-mail </w:t>
      </w:r>
      <w:r w:rsidR="000861F7">
        <w:rPr>
          <w:rFonts w:ascii="Palatino Linotype" w:hAnsi="Palatino Linotype"/>
          <w:b w:val="0"/>
          <w:bCs w:val="0"/>
          <w:sz w:val="24"/>
          <w:szCs w:val="24"/>
        </w:rPr>
        <w:t>e o</w:t>
      </w:r>
      <w:r w:rsidR="00B35941">
        <w:rPr>
          <w:rFonts w:ascii="Palatino Linotype" w:hAnsi="Palatino Linotype"/>
          <w:b w:val="0"/>
          <w:bCs w:val="0"/>
          <w:sz w:val="24"/>
          <w:szCs w:val="24"/>
        </w:rPr>
        <w:t>lhou-os</w:t>
      </w:r>
      <w:r w:rsidR="000861F7">
        <w:rPr>
          <w:rFonts w:ascii="Palatino Linotype" w:hAnsi="Palatino Linotype"/>
          <w:b w:val="0"/>
          <w:bCs w:val="0"/>
          <w:sz w:val="24"/>
          <w:szCs w:val="24"/>
        </w:rPr>
        <w:t xml:space="preserve">. </w:t>
      </w:r>
      <w:r w:rsidR="00C46BEE">
        <w:rPr>
          <w:rFonts w:ascii="Palatino Linotype" w:hAnsi="Palatino Linotype"/>
          <w:b w:val="0"/>
          <w:bCs w:val="0"/>
          <w:sz w:val="24"/>
          <w:szCs w:val="24"/>
        </w:rPr>
        <w:t xml:space="preserve">A quantidade de migrantes que saiam de lá </w:t>
      </w:r>
      <w:r w:rsidR="00687D68">
        <w:rPr>
          <w:rFonts w:ascii="Palatino Linotype" w:hAnsi="Palatino Linotype"/>
          <w:b w:val="0"/>
          <w:bCs w:val="0"/>
          <w:sz w:val="24"/>
          <w:szCs w:val="24"/>
        </w:rPr>
        <w:t xml:space="preserve">considerando a porcentagem </w:t>
      </w:r>
      <w:r w:rsidR="001854E8">
        <w:rPr>
          <w:rFonts w:ascii="Palatino Linotype" w:hAnsi="Palatino Linotype"/>
          <w:b w:val="0"/>
          <w:bCs w:val="0"/>
          <w:sz w:val="24"/>
          <w:szCs w:val="24"/>
        </w:rPr>
        <w:t>média</w:t>
      </w:r>
      <w:r w:rsidR="00687D68">
        <w:rPr>
          <w:rFonts w:ascii="Palatino Linotype" w:hAnsi="Palatino Linotype"/>
          <w:b w:val="0"/>
          <w:bCs w:val="0"/>
          <w:sz w:val="24"/>
          <w:szCs w:val="24"/>
        </w:rPr>
        <w:t xml:space="preserve"> que entrava na Casa</w:t>
      </w:r>
      <w:r w:rsidR="001D562C">
        <w:rPr>
          <w:rFonts w:ascii="Palatino Linotype" w:hAnsi="Palatino Linotype"/>
          <w:b w:val="0"/>
          <w:bCs w:val="0"/>
          <w:sz w:val="24"/>
          <w:szCs w:val="24"/>
        </w:rPr>
        <w:t xml:space="preserve"> Nórdica </w:t>
      </w:r>
      <w:r w:rsidR="00A66681">
        <w:rPr>
          <w:rFonts w:ascii="Palatino Linotype" w:hAnsi="Palatino Linotype"/>
          <w:b w:val="0"/>
          <w:bCs w:val="0"/>
          <w:sz w:val="24"/>
          <w:szCs w:val="24"/>
        </w:rPr>
        <w:t xml:space="preserve">foi menor que o esperado. </w:t>
      </w:r>
    </w:p>
    <w:p w14:paraId="0816C9ED" w14:textId="5B9767D8" w:rsidR="001854E8" w:rsidRDefault="001854E8" w:rsidP="00254F96">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t xml:space="preserve">Havia só duas possibilidades, ou a porcentagem diminuiu por algum motivo, </w:t>
      </w:r>
      <w:r w:rsidR="00D16F3A">
        <w:rPr>
          <w:rFonts w:ascii="Palatino Linotype" w:hAnsi="Palatino Linotype"/>
          <w:b w:val="0"/>
          <w:bCs w:val="0"/>
          <w:sz w:val="24"/>
          <w:szCs w:val="24"/>
        </w:rPr>
        <w:t xml:space="preserve">ou os dados são forjados por algum motivo ainda mais obscuro. </w:t>
      </w:r>
      <w:r w:rsidR="00C611D3">
        <w:rPr>
          <w:rFonts w:ascii="Palatino Linotype" w:hAnsi="Palatino Linotype"/>
          <w:b w:val="0"/>
          <w:bCs w:val="0"/>
          <w:sz w:val="24"/>
          <w:szCs w:val="24"/>
        </w:rPr>
        <w:t xml:space="preserve">A Casa </w:t>
      </w:r>
      <w:r w:rsidR="00902A31">
        <w:rPr>
          <w:rFonts w:ascii="Palatino Linotype" w:hAnsi="Palatino Linotype"/>
          <w:b w:val="0"/>
          <w:bCs w:val="0"/>
          <w:sz w:val="24"/>
          <w:szCs w:val="24"/>
        </w:rPr>
        <w:t xml:space="preserve">Maior Nórdica era conhecida </w:t>
      </w:r>
      <w:r w:rsidR="00CA1612">
        <w:rPr>
          <w:rFonts w:ascii="Palatino Linotype" w:hAnsi="Palatino Linotype"/>
          <w:b w:val="0"/>
          <w:bCs w:val="0"/>
          <w:sz w:val="24"/>
          <w:szCs w:val="24"/>
        </w:rPr>
        <w:t xml:space="preserve">por ser um paraíso com suas condições de vida excelentes </w:t>
      </w:r>
      <w:r w:rsidR="000238FC">
        <w:rPr>
          <w:rFonts w:ascii="Palatino Linotype" w:hAnsi="Palatino Linotype"/>
          <w:b w:val="0"/>
          <w:bCs w:val="0"/>
          <w:sz w:val="24"/>
          <w:szCs w:val="24"/>
        </w:rPr>
        <w:t>para nativos e imigrantes.</w:t>
      </w:r>
      <w:r w:rsidR="004A0552">
        <w:rPr>
          <w:rFonts w:ascii="Palatino Linotype" w:hAnsi="Palatino Linotype"/>
          <w:b w:val="0"/>
          <w:bCs w:val="0"/>
          <w:sz w:val="24"/>
          <w:szCs w:val="24"/>
        </w:rPr>
        <w:t xml:space="preserve"> Então </w:t>
      </w:r>
      <w:r w:rsidR="00D839E6">
        <w:rPr>
          <w:rFonts w:ascii="Palatino Linotype" w:hAnsi="Palatino Linotype"/>
          <w:b w:val="0"/>
          <w:bCs w:val="0"/>
          <w:sz w:val="24"/>
          <w:szCs w:val="24"/>
        </w:rPr>
        <w:t xml:space="preserve">a primeira opção estava fora de questão, todos gostariam de estar ali. Só resta a segunda, essa o assustava. </w:t>
      </w:r>
    </w:p>
    <w:p w14:paraId="3A9B810E" w14:textId="63B5A9BF" w:rsidR="00D839E6" w:rsidRDefault="00D839E6" w:rsidP="00254F96">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r>
      <w:r w:rsidR="000730C0">
        <w:rPr>
          <w:rFonts w:ascii="Palatino Linotype" w:hAnsi="Palatino Linotype"/>
          <w:b w:val="0"/>
          <w:bCs w:val="0"/>
          <w:sz w:val="24"/>
          <w:szCs w:val="24"/>
        </w:rPr>
        <w:t xml:space="preserve">Por que um país forjaria seus dados bons? Bom, os dados de imigrações </w:t>
      </w:r>
      <w:r w:rsidR="00B8602F">
        <w:rPr>
          <w:rFonts w:ascii="Palatino Linotype" w:hAnsi="Palatino Linotype"/>
          <w:b w:val="0"/>
          <w:bCs w:val="0"/>
          <w:sz w:val="24"/>
          <w:szCs w:val="24"/>
        </w:rPr>
        <w:t>dos outros países continuavam certo</w:t>
      </w:r>
      <w:r w:rsidR="00F513D2">
        <w:rPr>
          <w:rFonts w:ascii="Palatino Linotype" w:hAnsi="Palatino Linotype"/>
          <w:b w:val="0"/>
          <w:bCs w:val="0"/>
          <w:sz w:val="24"/>
          <w:szCs w:val="24"/>
        </w:rPr>
        <w:t>s</w:t>
      </w:r>
      <w:r w:rsidR="00B8602F">
        <w:rPr>
          <w:rFonts w:ascii="Palatino Linotype" w:hAnsi="Palatino Linotype"/>
          <w:b w:val="0"/>
          <w:bCs w:val="0"/>
          <w:sz w:val="24"/>
          <w:szCs w:val="24"/>
        </w:rPr>
        <w:t xml:space="preserve">. Talvez algum estagiário tenha digitado errado. Mas isso não explicaria </w:t>
      </w:r>
      <w:r w:rsidR="00BD7251">
        <w:rPr>
          <w:rFonts w:ascii="Palatino Linotype" w:hAnsi="Palatino Linotype"/>
          <w:b w:val="0"/>
          <w:bCs w:val="0"/>
          <w:sz w:val="24"/>
          <w:szCs w:val="24"/>
        </w:rPr>
        <w:t>por que</w:t>
      </w:r>
      <w:r w:rsidR="00B8602F">
        <w:rPr>
          <w:rFonts w:ascii="Palatino Linotype" w:hAnsi="Palatino Linotype"/>
          <w:b w:val="0"/>
          <w:bCs w:val="0"/>
          <w:sz w:val="24"/>
          <w:szCs w:val="24"/>
        </w:rPr>
        <w:t xml:space="preserve"> passou por uma revisão antes de ser publicado e ninguém disse nada. </w:t>
      </w:r>
      <w:r w:rsidR="00BD7251">
        <w:rPr>
          <w:rFonts w:ascii="Palatino Linotype" w:hAnsi="Palatino Linotype"/>
          <w:b w:val="0"/>
          <w:bCs w:val="0"/>
          <w:sz w:val="24"/>
          <w:szCs w:val="24"/>
        </w:rPr>
        <w:t xml:space="preserve">Uma possibilidade surgiu em sua mente, </w:t>
      </w:r>
      <w:r w:rsidR="00E81654">
        <w:rPr>
          <w:rFonts w:ascii="Palatino Linotype" w:hAnsi="Palatino Linotype"/>
          <w:b w:val="0"/>
          <w:bCs w:val="0"/>
          <w:sz w:val="24"/>
          <w:szCs w:val="24"/>
        </w:rPr>
        <w:t xml:space="preserve">talvez a Casa Nórdica tenha feito acordos com a casa Oriental assim forjando </w:t>
      </w:r>
      <w:r w:rsidR="0024038C">
        <w:rPr>
          <w:rFonts w:ascii="Palatino Linotype" w:hAnsi="Palatino Linotype"/>
          <w:b w:val="0"/>
          <w:bCs w:val="0"/>
          <w:sz w:val="24"/>
          <w:szCs w:val="24"/>
        </w:rPr>
        <w:t xml:space="preserve">os dados. Mas a Casa Nórdica era uma casa neutra, não forjaria os dados, não. </w:t>
      </w:r>
      <w:r w:rsidR="00FB5845">
        <w:rPr>
          <w:rFonts w:ascii="Palatino Linotype" w:hAnsi="Palatino Linotype"/>
          <w:b w:val="0"/>
          <w:bCs w:val="0"/>
          <w:sz w:val="24"/>
          <w:szCs w:val="24"/>
        </w:rPr>
        <w:t xml:space="preserve">Tinha acesso aos </w:t>
      </w:r>
      <w:r w:rsidR="00F934FE">
        <w:rPr>
          <w:rFonts w:ascii="Palatino Linotype" w:hAnsi="Palatino Linotype"/>
          <w:b w:val="0"/>
          <w:bCs w:val="0"/>
          <w:sz w:val="24"/>
          <w:szCs w:val="24"/>
        </w:rPr>
        <w:t>dados de acordos, principalmente</w:t>
      </w:r>
      <w:r w:rsidR="00FB1452">
        <w:rPr>
          <w:rFonts w:ascii="Palatino Linotype" w:hAnsi="Palatino Linotype"/>
          <w:b w:val="0"/>
          <w:bCs w:val="0"/>
          <w:sz w:val="24"/>
          <w:szCs w:val="24"/>
        </w:rPr>
        <w:t xml:space="preserve"> ainda mais aos de necessidades</w:t>
      </w:r>
      <w:r w:rsidR="00E676AA">
        <w:rPr>
          <w:rFonts w:ascii="Palatino Linotype" w:hAnsi="Palatino Linotype"/>
          <w:b w:val="0"/>
          <w:bCs w:val="0"/>
          <w:sz w:val="24"/>
          <w:szCs w:val="24"/>
        </w:rPr>
        <w:t xml:space="preserve"> da Casa</w:t>
      </w:r>
      <w:r w:rsidR="00FB5845">
        <w:rPr>
          <w:rFonts w:ascii="Palatino Linotype" w:hAnsi="Palatino Linotype"/>
          <w:b w:val="0"/>
          <w:bCs w:val="0"/>
          <w:sz w:val="24"/>
          <w:szCs w:val="24"/>
        </w:rPr>
        <w:t>. R</w:t>
      </w:r>
      <w:r w:rsidR="00E676AA">
        <w:rPr>
          <w:rFonts w:ascii="Palatino Linotype" w:hAnsi="Palatino Linotype"/>
          <w:b w:val="0"/>
          <w:bCs w:val="0"/>
          <w:sz w:val="24"/>
          <w:szCs w:val="24"/>
        </w:rPr>
        <w:t xml:space="preserve">esolveu olhar, apenas para ter certeza. </w:t>
      </w:r>
    </w:p>
    <w:p w14:paraId="39913C92" w14:textId="2B9BCC7B" w:rsidR="00E676AA" w:rsidRDefault="00E676AA" w:rsidP="00254F96">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t xml:space="preserve">Abrindo </w:t>
      </w:r>
      <w:r w:rsidR="00AD3939">
        <w:rPr>
          <w:rFonts w:ascii="Palatino Linotype" w:hAnsi="Palatino Linotype"/>
          <w:b w:val="0"/>
          <w:bCs w:val="0"/>
          <w:sz w:val="24"/>
          <w:szCs w:val="24"/>
        </w:rPr>
        <w:t xml:space="preserve">suas fontes no computador </w:t>
      </w:r>
      <w:r w:rsidR="00FE1BE6">
        <w:rPr>
          <w:rFonts w:ascii="Palatino Linotype" w:hAnsi="Palatino Linotype"/>
          <w:b w:val="0"/>
          <w:bCs w:val="0"/>
          <w:sz w:val="24"/>
          <w:szCs w:val="24"/>
        </w:rPr>
        <w:t xml:space="preserve">procurou por notícias da mídia de faltas de algum elemento que, por algum acaso a Casa Oriental teria </w:t>
      </w:r>
      <w:r w:rsidR="00AF311F">
        <w:rPr>
          <w:rFonts w:ascii="Palatino Linotype" w:hAnsi="Palatino Linotype"/>
          <w:b w:val="0"/>
          <w:bCs w:val="0"/>
          <w:sz w:val="24"/>
          <w:szCs w:val="24"/>
        </w:rPr>
        <w:t>para</w:t>
      </w:r>
      <w:r w:rsidR="00FE1BE6">
        <w:rPr>
          <w:rFonts w:ascii="Palatino Linotype" w:hAnsi="Palatino Linotype"/>
          <w:b w:val="0"/>
          <w:bCs w:val="0"/>
          <w:sz w:val="24"/>
          <w:szCs w:val="24"/>
        </w:rPr>
        <w:t xml:space="preserve"> vender. </w:t>
      </w:r>
      <w:r w:rsidR="00043FE5">
        <w:rPr>
          <w:rFonts w:ascii="Palatino Linotype" w:hAnsi="Palatino Linotype"/>
          <w:b w:val="0"/>
          <w:bCs w:val="0"/>
          <w:sz w:val="24"/>
          <w:szCs w:val="24"/>
        </w:rPr>
        <w:t xml:space="preserve">E realmente, </w:t>
      </w:r>
      <w:r w:rsidR="004B327F">
        <w:rPr>
          <w:rFonts w:ascii="Palatino Linotype" w:hAnsi="Palatino Linotype"/>
          <w:b w:val="0"/>
          <w:bCs w:val="0"/>
          <w:sz w:val="24"/>
          <w:szCs w:val="24"/>
        </w:rPr>
        <w:t xml:space="preserve">havia uma falta de recursos, mas não os que esperava, havia uma baixa na empregos de programadores, cientistas e engenheiros que a Casa Nórdica tanto dava </w:t>
      </w:r>
      <w:r w:rsidR="00560522">
        <w:rPr>
          <w:rFonts w:ascii="Palatino Linotype" w:hAnsi="Palatino Linotype"/>
          <w:b w:val="0"/>
          <w:bCs w:val="0"/>
          <w:sz w:val="24"/>
          <w:szCs w:val="24"/>
        </w:rPr>
        <w:t>prestígio,</w:t>
      </w:r>
      <w:r w:rsidR="004B327F">
        <w:rPr>
          <w:rFonts w:ascii="Palatino Linotype" w:hAnsi="Palatino Linotype"/>
          <w:b w:val="0"/>
          <w:bCs w:val="0"/>
          <w:sz w:val="24"/>
          <w:szCs w:val="24"/>
        </w:rPr>
        <w:t xml:space="preserve"> mas que, nas </w:t>
      </w:r>
      <w:r w:rsidR="00560522">
        <w:rPr>
          <w:rFonts w:ascii="Palatino Linotype" w:hAnsi="Palatino Linotype"/>
          <w:b w:val="0"/>
          <w:bCs w:val="0"/>
          <w:sz w:val="24"/>
          <w:szCs w:val="24"/>
        </w:rPr>
        <w:t>últimas</w:t>
      </w:r>
      <w:r w:rsidR="004B327F">
        <w:rPr>
          <w:rFonts w:ascii="Palatino Linotype" w:hAnsi="Palatino Linotype"/>
          <w:b w:val="0"/>
          <w:bCs w:val="0"/>
          <w:sz w:val="24"/>
          <w:szCs w:val="24"/>
        </w:rPr>
        <w:t xml:space="preserve"> semanas desaparecera. </w:t>
      </w:r>
      <w:r w:rsidR="00895A8B">
        <w:rPr>
          <w:rFonts w:ascii="Palatino Linotype" w:hAnsi="Palatino Linotype"/>
          <w:b w:val="0"/>
          <w:bCs w:val="0"/>
          <w:sz w:val="24"/>
          <w:szCs w:val="24"/>
        </w:rPr>
        <w:t xml:space="preserve"> Realmente a Casa Oriental poderia emprestar esses profissionais por um preço, e o preço </w:t>
      </w:r>
      <w:r w:rsidR="0030097E">
        <w:rPr>
          <w:rFonts w:ascii="Palatino Linotype" w:hAnsi="Palatino Linotype"/>
          <w:b w:val="0"/>
          <w:bCs w:val="0"/>
          <w:sz w:val="24"/>
          <w:szCs w:val="24"/>
        </w:rPr>
        <w:t xml:space="preserve">poderia ser eliminar dos dados a imigração de </w:t>
      </w:r>
      <w:r w:rsidR="00574B8F">
        <w:rPr>
          <w:rFonts w:ascii="Palatino Linotype" w:hAnsi="Palatino Linotype"/>
          <w:b w:val="0"/>
          <w:bCs w:val="0"/>
          <w:sz w:val="24"/>
          <w:szCs w:val="24"/>
        </w:rPr>
        <w:t xml:space="preserve">seus inimigos Russos e Balcânicos. </w:t>
      </w:r>
      <w:r w:rsidR="009B00CD">
        <w:rPr>
          <w:rFonts w:ascii="Palatino Linotype" w:hAnsi="Palatino Linotype"/>
          <w:b w:val="0"/>
          <w:bCs w:val="0"/>
          <w:sz w:val="24"/>
          <w:szCs w:val="24"/>
        </w:rPr>
        <w:t xml:space="preserve">Isso explicaria o porquê a Casa Nórdica forjou seus dados. </w:t>
      </w:r>
    </w:p>
    <w:p w14:paraId="66D89277" w14:textId="736C063F" w:rsidR="00DA276E" w:rsidRDefault="00DA276E" w:rsidP="00254F96">
      <w:pPr>
        <w:pStyle w:val="TituloUmaGuerradoAmanha"/>
        <w:jc w:val="both"/>
        <w:rPr>
          <w:rFonts w:ascii="Palatino Linotype" w:hAnsi="Palatino Linotype"/>
          <w:b w:val="0"/>
          <w:bCs w:val="0"/>
          <w:sz w:val="24"/>
          <w:szCs w:val="24"/>
        </w:rPr>
      </w:pPr>
      <w:r>
        <w:rPr>
          <w:rFonts w:ascii="Palatino Linotype" w:hAnsi="Palatino Linotype"/>
          <w:b w:val="0"/>
          <w:bCs w:val="0"/>
          <w:sz w:val="24"/>
          <w:szCs w:val="24"/>
        </w:rPr>
        <w:tab/>
      </w:r>
      <w:r w:rsidR="00756D4B">
        <w:rPr>
          <w:rFonts w:ascii="Palatino Linotype" w:hAnsi="Palatino Linotype"/>
          <w:b w:val="0"/>
          <w:bCs w:val="0"/>
          <w:sz w:val="24"/>
          <w:szCs w:val="24"/>
        </w:rPr>
        <w:t>Voltou a escrever</w:t>
      </w:r>
      <w:r w:rsidR="00894FAC">
        <w:rPr>
          <w:rFonts w:ascii="Palatino Linotype" w:hAnsi="Palatino Linotype"/>
          <w:b w:val="0"/>
          <w:bCs w:val="0"/>
          <w:sz w:val="24"/>
          <w:szCs w:val="24"/>
        </w:rPr>
        <w:t xml:space="preserve"> e cruzar dados, tudo realmente apontava para isso, seu relatório agora já passava das 70 páginas e estava completo. Antes de enviá-lo como sempre f</w:t>
      </w:r>
      <w:r w:rsidR="00656285">
        <w:rPr>
          <w:rFonts w:ascii="Palatino Linotype" w:hAnsi="Palatino Linotype"/>
          <w:b w:val="0"/>
          <w:bCs w:val="0"/>
          <w:sz w:val="24"/>
          <w:szCs w:val="24"/>
        </w:rPr>
        <w:t xml:space="preserve">az, fez uma cópia e a publicou em seu próprio repositório para casos mais extremos e finalmente enviou ele a seus superiores. Por semanas não houve uma resposta formal até que Emil simplesmente recebeu uma promoção </w:t>
      </w:r>
      <w:r w:rsidR="00656285">
        <w:rPr>
          <w:rFonts w:ascii="Palatino Linotype" w:hAnsi="Palatino Linotype"/>
          <w:b w:val="0"/>
          <w:bCs w:val="0"/>
          <w:sz w:val="24"/>
          <w:szCs w:val="24"/>
        </w:rPr>
        <w:lastRenderedPageBreak/>
        <w:t xml:space="preserve">salarial e de cargo e seu relatório </w:t>
      </w:r>
      <w:r w:rsidR="005B7CE8">
        <w:rPr>
          <w:rFonts w:ascii="Palatino Linotype" w:hAnsi="Palatino Linotype"/>
          <w:b w:val="0"/>
          <w:bCs w:val="0"/>
          <w:sz w:val="24"/>
          <w:szCs w:val="24"/>
        </w:rPr>
        <w:t xml:space="preserve">foi </w:t>
      </w:r>
      <w:r w:rsidR="00656285">
        <w:rPr>
          <w:rFonts w:ascii="Palatino Linotype" w:hAnsi="Palatino Linotype"/>
          <w:b w:val="0"/>
          <w:bCs w:val="0"/>
          <w:sz w:val="24"/>
          <w:szCs w:val="24"/>
        </w:rPr>
        <w:t>publicado</w:t>
      </w:r>
      <w:r w:rsidR="005B7CE8">
        <w:rPr>
          <w:rFonts w:ascii="Palatino Linotype" w:hAnsi="Palatino Linotype"/>
          <w:b w:val="0"/>
          <w:bCs w:val="0"/>
          <w:sz w:val="24"/>
          <w:szCs w:val="24"/>
        </w:rPr>
        <w:t xml:space="preserve"> a população</w:t>
      </w:r>
      <w:r w:rsidR="00656285">
        <w:rPr>
          <w:rFonts w:ascii="Palatino Linotype" w:hAnsi="Palatino Linotype"/>
          <w:b w:val="0"/>
          <w:bCs w:val="0"/>
          <w:sz w:val="24"/>
          <w:szCs w:val="24"/>
        </w:rPr>
        <w:t>,</w:t>
      </w:r>
      <w:r w:rsidR="001706AF">
        <w:rPr>
          <w:rFonts w:ascii="Palatino Linotype" w:hAnsi="Palatino Linotype"/>
          <w:b w:val="0"/>
          <w:bCs w:val="0"/>
          <w:sz w:val="24"/>
          <w:szCs w:val="24"/>
        </w:rPr>
        <w:t xml:space="preserve"> também ouviu </w:t>
      </w:r>
      <w:r w:rsidR="005B7CE8">
        <w:rPr>
          <w:rFonts w:ascii="Palatino Linotype" w:hAnsi="Palatino Linotype"/>
          <w:b w:val="0"/>
          <w:bCs w:val="0"/>
          <w:sz w:val="24"/>
          <w:szCs w:val="24"/>
        </w:rPr>
        <w:t>que</w:t>
      </w:r>
      <w:r w:rsidR="001706AF">
        <w:rPr>
          <w:rFonts w:ascii="Palatino Linotype" w:hAnsi="Palatino Linotype"/>
          <w:b w:val="0"/>
          <w:bCs w:val="0"/>
          <w:sz w:val="24"/>
          <w:szCs w:val="24"/>
        </w:rPr>
        <w:t xml:space="preserve"> um político responsável </w:t>
      </w:r>
      <w:r w:rsidR="00D738AD">
        <w:rPr>
          <w:rFonts w:ascii="Palatino Linotype" w:hAnsi="Palatino Linotype"/>
          <w:b w:val="0"/>
          <w:bCs w:val="0"/>
          <w:sz w:val="24"/>
          <w:szCs w:val="24"/>
        </w:rPr>
        <w:t>por tratados</w:t>
      </w:r>
      <w:r w:rsidR="001706AF">
        <w:rPr>
          <w:rFonts w:ascii="Palatino Linotype" w:hAnsi="Palatino Linotype"/>
          <w:b w:val="0"/>
          <w:bCs w:val="0"/>
          <w:sz w:val="24"/>
          <w:szCs w:val="24"/>
        </w:rPr>
        <w:t xml:space="preserve"> internacionais havia sido detido e preso, nada mais além disso. </w:t>
      </w:r>
    </w:p>
    <w:p w14:paraId="076B39BC" w14:textId="342BE49E" w:rsidR="00AE08A0" w:rsidRDefault="009B00CD" w:rsidP="00BE1473">
      <w:pPr>
        <w:pStyle w:val="TituloUmaGuerradoAmanha"/>
        <w:jc w:val="left"/>
        <w:rPr>
          <w:rFonts w:ascii="Impact" w:hAnsi="Impact"/>
          <w:b w:val="0"/>
          <w:bCs w:val="0"/>
          <w:sz w:val="24"/>
          <w:szCs w:val="24"/>
        </w:rPr>
      </w:pPr>
      <w:r>
        <w:rPr>
          <w:rFonts w:ascii="Impact" w:hAnsi="Impact"/>
          <w:b w:val="0"/>
          <w:bCs w:val="0"/>
          <w:sz w:val="24"/>
          <w:szCs w:val="24"/>
        </w:rPr>
        <w:tab/>
      </w:r>
    </w:p>
    <w:p w14:paraId="5D1525FF" w14:textId="77777777" w:rsidR="00BE1473" w:rsidRDefault="00BE1473" w:rsidP="00BE1473">
      <w:pPr>
        <w:pStyle w:val="TituloUmaGuerradoAmanha"/>
        <w:jc w:val="left"/>
        <w:rPr>
          <w:rFonts w:ascii="Impact" w:hAnsi="Impact"/>
          <w:b w:val="0"/>
          <w:bCs w:val="0"/>
          <w:sz w:val="24"/>
          <w:szCs w:val="24"/>
        </w:rPr>
      </w:pPr>
    </w:p>
    <w:p w14:paraId="5E31BFE3" w14:textId="77777777" w:rsidR="00BE1473" w:rsidRDefault="00BE1473" w:rsidP="00BE1473">
      <w:pPr>
        <w:pStyle w:val="TituloUmaGuerradoAmanha"/>
        <w:jc w:val="left"/>
        <w:rPr>
          <w:rFonts w:ascii="Impact" w:hAnsi="Impact"/>
          <w:b w:val="0"/>
          <w:bCs w:val="0"/>
          <w:sz w:val="24"/>
          <w:szCs w:val="24"/>
        </w:rPr>
      </w:pPr>
    </w:p>
    <w:p w14:paraId="6075C5DB" w14:textId="77777777" w:rsidR="00BA59A3" w:rsidRDefault="00BA59A3" w:rsidP="00BE1473">
      <w:pPr>
        <w:pStyle w:val="TituloUmaGuerradoAmanha"/>
        <w:jc w:val="left"/>
        <w:rPr>
          <w:rFonts w:ascii="Impact" w:hAnsi="Impact"/>
          <w:b w:val="0"/>
          <w:bCs w:val="0"/>
          <w:sz w:val="24"/>
          <w:szCs w:val="24"/>
        </w:rPr>
      </w:pPr>
    </w:p>
    <w:p w14:paraId="6CF66428" w14:textId="77777777" w:rsidR="00BA59A3" w:rsidRPr="00BE1473" w:rsidRDefault="00BA59A3" w:rsidP="00BE1473">
      <w:pPr>
        <w:pStyle w:val="TituloUmaGuerradoAmanha"/>
        <w:jc w:val="left"/>
        <w:rPr>
          <w:rFonts w:ascii="Impact" w:hAnsi="Impact"/>
          <w:b w:val="0"/>
          <w:bCs w:val="0"/>
          <w:sz w:val="24"/>
          <w:szCs w:val="24"/>
        </w:rPr>
      </w:pPr>
    </w:p>
    <w:p w14:paraId="2E13E83C" w14:textId="073989F7" w:rsidR="00F35EDD" w:rsidRPr="00A00EC3" w:rsidRDefault="00F35EDD" w:rsidP="00C15579">
      <w:pPr>
        <w:pStyle w:val="Ttulo2"/>
        <w:jc w:val="center"/>
        <w:rPr>
          <w:rFonts w:hint="eastAsia"/>
          <w:b/>
          <w:bCs/>
          <w:sz w:val="44"/>
          <w:szCs w:val="44"/>
        </w:rPr>
      </w:pPr>
      <w:bookmarkStart w:id="48" w:name="_Toc417760045"/>
      <w:r w:rsidRPr="00A00EC3">
        <w:rPr>
          <w:b/>
          <w:bCs/>
          <w:sz w:val="44"/>
          <w:szCs w:val="44"/>
        </w:rPr>
        <w:t>Ciência:</w:t>
      </w:r>
      <w:bookmarkEnd w:id="48"/>
    </w:p>
    <w:p w14:paraId="423E6E76" w14:textId="23663C13" w:rsidR="00180417" w:rsidRPr="00AC6FAF" w:rsidRDefault="00F35EDD" w:rsidP="001B1090">
      <w:pPr>
        <w:ind w:firstLine="708"/>
        <w:jc w:val="both"/>
        <w:rPr>
          <w:rFonts w:ascii="Palatino Linotype" w:hAnsi="Palatino Linotype"/>
        </w:rPr>
      </w:pPr>
      <w:r w:rsidRPr="00AC6FAF">
        <w:rPr>
          <w:rFonts w:ascii="Palatino Linotype" w:hAnsi="Palatino Linotype"/>
        </w:rPr>
        <w:t xml:space="preserve">A equação fictícia usada pelo </w:t>
      </w:r>
      <w:r w:rsidR="008F33BA" w:rsidRPr="00AC6FAF">
        <w:rPr>
          <w:rFonts w:ascii="Palatino Linotype" w:hAnsi="Palatino Linotype"/>
        </w:rPr>
        <w:t>Victor</w:t>
      </w:r>
      <w:r w:rsidRPr="00AC6FAF">
        <w:rPr>
          <w:rFonts w:ascii="Palatino Linotype" w:hAnsi="Palatino Linotype"/>
        </w:rPr>
        <w:t xml:space="preserve"> representa uma relação entre a clássica fórmula de Einsten E=m</w:t>
      </w:r>
      <w:r w:rsidRPr="00AC6FAF">
        <w:rPr>
          <w:rFonts w:ascii="Cambria Math" w:hAnsi="Cambria Math" w:cs="Cambria Math"/>
        </w:rPr>
        <w:t>⋅</w:t>
      </w:r>
      <w:r w:rsidRPr="00AC6FAF">
        <w:rPr>
          <w:rFonts w:ascii="Palatino Linotype" w:hAnsi="Palatino Linotype"/>
        </w:rPr>
        <w:t>c^2 com a raiz quadrada de press</w:t>
      </w:r>
      <w:r w:rsidRPr="00AC6FAF">
        <w:rPr>
          <w:rFonts w:ascii="Palatino Linotype" w:hAnsi="Palatino Linotype" w:cs="Aptos"/>
        </w:rPr>
        <w:t>ã</w:t>
      </w:r>
      <w:r w:rsidRPr="00AC6FAF">
        <w:rPr>
          <w:rFonts w:ascii="Palatino Linotype" w:hAnsi="Palatino Linotype"/>
        </w:rPr>
        <w:t xml:space="preserve">o(P) mais temperatura(T), formando </w:t>
      </w:r>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P+T</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d>
          <m:dPr>
            <m:ctrlPr>
              <w:rPr>
                <w:rFonts w:ascii="Cambria Math" w:hAnsi="Cambria Math"/>
                <w:i/>
              </w:rPr>
            </m:ctrlPr>
          </m:dPr>
          <m:e>
            <m:r>
              <w:rPr>
                <w:rFonts w:ascii="Cambria Math" w:hAnsi="Cambria Math"/>
              </w:rPr>
              <m:t>Δm⋅</m:t>
            </m:r>
            <m:sSup>
              <m:sSupPr>
                <m:ctrlPr>
                  <w:rPr>
                    <w:rFonts w:ascii="Cambria Math" w:hAnsi="Cambria Math"/>
                    <w:i/>
                  </w:rPr>
                </m:ctrlPr>
              </m:sSupPr>
              <m:e>
                <m:r>
                  <w:rPr>
                    <w:rFonts w:ascii="Cambria Math" w:hAnsi="Cambria Math"/>
                  </w:rPr>
                  <m:t>c</m:t>
                </m:r>
              </m:e>
              <m:sup>
                <m:r>
                  <w:rPr>
                    <w:rFonts w:ascii="Cambria Math" w:hAnsi="Cambria Math"/>
                  </w:rPr>
                  <m:t>2</m:t>
                </m:r>
              </m:sup>
            </m:sSup>
          </m:e>
        </m:d>
      </m:oMath>
      <w:r w:rsidRPr="00AC6FAF">
        <w:rPr>
          <w:rFonts w:ascii="Palatino Linotype" w:hAnsi="Palatino Linotype"/>
        </w:rPr>
        <w:t>, ou seja, conforme maior a temperatura, press</w:t>
      </w:r>
      <w:r w:rsidRPr="00AC6FAF">
        <w:rPr>
          <w:rFonts w:ascii="Palatino Linotype" w:hAnsi="Palatino Linotype" w:cs="Aptos"/>
        </w:rPr>
        <w:t>ã</w:t>
      </w:r>
      <w:r w:rsidRPr="00AC6FAF">
        <w:rPr>
          <w:rFonts w:ascii="Palatino Linotype" w:hAnsi="Palatino Linotype"/>
        </w:rPr>
        <w:t>o e massa na hora da detona</w:t>
      </w:r>
      <w:r w:rsidRPr="00AC6FAF">
        <w:rPr>
          <w:rFonts w:ascii="Palatino Linotype" w:hAnsi="Palatino Linotype" w:cs="Aptos"/>
        </w:rPr>
        <w:t>çã</w:t>
      </w:r>
      <w:r w:rsidRPr="00AC6FAF">
        <w:rPr>
          <w:rFonts w:ascii="Palatino Linotype" w:hAnsi="Palatino Linotype"/>
        </w:rPr>
        <w:t>o maior a energia liberada na explos</w:t>
      </w:r>
      <w:r w:rsidRPr="00AC6FAF">
        <w:rPr>
          <w:rFonts w:ascii="Palatino Linotype" w:hAnsi="Palatino Linotype" w:cs="Aptos"/>
        </w:rPr>
        <w:t>ã</w:t>
      </w:r>
      <w:r w:rsidRPr="00AC6FAF">
        <w:rPr>
          <w:rFonts w:ascii="Palatino Linotype" w:hAnsi="Palatino Linotype"/>
        </w:rPr>
        <w:t>o. Isso explica o medo de [Nome do Personagem] pois se usada no n</w:t>
      </w:r>
      <w:r w:rsidRPr="00AC6FAF">
        <w:rPr>
          <w:rFonts w:ascii="Palatino Linotype" w:hAnsi="Palatino Linotype" w:cs="Aptos"/>
        </w:rPr>
        <w:t>ú</w:t>
      </w:r>
      <w:r w:rsidRPr="00AC6FAF">
        <w:rPr>
          <w:rFonts w:ascii="Palatino Linotype" w:hAnsi="Palatino Linotype"/>
        </w:rPr>
        <w:t>cleo de uma explos</w:t>
      </w:r>
      <w:r w:rsidRPr="00AC6FAF">
        <w:rPr>
          <w:rFonts w:ascii="Palatino Linotype" w:hAnsi="Palatino Linotype" w:cs="Aptos"/>
        </w:rPr>
        <w:t>ã</w:t>
      </w:r>
      <w:r w:rsidRPr="00AC6FAF">
        <w:rPr>
          <w:rFonts w:ascii="Palatino Linotype" w:hAnsi="Palatino Linotype"/>
        </w:rPr>
        <w:t>o nuclear onde a press</w:t>
      </w:r>
      <w:r w:rsidRPr="00AC6FAF">
        <w:rPr>
          <w:rFonts w:ascii="Palatino Linotype" w:hAnsi="Palatino Linotype" w:cs="Aptos"/>
        </w:rPr>
        <w:t>ã</w:t>
      </w:r>
      <w:r w:rsidRPr="00AC6FAF">
        <w:rPr>
          <w:rFonts w:ascii="Palatino Linotype" w:hAnsi="Palatino Linotype"/>
        </w:rPr>
        <w:t>o e temperatura s</w:t>
      </w:r>
      <w:r w:rsidRPr="00AC6FAF">
        <w:rPr>
          <w:rFonts w:ascii="Palatino Linotype" w:hAnsi="Palatino Linotype" w:cs="Aptos"/>
        </w:rPr>
        <w:t>ã</w:t>
      </w:r>
      <w:r w:rsidRPr="00AC6FAF">
        <w:rPr>
          <w:rFonts w:ascii="Palatino Linotype" w:hAnsi="Palatino Linotype"/>
        </w:rPr>
        <w:t>o extremamente altas a energia liberada seria muito mais alta doque a explosão nuclear original</w:t>
      </w:r>
    </w:p>
    <w:p w14:paraId="7BA9A789" w14:textId="4F6A51DC" w:rsidR="00C0274A" w:rsidRDefault="00C0274A" w:rsidP="001B1090">
      <w:pPr>
        <w:ind w:firstLine="708"/>
        <w:jc w:val="both"/>
      </w:pPr>
    </w:p>
    <w:p w14:paraId="3EA31593" w14:textId="060F3DB5" w:rsidR="00277246" w:rsidRDefault="00277246" w:rsidP="001B1090">
      <w:pPr>
        <w:ind w:firstLine="708"/>
        <w:jc w:val="both"/>
        <w:rPr>
          <w:b/>
          <w:bCs/>
          <w:sz w:val="44"/>
          <w:szCs w:val="44"/>
        </w:rPr>
      </w:pPr>
    </w:p>
    <w:p w14:paraId="175E1C7C" w14:textId="77777777" w:rsidR="00207179" w:rsidRDefault="00207179" w:rsidP="001B1090">
      <w:pPr>
        <w:ind w:firstLine="708"/>
        <w:jc w:val="both"/>
        <w:rPr>
          <w:b/>
          <w:bCs/>
          <w:sz w:val="44"/>
          <w:szCs w:val="44"/>
        </w:rPr>
      </w:pPr>
    </w:p>
    <w:p w14:paraId="52E8FCE7" w14:textId="77777777" w:rsidR="00207179" w:rsidRDefault="00207179" w:rsidP="001B1090">
      <w:pPr>
        <w:ind w:firstLine="708"/>
        <w:jc w:val="both"/>
        <w:rPr>
          <w:b/>
          <w:bCs/>
          <w:sz w:val="44"/>
          <w:szCs w:val="44"/>
        </w:rPr>
      </w:pPr>
    </w:p>
    <w:p w14:paraId="24FDC74F" w14:textId="77777777" w:rsidR="00207179" w:rsidRDefault="00207179" w:rsidP="001B1090">
      <w:pPr>
        <w:ind w:firstLine="708"/>
        <w:jc w:val="both"/>
        <w:rPr>
          <w:b/>
          <w:bCs/>
          <w:sz w:val="44"/>
          <w:szCs w:val="44"/>
        </w:rPr>
      </w:pPr>
    </w:p>
    <w:p w14:paraId="78246B53" w14:textId="77777777" w:rsidR="00207179" w:rsidRDefault="00207179" w:rsidP="001B1090">
      <w:pPr>
        <w:ind w:firstLine="708"/>
        <w:jc w:val="both"/>
        <w:rPr>
          <w:b/>
          <w:bCs/>
          <w:sz w:val="44"/>
          <w:szCs w:val="44"/>
        </w:rPr>
      </w:pPr>
    </w:p>
    <w:p w14:paraId="4810567A" w14:textId="77777777" w:rsidR="00207179" w:rsidRDefault="00207179" w:rsidP="001B1090">
      <w:pPr>
        <w:ind w:firstLine="708"/>
        <w:jc w:val="both"/>
        <w:rPr>
          <w:b/>
          <w:bCs/>
          <w:sz w:val="44"/>
          <w:szCs w:val="44"/>
        </w:rPr>
      </w:pPr>
    </w:p>
    <w:p w14:paraId="61754570" w14:textId="77777777" w:rsidR="00207179" w:rsidRDefault="00207179" w:rsidP="001B1090">
      <w:pPr>
        <w:ind w:firstLine="708"/>
        <w:jc w:val="both"/>
        <w:rPr>
          <w:b/>
          <w:bCs/>
          <w:sz w:val="44"/>
          <w:szCs w:val="44"/>
        </w:rPr>
      </w:pPr>
    </w:p>
    <w:p w14:paraId="70EC1D15" w14:textId="77777777" w:rsidR="00207179" w:rsidRDefault="00207179" w:rsidP="001B1090">
      <w:pPr>
        <w:ind w:firstLine="708"/>
        <w:jc w:val="both"/>
        <w:rPr>
          <w:b/>
          <w:bCs/>
          <w:sz w:val="44"/>
          <w:szCs w:val="44"/>
        </w:rPr>
      </w:pPr>
    </w:p>
    <w:p w14:paraId="6EADE8AA" w14:textId="77777777" w:rsidR="00207179" w:rsidRDefault="00207179" w:rsidP="001B1090">
      <w:pPr>
        <w:ind w:firstLine="708"/>
        <w:jc w:val="both"/>
        <w:rPr>
          <w:b/>
          <w:bCs/>
          <w:sz w:val="44"/>
          <w:szCs w:val="44"/>
        </w:rPr>
      </w:pPr>
    </w:p>
    <w:p w14:paraId="0EE6C3B5" w14:textId="77777777" w:rsidR="00207179" w:rsidRDefault="00207179" w:rsidP="001B1090">
      <w:pPr>
        <w:ind w:firstLine="708"/>
        <w:jc w:val="both"/>
        <w:rPr>
          <w:b/>
          <w:bCs/>
          <w:sz w:val="44"/>
          <w:szCs w:val="44"/>
        </w:rPr>
      </w:pPr>
    </w:p>
    <w:p w14:paraId="58FB67E2" w14:textId="77777777" w:rsidR="005C11F7" w:rsidRDefault="005C11F7" w:rsidP="001B1090">
      <w:pPr>
        <w:ind w:firstLine="708"/>
        <w:jc w:val="both"/>
        <w:rPr>
          <w:b/>
          <w:bCs/>
          <w:sz w:val="44"/>
          <w:szCs w:val="44"/>
        </w:rPr>
      </w:pPr>
    </w:p>
    <w:p w14:paraId="40571475" w14:textId="77777777" w:rsidR="005C11F7" w:rsidRDefault="005C11F7" w:rsidP="001B1090">
      <w:pPr>
        <w:ind w:firstLine="708"/>
        <w:jc w:val="both"/>
        <w:rPr>
          <w:b/>
          <w:bCs/>
          <w:sz w:val="44"/>
          <w:szCs w:val="44"/>
        </w:rPr>
      </w:pPr>
    </w:p>
    <w:p w14:paraId="32BE0509" w14:textId="77777777" w:rsidR="005C11F7" w:rsidRDefault="005C11F7" w:rsidP="001B1090">
      <w:pPr>
        <w:ind w:firstLine="708"/>
        <w:jc w:val="both"/>
        <w:rPr>
          <w:b/>
          <w:bCs/>
          <w:sz w:val="44"/>
          <w:szCs w:val="44"/>
        </w:rPr>
      </w:pPr>
    </w:p>
    <w:p w14:paraId="67B6EBF2" w14:textId="77777777" w:rsidR="005C11F7" w:rsidRDefault="005C11F7" w:rsidP="001B1090">
      <w:pPr>
        <w:ind w:firstLine="708"/>
        <w:jc w:val="both"/>
        <w:rPr>
          <w:b/>
          <w:bCs/>
          <w:sz w:val="44"/>
          <w:szCs w:val="44"/>
        </w:rPr>
      </w:pPr>
    </w:p>
    <w:p w14:paraId="62E640D2" w14:textId="3ED40B01" w:rsidR="00C0274A" w:rsidRDefault="00C0274A" w:rsidP="00DA5D0E">
      <w:pPr>
        <w:pStyle w:val="Ttulo2"/>
        <w:jc w:val="center"/>
        <w:rPr>
          <w:rFonts w:hint="eastAsia"/>
          <w:b/>
          <w:bCs/>
          <w:sz w:val="44"/>
          <w:szCs w:val="44"/>
        </w:rPr>
      </w:pPr>
      <w:bookmarkStart w:id="49" w:name="_Toc864050953"/>
      <w:r w:rsidRPr="008234DA">
        <w:rPr>
          <w:b/>
          <w:bCs/>
          <w:sz w:val="44"/>
          <w:szCs w:val="44"/>
        </w:rPr>
        <w:t xml:space="preserve">Mapas, Geografia e </w:t>
      </w:r>
      <w:r w:rsidR="008234DA" w:rsidRPr="008234DA">
        <w:rPr>
          <w:b/>
          <w:bCs/>
          <w:sz w:val="44"/>
          <w:szCs w:val="44"/>
        </w:rPr>
        <w:t>Geopolítica</w:t>
      </w:r>
      <w:r w:rsidR="008234DA">
        <w:rPr>
          <w:b/>
          <w:bCs/>
          <w:sz w:val="44"/>
          <w:szCs w:val="44"/>
        </w:rPr>
        <w:t>:</w:t>
      </w:r>
      <w:bookmarkEnd w:id="49"/>
    </w:p>
    <w:p w14:paraId="23FA4162" w14:textId="77777777" w:rsidR="002F066D" w:rsidRDefault="002F066D" w:rsidP="001B1090">
      <w:pPr>
        <w:pStyle w:val="Ttulo"/>
        <w:jc w:val="both"/>
        <w:rPr>
          <w:rFonts w:hint="eastAsia"/>
          <w:sz w:val="48"/>
          <w:szCs w:val="48"/>
        </w:rPr>
      </w:pPr>
    </w:p>
    <w:p w14:paraId="76A25481" w14:textId="4E0B564A" w:rsidR="008234DA" w:rsidRDefault="00972D87" w:rsidP="00DA5D0E">
      <w:pPr>
        <w:pStyle w:val="Ttulo"/>
        <w:jc w:val="both"/>
        <w:outlineLvl w:val="2"/>
        <w:rPr>
          <w:rFonts w:hint="eastAsia"/>
          <w:sz w:val="48"/>
          <w:szCs w:val="48"/>
        </w:rPr>
      </w:pPr>
      <w:bookmarkStart w:id="50" w:name="_Toc144017099"/>
      <w:r w:rsidRPr="00972D87">
        <w:rPr>
          <w:sz w:val="48"/>
          <w:szCs w:val="48"/>
        </w:rPr>
        <w:t>Todas as casas</w:t>
      </w:r>
      <w:r>
        <w:rPr>
          <w:sz w:val="48"/>
          <w:szCs w:val="48"/>
        </w:rPr>
        <w:t>:</w:t>
      </w:r>
      <w:bookmarkEnd w:id="50"/>
    </w:p>
    <w:p w14:paraId="2C08FDD9" w14:textId="4B5FE2BE" w:rsidR="00277246" w:rsidRDefault="00277246" w:rsidP="001B1090">
      <w:pPr>
        <w:spacing w:before="100" w:beforeAutospacing="1" w:after="100" w:afterAutospacing="1" w:line="240" w:lineRule="auto"/>
        <w:jc w:val="both"/>
        <w:rPr>
          <w:rFonts w:ascii="Times New Roman" w:eastAsia="Times New Roman" w:hAnsi="Times New Roman" w:cs="Times New Roman"/>
          <w:b/>
          <w:bCs/>
          <w:kern w:val="0"/>
          <w:sz w:val="24"/>
          <w:szCs w:val="24"/>
          <w:lang w:eastAsia="pt-BR"/>
          <w14:ligatures w14:val="none"/>
        </w:rPr>
      </w:pPr>
    </w:p>
    <w:p w14:paraId="22D98B3B" w14:textId="77777777" w:rsidR="005B575C" w:rsidRPr="005B575C" w:rsidRDefault="005B575C" w:rsidP="001B1090">
      <w:p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EUROPA</w:t>
      </w:r>
    </w:p>
    <w:p w14:paraId="1879A2BF" w14:textId="30CD27B6" w:rsidR="003C4C6F" w:rsidRPr="003C4C6F" w:rsidRDefault="005B575C" w:rsidP="001B10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 xml:space="preserve">Casa </w:t>
      </w:r>
      <w:r>
        <w:rPr>
          <w:rFonts w:ascii="Times New Roman" w:eastAsia="Times New Roman" w:hAnsi="Times New Roman" w:cs="Times New Roman"/>
          <w:b/>
          <w:bCs/>
          <w:kern w:val="0"/>
          <w:sz w:val="24"/>
          <w:szCs w:val="24"/>
          <w:lang w:eastAsia="pt-BR"/>
          <w14:ligatures w14:val="none"/>
        </w:rPr>
        <w:t>maior</w:t>
      </w:r>
      <w:r w:rsidRPr="005B575C">
        <w:rPr>
          <w:rFonts w:ascii="Times New Roman" w:eastAsia="Times New Roman" w:hAnsi="Times New Roman" w:cs="Times New Roman"/>
          <w:b/>
          <w:bCs/>
          <w:kern w:val="0"/>
          <w:sz w:val="24"/>
          <w:szCs w:val="24"/>
          <w:lang w:eastAsia="pt-BR"/>
          <w14:ligatures w14:val="none"/>
        </w:rPr>
        <w:t xml:space="preserve"> Europ</w:t>
      </w:r>
      <w:r w:rsidR="0007276B">
        <w:rPr>
          <w:rFonts w:ascii="Times New Roman" w:eastAsia="Times New Roman" w:hAnsi="Times New Roman" w:cs="Times New Roman"/>
          <w:b/>
          <w:bCs/>
          <w:kern w:val="0"/>
          <w:sz w:val="24"/>
          <w:szCs w:val="24"/>
          <w:lang w:eastAsia="pt-BR"/>
          <w14:ligatures w14:val="none"/>
        </w:rPr>
        <w:t>ei</w:t>
      </w:r>
      <w:r w:rsidRPr="005B575C">
        <w:rPr>
          <w:rFonts w:ascii="Times New Roman" w:eastAsia="Times New Roman" w:hAnsi="Times New Roman" w:cs="Times New Roman"/>
          <w:b/>
          <w:bCs/>
          <w:kern w:val="0"/>
          <w:sz w:val="24"/>
          <w:szCs w:val="24"/>
          <w:lang w:eastAsia="pt-BR"/>
          <w14:ligatures w14:val="none"/>
        </w:rPr>
        <w:t>a</w:t>
      </w:r>
      <w:r w:rsidRPr="005B575C">
        <w:rPr>
          <w:rFonts w:ascii="Times New Roman" w:eastAsia="Times New Roman" w:hAnsi="Times New Roman" w:cs="Times New Roman"/>
          <w:kern w:val="0"/>
          <w:sz w:val="24"/>
          <w:szCs w:val="24"/>
          <w:lang w:eastAsia="pt-BR"/>
          <w14:ligatures w14:val="none"/>
        </w:rPr>
        <w:t>: Polônia, Holanda, Bélgica, Luxemburgo, Áustria, Alemanha, Reino Unido e Irlanda.</w:t>
      </w:r>
    </w:p>
    <w:p w14:paraId="52399DD3" w14:textId="7C3ED42A" w:rsidR="005B575C" w:rsidRPr="005B575C" w:rsidRDefault="005B575C" w:rsidP="001B10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meno</w:t>
      </w:r>
      <w:r w:rsidR="00FA3C4A">
        <w:rPr>
          <w:rFonts w:ascii="Times New Roman" w:eastAsia="Times New Roman" w:hAnsi="Times New Roman" w:cs="Times New Roman"/>
          <w:b/>
          <w:bCs/>
          <w:kern w:val="0"/>
          <w:sz w:val="24"/>
          <w:szCs w:val="24"/>
          <w:lang w:eastAsia="pt-BR"/>
          <w14:ligatures w14:val="none"/>
        </w:rPr>
        <w:t>r</w:t>
      </w:r>
      <w:r w:rsidRPr="005B575C">
        <w:rPr>
          <w:rFonts w:ascii="Times New Roman" w:eastAsia="Times New Roman" w:hAnsi="Times New Roman" w:cs="Times New Roman"/>
          <w:b/>
          <w:bCs/>
          <w:kern w:val="0"/>
          <w:sz w:val="24"/>
          <w:szCs w:val="24"/>
          <w:lang w:eastAsia="pt-BR"/>
          <w14:ligatures w14:val="none"/>
        </w:rPr>
        <w:t xml:space="preserve"> Ibérica</w:t>
      </w:r>
      <w:r w:rsidRPr="005B575C">
        <w:rPr>
          <w:rFonts w:ascii="Times New Roman" w:eastAsia="Times New Roman" w:hAnsi="Times New Roman" w:cs="Times New Roman"/>
          <w:kern w:val="0"/>
          <w:sz w:val="24"/>
          <w:szCs w:val="24"/>
          <w:lang w:eastAsia="pt-BR"/>
          <w14:ligatures w14:val="none"/>
        </w:rPr>
        <w:t xml:space="preserve">: Portugal e Espanha </w:t>
      </w:r>
    </w:p>
    <w:p w14:paraId="076884DE" w14:textId="08E29B03" w:rsidR="005B575C" w:rsidRPr="005B575C" w:rsidRDefault="005B575C" w:rsidP="001B10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w:t>
      </w:r>
      <w:r>
        <w:rPr>
          <w:rFonts w:ascii="Times New Roman" w:eastAsia="Times New Roman" w:hAnsi="Times New Roman" w:cs="Times New Roman"/>
          <w:b/>
          <w:bCs/>
          <w:kern w:val="0"/>
          <w:sz w:val="24"/>
          <w:szCs w:val="24"/>
          <w:lang w:eastAsia="pt-BR"/>
          <w14:ligatures w14:val="none"/>
        </w:rPr>
        <w:t>aior</w:t>
      </w:r>
      <w:r w:rsidRPr="005B575C">
        <w:rPr>
          <w:rFonts w:ascii="Times New Roman" w:eastAsia="Times New Roman" w:hAnsi="Times New Roman" w:cs="Times New Roman"/>
          <w:b/>
          <w:bCs/>
          <w:kern w:val="0"/>
          <w:sz w:val="24"/>
          <w:szCs w:val="24"/>
          <w:lang w:eastAsia="pt-BR"/>
          <w14:ligatures w14:val="none"/>
        </w:rPr>
        <w:t xml:space="preserve"> Nórdica</w:t>
      </w:r>
      <w:r w:rsidRPr="005B575C">
        <w:rPr>
          <w:rFonts w:ascii="Times New Roman" w:eastAsia="Times New Roman" w:hAnsi="Times New Roman" w:cs="Times New Roman"/>
          <w:kern w:val="0"/>
          <w:sz w:val="24"/>
          <w:szCs w:val="24"/>
          <w:lang w:eastAsia="pt-BR"/>
          <w14:ligatures w14:val="none"/>
        </w:rPr>
        <w:t>: Noruega, Suécia, Finlândia, Estônia e Dinamarca.</w:t>
      </w:r>
    </w:p>
    <w:p w14:paraId="4FBDEAA0" w14:textId="487D6B98" w:rsidR="005B575C" w:rsidRPr="005B575C" w:rsidRDefault="005B575C" w:rsidP="001B10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 xml:space="preserve">Casa maior </w:t>
      </w:r>
      <w:r w:rsidR="00AF2B2A" w:rsidRPr="005B575C">
        <w:rPr>
          <w:rFonts w:ascii="Times New Roman" w:eastAsia="Times New Roman" w:hAnsi="Times New Roman" w:cs="Times New Roman"/>
          <w:b/>
          <w:bCs/>
          <w:kern w:val="0"/>
          <w:sz w:val="24"/>
          <w:szCs w:val="24"/>
          <w:lang w:eastAsia="pt-BR"/>
          <w14:ligatures w14:val="none"/>
        </w:rPr>
        <w:t>Rus</w:t>
      </w:r>
      <w:r w:rsidR="00AF2B2A">
        <w:rPr>
          <w:rFonts w:ascii="Times New Roman" w:eastAsia="Times New Roman" w:hAnsi="Times New Roman" w:cs="Times New Roman"/>
          <w:b/>
          <w:bCs/>
          <w:kern w:val="0"/>
          <w:sz w:val="24"/>
          <w:szCs w:val="24"/>
          <w:lang w:eastAsia="pt-BR"/>
          <w14:ligatures w14:val="none"/>
        </w:rPr>
        <w:t>sa</w:t>
      </w:r>
      <w:r w:rsidRPr="005B575C">
        <w:rPr>
          <w:rFonts w:ascii="Times New Roman" w:eastAsia="Times New Roman" w:hAnsi="Times New Roman" w:cs="Times New Roman"/>
          <w:kern w:val="0"/>
          <w:sz w:val="24"/>
          <w:szCs w:val="24"/>
          <w:lang w:eastAsia="pt-BR"/>
          <w14:ligatures w14:val="none"/>
        </w:rPr>
        <w:t>: Rússia, Geórgia, Azerbaijão, Armênia.</w:t>
      </w:r>
    </w:p>
    <w:p w14:paraId="43DEDBE2" w14:textId="77777777" w:rsidR="005B575C" w:rsidRPr="005B575C" w:rsidRDefault="005B575C" w:rsidP="001B10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maior Mediterrânea</w:t>
      </w:r>
      <w:r w:rsidRPr="005B575C">
        <w:rPr>
          <w:rFonts w:ascii="Times New Roman" w:eastAsia="Times New Roman" w:hAnsi="Times New Roman" w:cs="Times New Roman"/>
          <w:kern w:val="0"/>
          <w:sz w:val="24"/>
          <w:szCs w:val="24"/>
          <w:lang w:eastAsia="pt-BR"/>
          <w14:ligatures w14:val="none"/>
        </w:rPr>
        <w:t>: Itália, Grécia, Turquia, Albânia, Bósnia, Croácia, Eslovênia e Chipre.</w:t>
      </w:r>
    </w:p>
    <w:p w14:paraId="57A64C2F" w14:textId="77777777" w:rsidR="005B575C" w:rsidRPr="005B575C" w:rsidRDefault="005B575C" w:rsidP="001B10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menor Balcânica</w:t>
      </w:r>
      <w:r w:rsidRPr="005B575C">
        <w:rPr>
          <w:rFonts w:ascii="Times New Roman" w:eastAsia="Times New Roman" w:hAnsi="Times New Roman" w:cs="Times New Roman"/>
          <w:kern w:val="0"/>
          <w:sz w:val="24"/>
          <w:szCs w:val="24"/>
          <w:lang w:eastAsia="pt-BR"/>
          <w14:ligatures w14:val="none"/>
        </w:rPr>
        <w:t>: Ucrânia, Estônia, Letônia, Lituânia, Belarus, Moldávia, Romênia, Bulgária, Sérvia, Macedônia, Hungria, Eslováquia, Rep. Tcheca.</w:t>
      </w:r>
    </w:p>
    <w:p w14:paraId="21C5942C" w14:textId="77777777" w:rsidR="00277246" w:rsidRDefault="00CB3A9B" w:rsidP="001B1090">
      <w:pPr>
        <w:spacing w:after="0" w:line="240" w:lineRule="auto"/>
        <w:jc w:val="both"/>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noProof/>
          <w:kern w:val="0"/>
          <w:sz w:val="24"/>
          <w:szCs w:val="24"/>
          <w:lang w:eastAsia="pt-BR"/>
          <w14:ligatures w14:val="none"/>
        </w:rPr>
        <w:pict w14:anchorId="3AA7AC75">
          <v:rect id="_x0000_i1025" style="width:0;height:1.5pt" o:hralign="center" o:bullet="t" o:hrstd="t" o:hr="t" fillcolor="#a0a0a0" stroked="f"/>
        </w:pict>
      </w:r>
    </w:p>
    <w:p w14:paraId="33D22172" w14:textId="77777777" w:rsidR="005B575C" w:rsidRPr="005B575C" w:rsidRDefault="005B575C" w:rsidP="001B1090">
      <w:pPr>
        <w:spacing w:after="0"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ÁSIA</w:t>
      </w:r>
    </w:p>
    <w:p w14:paraId="1F59D481" w14:textId="162319D4" w:rsidR="005B575C" w:rsidRPr="005B575C" w:rsidRDefault="005B575C" w:rsidP="001B109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menor Índi</w:t>
      </w:r>
      <w:r w:rsidR="009A3DC7">
        <w:rPr>
          <w:rFonts w:ascii="Times New Roman" w:eastAsia="Times New Roman" w:hAnsi="Times New Roman" w:cs="Times New Roman"/>
          <w:b/>
          <w:bCs/>
          <w:kern w:val="0"/>
          <w:sz w:val="24"/>
          <w:szCs w:val="24"/>
          <w:lang w:eastAsia="pt-BR"/>
          <w14:ligatures w14:val="none"/>
        </w:rPr>
        <w:t>c</w:t>
      </w:r>
      <w:r w:rsidRPr="005B575C">
        <w:rPr>
          <w:rFonts w:ascii="Times New Roman" w:eastAsia="Times New Roman" w:hAnsi="Times New Roman" w:cs="Times New Roman"/>
          <w:b/>
          <w:bCs/>
          <w:kern w:val="0"/>
          <w:sz w:val="24"/>
          <w:szCs w:val="24"/>
          <w:lang w:eastAsia="pt-BR"/>
          <w14:ligatures w14:val="none"/>
        </w:rPr>
        <w:t>a</w:t>
      </w:r>
      <w:r w:rsidRPr="005B575C">
        <w:rPr>
          <w:rFonts w:ascii="Times New Roman" w:eastAsia="Times New Roman" w:hAnsi="Times New Roman" w:cs="Times New Roman"/>
          <w:kern w:val="0"/>
          <w:sz w:val="24"/>
          <w:szCs w:val="24"/>
          <w:lang w:eastAsia="pt-BR"/>
          <w14:ligatures w14:val="none"/>
        </w:rPr>
        <w:t>: Índia, Paquistão, Nepal, Butão, Bangladesh, Myanmar, Sri Lanka, Maldivas.</w:t>
      </w:r>
    </w:p>
    <w:p w14:paraId="543A1448" w14:textId="15394373" w:rsidR="005B575C" w:rsidRPr="005B575C" w:rsidRDefault="005B575C" w:rsidP="001B109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maior do Oriente Médio</w:t>
      </w:r>
      <w:r w:rsidRPr="005B575C">
        <w:rPr>
          <w:rFonts w:ascii="Times New Roman" w:eastAsia="Times New Roman" w:hAnsi="Times New Roman" w:cs="Times New Roman"/>
          <w:kern w:val="0"/>
          <w:sz w:val="24"/>
          <w:szCs w:val="24"/>
          <w:lang w:eastAsia="pt-BR"/>
          <w14:ligatures w14:val="none"/>
        </w:rPr>
        <w:t xml:space="preserve">: Arábia Saudita, Iêmen, Omã, Emirados Árabes Unidos, Catar, Kuwait, Iraque, Líbia, Afeganistão, Síria, </w:t>
      </w:r>
      <w:r w:rsidR="00433313" w:rsidRPr="005B575C">
        <w:rPr>
          <w:rFonts w:ascii="Times New Roman" w:eastAsia="Times New Roman" w:hAnsi="Times New Roman" w:cs="Times New Roman"/>
          <w:kern w:val="0"/>
          <w:sz w:val="24"/>
          <w:szCs w:val="24"/>
          <w:lang w:eastAsia="pt-BR"/>
          <w14:ligatures w14:val="none"/>
        </w:rPr>
        <w:t>Sudâmina</w:t>
      </w:r>
      <w:r w:rsidRPr="005B575C">
        <w:rPr>
          <w:rFonts w:ascii="Times New Roman" w:eastAsia="Times New Roman" w:hAnsi="Times New Roman" w:cs="Times New Roman"/>
          <w:kern w:val="0"/>
          <w:sz w:val="24"/>
          <w:szCs w:val="24"/>
          <w:lang w:eastAsia="pt-BR"/>
          <w14:ligatures w14:val="none"/>
        </w:rPr>
        <w:t xml:space="preserve"> e Israel.</w:t>
      </w:r>
    </w:p>
    <w:p w14:paraId="5328E991" w14:textId="77777777" w:rsidR="005B575C" w:rsidRPr="005B575C" w:rsidRDefault="005B575C" w:rsidP="001B109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maior Oriental</w:t>
      </w:r>
      <w:r w:rsidRPr="005B575C">
        <w:rPr>
          <w:rFonts w:ascii="Times New Roman" w:eastAsia="Times New Roman" w:hAnsi="Times New Roman" w:cs="Times New Roman"/>
          <w:kern w:val="0"/>
          <w:sz w:val="24"/>
          <w:szCs w:val="24"/>
          <w:lang w:eastAsia="pt-BR"/>
          <w14:ligatures w14:val="none"/>
        </w:rPr>
        <w:t>: China, Mongólia, Coreia, Taiwan, Japão.</w:t>
      </w:r>
    </w:p>
    <w:p w14:paraId="63955097" w14:textId="77777777" w:rsidR="005B575C" w:rsidRPr="005B575C" w:rsidRDefault="00CB3A9B" w:rsidP="001B1090">
      <w:pPr>
        <w:spacing w:after="0" w:line="240" w:lineRule="auto"/>
        <w:jc w:val="both"/>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noProof/>
          <w:kern w:val="0"/>
          <w:sz w:val="24"/>
          <w:szCs w:val="24"/>
          <w:lang w:eastAsia="pt-BR"/>
          <w14:ligatures w14:val="none"/>
        </w:rPr>
        <w:pict w14:anchorId="4D8FE144">
          <v:rect id="_x0000_i1026" style="width:0;height:1.5pt" o:hralign="center" o:hrstd="t" o:hr="t" fillcolor="#a0a0a0" stroked="f"/>
        </w:pict>
      </w:r>
    </w:p>
    <w:p w14:paraId="7241A6CA" w14:textId="77777777" w:rsidR="005B575C" w:rsidRPr="005B575C" w:rsidRDefault="005B575C" w:rsidP="001B1090">
      <w:p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ÁFRICA</w:t>
      </w:r>
    </w:p>
    <w:p w14:paraId="5BA88FD6" w14:textId="77777777" w:rsidR="005B575C" w:rsidRPr="005B575C" w:rsidRDefault="005B575C" w:rsidP="001B1090">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maior Saara</w:t>
      </w:r>
      <w:r w:rsidRPr="005B575C">
        <w:rPr>
          <w:rFonts w:ascii="Times New Roman" w:eastAsia="Times New Roman" w:hAnsi="Times New Roman" w:cs="Times New Roman"/>
          <w:kern w:val="0"/>
          <w:sz w:val="24"/>
          <w:szCs w:val="24"/>
          <w:lang w:eastAsia="pt-BR"/>
          <w14:ligatures w14:val="none"/>
        </w:rPr>
        <w:t>: Toda a África Setentrional + Egito.</w:t>
      </w:r>
    </w:p>
    <w:p w14:paraId="6CA2F9B4" w14:textId="00F82CD3" w:rsidR="005B575C" w:rsidRPr="005B575C" w:rsidRDefault="005B575C" w:rsidP="001B1090">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w:t>
      </w:r>
      <w:r w:rsidR="00AF2B2A">
        <w:rPr>
          <w:rFonts w:ascii="Times New Roman" w:eastAsia="Times New Roman" w:hAnsi="Times New Roman" w:cs="Times New Roman"/>
          <w:b/>
          <w:bCs/>
          <w:kern w:val="0"/>
          <w:sz w:val="24"/>
          <w:szCs w:val="24"/>
          <w:lang w:eastAsia="pt-BR"/>
          <w14:ligatures w14:val="none"/>
        </w:rPr>
        <w:t>aior</w:t>
      </w:r>
      <w:r w:rsidRPr="005B575C">
        <w:rPr>
          <w:rFonts w:ascii="Times New Roman" w:eastAsia="Times New Roman" w:hAnsi="Times New Roman" w:cs="Times New Roman"/>
          <w:b/>
          <w:bCs/>
          <w:kern w:val="0"/>
          <w:sz w:val="24"/>
          <w:szCs w:val="24"/>
          <w:lang w:eastAsia="pt-BR"/>
          <w14:ligatures w14:val="none"/>
        </w:rPr>
        <w:t xml:space="preserve"> </w:t>
      </w:r>
      <w:r w:rsidR="00AF2B2A" w:rsidRPr="005B575C">
        <w:rPr>
          <w:rFonts w:ascii="Times New Roman" w:eastAsia="Times New Roman" w:hAnsi="Times New Roman" w:cs="Times New Roman"/>
          <w:b/>
          <w:bCs/>
          <w:kern w:val="0"/>
          <w:sz w:val="24"/>
          <w:szCs w:val="24"/>
          <w:lang w:eastAsia="pt-BR"/>
          <w14:ligatures w14:val="none"/>
        </w:rPr>
        <w:t>Africa</w:t>
      </w:r>
      <w:r w:rsidR="00AF2B2A">
        <w:rPr>
          <w:rFonts w:ascii="Times New Roman" w:eastAsia="Times New Roman" w:hAnsi="Times New Roman" w:cs="Times New Roman"/>
          <w:b/>
          <w:bCs/>
          <w:kern w:val="0"/>
          <w:sz w:val="24"/>
          <w:szCs w:val="24"/>
          <w:lang w:eastAsia="pt-BR"/>
          <w14:ligatures w14:val="none"/>
        </w:rPr>
        <w:t>na</w:t>
      </w:r>
      <w:r w:rsidRPr="005B575C">
        <w:rPr>
          <w:rFonts w:ascii="Times New Roman" w:eastAsia="Times New Roman" w:hAnsi="Times New Roman" w:cs="Times New Roman"/>
          <w:kern w:val="0"/>
          <w:sz w:val="24"/>
          <w:szCs w:val="24"/>
          <w:lang w:eastAsia="pt-BR"/>
          <w14:ligatures w14:val="none"/>
        </w:rPr>
        <w:t>: Sul da África ao partir do Setentrional.</w:t>
      </w:r>
    </w:p>
    <w:p w14:paraId="43525CFC" w14:textId="77777777" w:rsidR="005B575C" w:rsidRPr="005B575C" w:rsidRDefault="00CB3A9B" w:rsidP="001B1090">
      <w:pPr>
        <w:spacing w:after="0" w:line="240" w:lineRule="auto"/>
        <w:jc w:val="both"/>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noProof/>
          <w:kern w:val="0"/>
          <w:sz w:val="24"/>
          <w:szCs w:val="24"/>
          <w:lang w:eastAsia="pt-BR"/>
          <w14:ligatures w14:val="none"/>
        </w:rPr>
        <w:lastRenderedPageBreak/>
        <w:pict w14:anchorId="23C1C299">
          <v:rect id="_x0000_i1027" style="width:0;height:1.5pt" o:hralign="center" o:hrstd="t" o:hr="t" fillcolor="#a0a0a0" stroked="f"/>
        </w:pict>
      </w:r>
    </w:p>
    <w:p w14:paraId="49C60D48" w14:textId="77777777" w:rsidR="005B575C" w:rsidRPr="005B575C" w:rsidRDefault="005B575C" w:rsidP="001B1090">
      <w:p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AMÉRICA DO SUL</w:t>
      </w:r>
    </w:p>
    <w:p w14:paraId="4DF865E9" w14:textId="77777777" w:rsidR="005B575C" w:rsidRPr="005B575C" w:rsidRDefault="005B575C" w:rsidP="001B1090">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maior Amazonia</w:t>
      </w:r>
      <w:r w:rsidRPr="005B575C">
        <w:rPr>
          <w:rFonts w:ascii="Times New Roman" w:eastAsia="Times New Roman" w:hAnsi="Times New Roman" w:cs="Times New Roman"/>
          <w:kern w:val="0"/>
          <w:sz w:val="24"/>
          <w:szCs w:val="24"/>
          <w:lang w:eastAsia="pt-BR"/>
          <w14:ligatures w14:val="none"/>
        </w:rPr>
        <w:t>: Brasil, Argentina, Uruguai, Paraguai, Colômbia, Venezuela (sem divisão) e as Guianas.</w:t>
      </w:r>
    </w:p>
    <w:p w14:paraId="4D6A84EB" w14:textId="77777777" w:rsidR="005B575C" w:rsidRPr="005B575C" w:rsidRDefault="005B575C" w:rsidP="001B1090">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Casa menor Andes</w:t>
      </w:r>
      <w:r w:rsidRPr="005B575C">
        <w:rPr>
          <w:rFonts w:ascii="Times New Roman" w:eastAsia="Times New Roman" w:hAnsi="Times New Roman" w:cs="Times New Roman"/>
          <w:kern w:val="0"/>
          <w:sz w:val="24"/>
          <w:szCs w:val="24"/>
          <w:lang w:eastAsia="pt-BR"/>
          <w14:ligatures w14:val="none"/>
        </w:rPr>
        <w:t>: Chile, Bolívia, Peru, Equador.</w:t>
      </w:r>
    </w:p>
    <w:p w14:paraId="7011E5B3" w14:textId="77777777" w:rsidR="002F066D" w:rsidRDefault="00CB3A9B" w:rsidP="001B1090">
      <w:pPr>
        <w:spacing w:before="100" w:beforeAutospacing="1" w:after="100" w:afterAutospacing="1" w:line="240" w:lineRule="auto"/>
        <w:jc w:val="both"/>
        <w:rPr>
          <w:rFonts w:ascii="Times New Roman" w:eastAsia="Times New Roman" w:hAnsi="Times New Roman" w:cs="Times New Roman"/>
          <w:noProof/>
          <w:kern w:val="0"/>
          <w:sz w:val="24"/>
          <w:szCs w:val="24"/>
          <w:lang w:eastAsia="pt-BR"/>
          <w14:ligatures w14:val="none"/>
        </w:rPr>
      </w:pPr>
      <w:r>
        <w:rPr>
          <w:rFonts w:ascii="Times New Roman" w:eastAsia="Times New Roman" w:hAnsi="Times New Roman" w:cs="Times New Roman"/>
          <w:noProof/>
          <w:kern w:val="0"/>
          <w:sz w:val="24"/>
          <w:szCs w:val="24"/>
          <w:lang w:eastAsia="pt-BR"/>
          <w14:ligatures w14:val="none"/>
        </w:rPr>
        <w:pict w14:anchorId="426E74AD">
          <v:rect id="_x0000_i1028" style="width:0;height:1.5pt" o:hralign="center" o:bullet="t" o:hrstd="t" o:hr="t" fillcolor="#a0a0a0" stroked="f"/>
        </w:pict>
      </w:r>
    </w:p>
    <w:p w14:paraId="07548CB7" w14:textId="6288CCB6" w:rsidR="005B575C" w:rsidRPr="005B575C" w:rsidRDefault="005B575C" w:rsidP="001B1090">
      <w:p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sidRPr="005B575C">
        <w:rPr>
          <w:rFonts w:ascii="Times New Roman" w:eastAsia="Times New Roman" w:hAnsi="Times New Roman" w:cs="Times New Roman"/>
          <w:b/>
          <w:bCs/>
          <w:kern w:val="0"/>
          <w:sz w:val="24"/>
          <w:szCs w:val="24"/>
          <w:lang w:eastAsia="pt-BR"/>
          <w14:ligatures w14:val="none"/>
        </w:rPr>
        <w:t>AMÉRICA CENTRAL</w:t>
      </w:r>
    </w:p>
    <w:p w14:paraId="51A6F0CB" w14:textId="7E6C962A" w:rsidR="005B575C" w:rsidRPr="005B575C" w:rsidRDefault="00AF2B2A" w:rsidP="001B1090">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b/>
          <w:bCs/>
          <w:kern w:val="0"/>
          <w:sz w:val="24"/>
          <w:szCs w:val="24"/>
          <w:lang w:eastAsia="pt-BR"/>
          <w14:ligatures w14:val="none"/>
        </w:rPr>
        <w:t xml:space="preserve">Casa menor </w:t>
      </w:r>
      <w:r w:rsidR="005B575C" w:rsidRPr="005B575C">
        <w:rPr>
          <w:rFonts w:ascii="Times New Roman" w:eastAsia="Times New Roman" w:hAnsi="Times New Roman" w:cs="Times New Roman"/>
          <w:b/>
          <w:bCs/>
          <w:kern w:val="0"/>
          <w:sz w:val="24"/>
          <w:szCs w:val="24"/>
          <w:lang w:eastAsia="pt-BR"/>
          <w14:ligatures w14:val="none"/>
        </w:rPr>
        <w:t>Antilhas</w:t>
      </w:r>
      <w:r w:rsidR="005B575C" w:rsidRPr="005B575C">
        <w:rPr>
          <w:rFonts w:ascii="Times New Roman" w:eastAsia="Times New Roman" w:hAnsi="Times New Roman" w:cs="Times New Roman"/>
          <w:kern w:val="0"/>
          <w:sz w:val="24"/>
          <w:szCs w:val="24"/>
          <w:lang w:eastAsia="pt-BR"/>
          <w14:ligatures w14:val="none"/>
        </w:rPr>
        <w:t>: Toda a América Central</w:t>
      </w:r>
    </w:p>
    <w:p w14:paraId="7B78AF31" w14:textId="7BB60A02" w:rsidR="00E168C2" w:rsidRPr="00E168C2" w:rsidRDefault="00CB3A9B" w:rsidP="001B1090">
      <w:pPr>
        <w:jc w:val="both"/>
        <w:rPr>
          <w:noProof/>
        </w:rPr>
      </w:pPr>
      <w:r>
        <w:rPr>
          <w:rFonts w:ascii="Times New Roman" w:eastAsia="Times New Roman" w:hAnsi="Times New Roman" w:cs="Times New Roman"/>
          <w:noProof/>
          <w:kern w:val="0"/>
          <w:sz w:val="24"/>
          <w:szCs w:val="24"/>
          <w:lang w:eastAsia="pt-BR"/>
          <w14:ligatures w14:val="none"/>
        </w:rPr>
        <w:pict w14:anchorId="62A2C0CF">
          <v:rect id="_x0000_i1029" style="width:0;height:1.5pt" o:hralign="center" o:hrstd="t" o:hr="t" fillcolor="#a0a0a0" stroked="f"/>
        </w:pict>
      </w:r>
    </w:p>
    <w:p w14:paraId="5FE5F4D1" w14:textId="77777777" w:rsidR="00E168C2" w:rsidRPr="00E168C2" w:rsidRDefault="00E168C2" w:rsidP="001B1090">
      <w:pPr>
        <w:jc w:val="both"/>
        <w:rPr>
          <w:noProof/>
        </w:rPr>
      </w:pPr>
      <w:r w:rsidRPr="00E168C2">
        <w:rPr>
          <w:b/>
          <w:bCs/>
          <w:noProof/>
        </w:rPr>
        <w:t>AMÉRICA DO NORTE</w:t>
      </w:r>
    </w:p>
    <w:p w14:paraId="13EDE63F" w14:textId="77777777" w:rsidR="00E168C2" w:rsidRPr="00E168C2" w:rsidRDefault="00E168C2" w:rsidP="001B1090">
      <w:pPr>
        <w:numPr>
          <w:ilvl w:val="0"/>
          <w:numId w:val="6"/>
        </w:numPr>
        <w:jc w:val="both"/>
        <w:rPr>
          <w:noProof/>
        </w:rPr>
      </w:pPr>
      <w:r w:rsidRPr="00E168C2">
        <w:rPr>
          <w:b/>
          <w:bCs/>
          <w:noProof/>
        </w:rPr>
        <w:t>Casa maior Atlântica</w:t>
      </w:r>
      <w:r w:rsidRPr="00E168C2">
        <w:rPr>
          <w:noProof/>
        </w:rPr>
        <w:t>: Canadá e México</w:t>
      </w:r>
    </w:p>
    <w:p w14:paraId="28A6BD14" w14:textId="3C624EB0" w:rsidR="00E168C2" w:rsidRPr="00E168C2" w:rsidRDefault="00E168C2" w:rsidP="001B1090">
      <w:pPr>
        <w:numPr>
          <w:ilvl w:val="0"/>
          <w:numId w:val="6"/>
        </w:numPr>
        <w:jc w:val="both"/>
        <w:rPr>
          <w:noProof/>
        </w:rPr>
      </w:pPr>
      <w:r w:rsidRPr="00E168C2">
        <w:rPr>
          <w:b/>
          <w:bCs/>
          <w:noProof/>
        </w:rPr>
        <w:t>Casa maior Americana</w:t>
      </w:r>
      <w:r w:rsidRPr="00E168C2">
        <w:rPr>
          <w:noProof/>
        </w:rPr>
        <w:t xml:space="preserve">: </w:t>
      </w:r>
      <w:r w:rsidR="00AA7347">
        <w:rPr>
          <w:noProof/>
        </w:rPr>
        <w:t>EUA</w:t>
      </w:r>
    </w:p>
    <w:p w14:paraId="1FB078F7" w14:textId="77777777" w:rsidR="00E168C2" w:rsidRPr="00E168C2" w:rsidRDefault="00CB3A9B" w:rsidP="001B1090">
      <w:pPr>
        <w:jc w:val="both"/>
        <w:rPr>
          <w:noProof/>
        </w:rPr>
      </w:pPr>
      <w:r>
        <w:rPr>
          <w:noProof/>
        </w:rPr>
        <w:pict w14:anchorId="5BAF9F21">
          <v:rect id="_x0000_i1030" style="width:0;height:1.5pt" o:hralign="center" o:hrstd="t" o:hr="t" fillcolor="#a0a0a0" stroked="f"/>
        </w:pict>
      </w:r>
    </w:p>
    <w:p w14:paraId="501D6742" w14:textId="77777777" w:rsidR="00E168C2" w:rsidRPr="00E168C2" w:rsidRDefault="00E168C2" w:rsidP="001B1090">
      <w:pPr>
        <w:jc w:val="both"/>
        <w:rPr>
          <w:noProof/>
        </w:rPr>
      </w:pPr>
      <w:r w:rsidRPr="00E168C2">
        <w:rPr>
          <w:b/>
          <w:bCs/>
          <w:noProof/>
        </w:rPr>
        <w:t>OCEANIA</w:t>
      </w:r>
    </w:p>
    <w:p w14:paraId="6D11EA63" w14:textId="39140DBB" w:rsidR="002F066D" w:rsidRDefault="00E168C2" w:rsidP="001B1090">
      <w:pPr>
        <w:numPr>
          <w:ilvl w:val="0"/>
          <w:numId w:val="7"/>
        </w:numPr>
        <w:jc w:val="both"/>
        <w:rPr>
          <w:noProof/>
        </w:rPr>
      </w:pPr>
      <w:r w:rsidRPr="00E168C2">
        <w:rPr>
          <w:b/>
          <w:bCs/>
          <w:noProof/>
        </w:rPr>
        <w:t>Casa m</w:t>
      </w:r>
      <w:r w:rsidR="000348A8">
        <w:rPr>
          <w:b/>
          <w:bCs/>
          <w:noProof/>
        </w:rPr>
        <w:t>enor</w:t>
      </w:r>
      <w:r w:rsidRPr="00E168C2">
        <w:rPr>
          <w:b/>
          <w:bCs/>
          <w:noProof/>
        </w:rPr>
        <w:t xml:space="preserve"> Oceânica</w:t>
      </w:r>
      <w:r w:rsidRPr="00E168C2">
        <w:rPr>
          <w:noProof/>
        </w:rPr>
        <w:t>: Toda a Oceani</w:t>
      </w:r>
      <w:r w:rsidR="007F272A">
        <w:rPr>
          <w:noProof/>
        </w:rPr>
        <w:t>a</w:t>
      </w:r>
    </w:p>
    <w:p w14:paraId="3F031623" w14:textId="77777777" w:rsidR="002F066D" w:rsidRDefault="002F066D" w:rsidP="001B1090">
      <w:pPr>
        <w:jc w:val="both"/>
        <w:rPr>
          <w:noProof/>
        </w:rPr>
      </w:pPr>
    </w:p>
    <w:p w14:paraId="47B61C60" w14:textId="77777777" w:rsidR="002F066D" w:rsidRDefault="002F066D" w:rsidP="001B1090">
      <w:pPr>
        <w:jc w:val="both"/>
        <w:rPr>
          <w:noProof/>
        </w:rPr>
      </w:pPr>
    </w:p>
    <w:p w14:paraId="2294920D" w14:textId="77777777" w:rsidR="002F066D" w:rsidRDefault="002F066D" w:rsidP="001B1090">
      <w:pPr>
        <w:jc w:val="both"/>
        <w:rPr>
          <w:noProof/>
        </w:rPr>
      </w:pPr>
    </w:p>
    <w:p w14:paraId="07E0C5B8" w14:textId="77777777" w:rsidR="002F066D" w:rsidRDefault="002F066D" w:rsidP="001B1090">
      <w:pPr>
        <w:jc w:val="both"/>
        <w:rPr>
          <w:noProof/>
        </w:rPr>
      </w:pPr>
    </w:p>
    <w:p w14:paraId="0DAE661D" w14:textId="77777777" w:rsidR="002F066D" w:rsidRDefault="002F066D" w:rsidP="001B1090">
      <w:pPr>
        <w:jc w:val="both"/>
        <w:rPr>
          <w:noProof/>
        </w:rPr>
      </w:pPr>
    </w:p>
    <w:p w14:paraId="683982E7" w14:textId="77777777" w:rsidR="000355FA" w:rsidRDefault="000355FA" w:rsidP="001B1090">
      <w:pPr>
        <w:jc w:val="both"/>
      </w:pPr>
    </w:p>
    <w:p w14:paraId="527A8B62" w14:textId="77777777" w:rsidR="000355FA" w:rsidRDefault="000355FA" w:rsidP="001B1090">
      <w:pPr>
        <w:jc w:val="both"/>
      </w:pPr>
    </w:p>
    <w:p w14:paraId="7DDCCB0F" w14:textId="77777777" w:rsidR="000355FA" w:rsidRDefault="000355FA" w:rsidP="001B1090">
      <w:pPr>
        <w:jc w:val="both"/>
      </w:pPr>
    </w:p>
    <w:p w14:paraId="7A13978E" w14:textId="77777777" w:rsidR="000355FA" w:rsidRDefault="000355FA" w:rsidP="001B1090">
      <w:pPr>
        <w:jc w:val="both"/>
      </w:pPr>
    </w:p>
    <w:p w14:paraId="05A6957A" w14:textId="77777777" w:rsidR="000355FA" w:rsidRDefault="000355FA" w:rsidP="001B1090">
      <w:pPr>
        <w:jc w:val="both"/>
      </w:pPr>
    </w:p>
    <w:p w14:paraId="24E236A3" w14:textId="77777777" w:rsidR="000355FA" w:rsidRDefault="000355FA" w:rsidP="001B1090">
      <w:pPr>
        <w:jc w:val="both"/>
      </w:pPr>
    </w:p>
    <w:p w14:paraId="3FC990D7" w14:textId="77777777" w:rsidR="000355FA" w:rsidRDefault="000355FA" w:rsidP="001B1090">
      <w:pPr>
        <w:jc w:val="both"/>
      </w:pPr>
    </w:p>
    <w:p w14:paraId="7CC593D2" w14:textId="77777777" w:rsidR="000355FA" w:rsidRDefault="000355FA" w:rsidP="001B1090">
      <w:pPr>
        <w:jc w:val="both"/>
      </w:pPr>
    </w:p>
    <w:p w14:paraId="136BB138" w14:textId="77777777" w:rsidR="000355FA" w:rsidRDefault="000355FA" w:rsidP="001B1090">
      <w:pPr>
        <w:jc w:val="both"/>
      </w:pPr>
    </w:p>
    <w:p w14:paraId="64C52F16" w14:textId="77777777" w:rsidR="000355FA" w:rsidRDefault="000355FA" w:rsidP="001B1090">
      <w:pPr>
        <w:jc w:val="both"/>
      </w:pPr>
    </w:p>
    <w:p w14:paraId="1CB34B06" w14:textId="77777777" w:rsidR="000355FA" w:rsidRDefault="000355FA" w:rsidP="001B1090">
      <w:pPr>
        <w:jc w:val="both"/>
      </w:pPr>
    </w:p>
    <w:p w14:paraId="50647188" w14:textId="77777777" w:rsidR="000355FA" w:rsidRDefault="000355FA" w:rsidP="001B1090">
      <w:pPr>
        <w:jc w:val="both"/>
      </w:pPr>
    </w:p>
    <w:p w14:paraId="786E3EFD" w14:textId="77777777" w:rsidR="000355FA" w:rsidRDefault="000355FA" w:rsidP="001B1090">
      <w:pPr>
        <w:jc w:val="both"/>
      </w:pPr>
    </w:p>
    <w:p w14:paraId="3F675CDE" w14:textId="77777777" w:rsidR="000355FA" w:rsidRDefault="000355FA" w:rsidP="001B1090">
      <w:pPr>
        <w:jc w:val="both"/>
      </w:pPr>
    </w:p>
    <w:p w14:paraId="103C3A01" w14:textId="77777777" w:rsidR="000355FA" w:rsidRDefault="000355FA" w:rsidP="001B1090">
      <w:pPr>
        <w:jc w:val="both"/>
      </w:pPr>
    </w:p>
    <w:p w14:paraId="55EC88F6" w14:textId="77777777" w:rsidR="000355FA" w:rsidRDefault="000355FA" w:rsidP="001B1090">
      <w:pPr>
        <w:jc w:val="both"/>
      </w:pPr>
    </w:p>
    <w:p w14:paraId="6FA8E0AD" w14:textId="77777777" w:rsidR="000355FA" w:rsidRDefault="000355FA" w:rsidP="001B1090">
      <w:pPr>
        <w:jc w:val="both"/>
      </w:pPr>
    </w:p>
    <w:p w14:paraId="719EFEC9" w14:textId="514D19C7" w:rsidR="000355FA" w:rsidRDefault="000355FA" w:rsidP="001B1090">
      <w:pPr>
        <w:jc w:val="both"/>
      </w:pPr>
      <w:r>
        <w:rPr>
          <w:noProof/>
        </w:rPr>
        <w:lastRenderedPageBreak/>
        <w:drawing>
          <wp:anchor distT="0" distB="0" distL="114300" distR="114300" simplePos="0" relativeHeight="251658241" behindDoc="0" locked="0" layoutInCell="1" allowOverlap="1" wp14:anchorId="54E88F40" wp14:editId="3CD4F138">
            <wp:simplePos x="0" y="0"/>
            <wp:positionH relativeFrom="margin">
              <wp:align>center</wp:align>
            </wp:positionH>
            <wp:positionV relativeFrom="page">
              <wp:posOffset>2345690</wp:posOffset>
            </wp:positionV>
            <wp:extent cx="10687685" cy="5680710"/>
            <wp:effectExtent l="7938" t="0" r="7302" b="7303"/>
            <wp:wrapSquare wrapText="bothSides"/>
            <wp:docPr id="79693179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10687685" cy="5680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187B9" w14:textId="4FE7F95E" w:rsidR="00326863" w:rsidRDefault="00016C10" w:rsidP="006E2399">
      <w:pPr>
        <w:pStyle w:val="TituloUmaGuerradoAmanha"/>
        <w:outlineLvl w:val="2"/>
      </w:pPr>
      <w:bookmarkStart w:id="51" w:name="_Toc1475036237"/>
      <w:r>
        <w:rPr>
          <w:noProof/>
        </w:rPr>
        <w:lastRenderedPageBreak/>
        <w:drawing>
          <wp:anchor distT="0" distB="0" distL="114300" distR="114300" simplePos="0" relativeHeight="251658242" behindDoc="0" locked="0" layoutInCell="1" allowOverlap="1" wp14:anchorId="442B7DA9" wp14:editId="6D7DE4DC">
            <wp:simplePos x="0" y="0"/>
            <wp:positionH relativeFrom="margin">
              <wp:align>left</wp:align>
            </wp:positionH>
            <wp:positionV relativeFrom="paragraph">
              <wp:posOffset>497205</wp:posOffset>
            </wp:positionV>
            <wp:extent cx="5374130" cy="7685405"/>
            <wp:effectExtent l="0" t="0" r="2540" b="0"/>
            <wp:wrapNone/>
            <wp:docPr id="17141688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4130" cy="768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783">
        <w:t>Mapa Esquemático</w:t>
      </w:r>
      <w:r w:rsidR="00925303">
        <w:t>: Casas Vassalas</w:t>
      </w:r>
      <w:bookmarkEnd w:id="51"/>
    </w:p>
    <w:p w14:paraId="50CE6FFE" w14:textId="618895CE" w:rsidR="005A71FA" w:rsidRDefault="005A71FA" w:rsidP="00EB1783">
      <w:pPr>
        <w:pStyle w:val="TituloUmaGuerradoAmanha"/>
      </w:pPr>
    </w:p>
    <w:p w14:paraId="6D1771D0" w14:textId="212C9C9E" w:rsidR="005A71FA" w:rsidRDefault="005A71FA" w:rsidP="00EB1783">
      <w:pPr>
        <w:pStyle w:val="TituloUmaGuerradoAmanha"/>
      </w:pPr>
    </w:p>
    <w:p w14:paraId="4D94C724" w14:textId="77777777" w:rsidR="005A71FA" w:rsidRDefault="005A71FA" w:rsidP="00EB1783">
      <w:pPr>
        <w:pStyle w:val="TituloUmaGuerradoAmanha"/>
      </w:pPr>
    </w:p>
    <w:p w14:paraId="5DD44428" w14:textId="77777777" w:rsidR="005A71FA" w:rsidRDefault="005A71FA" w:rsidP="00EB1783">
      <w:pPr>
        <w:pStyle w:val="TituloUmaGuerradoAmanha"/>
      </w:pPr>
    </w:p>
    <w:p w14:paraId="5CEEF284" w14:textId="77777777" w:rsidR="005A71FA" w:rsidRDefault="005A71FA" w:rsidP="00EB1783">
      <w:pPr>
        <w:pStyle w:val="TituloUmaGuerradoAmanha"/>
      </w:pPr>
    </w:p>
    <w:p w14:paraId="3E178690" w14:textId="77777777" w:rsidR="005A71FA" w:rsidRDefault="005A71FA" w:rsidP="00EB1783">
      <w:pPr>
        <w:pStyle w:val="TituloUmaGuerradoAmanha"/>
      </w:pPr>
    </w:p>
    <w:p w14:paraId="2A5A80D6" w14:textId="77777777" w:rsidR="005A71FA" w:rsidRDefault="005A71FA" w:rsidP="00EB1783">
      <w:pPr>
        <w:pStyle w:val="TituloUmaGuerradoAmanha"/>
      </w:pPr>
    </w:p>
    <w:p w14:paraId="31D49F21" w14:textId="77777777" w:rsidR="005A71FA" w:rsidRDefault="005A71FA" w:rsidP="00EB1783">
      <w:pPr>
        <w:pStyle w:val="TituloUmaGuerradoAmanha"/>
      </w:pPr>
    </w:p>
    <w:p w14:paraId="4BDD51EF" w14:textId="77777777" w:rsidR="005A71FA" w:rsidRDefault="005A71FA" w:rsidP="00EB1783">
      <w:pPr>
        <w:pStyle w:val="TituloUmaGuerradoAmanha"/>
      </w:pPr>
    </w:p>
    <w:p w14:paraId="19346B59" w14:textId="77777777" w:rsidR="005A71FA" w:rsidRDefault="005A71FA" w:rsidP="00EB1783">
      <w:pPr>
        <w:pStyle w:val="TituloUmaGuerradoAmanha"/>
      </w:pPr>
    </w:p>
    <w:p w14:paraId="23859A38" w14:textId="77777777" w:rsidR="005A71FA" w:rsidRDefault="005A71FA" w:rsidP="00EB1783">
      <w:pPr>
        <w:pStyle w:val="TituloUmaGuerradoAmanha"/>
      </w:pPr>
    </w:p>
    <w:p w14:paraId="0089C6F2" w14:textId="77777777" w:rsidR="005A71FA" w:rsidRDefault="005A71FA" w:rsidP="00EB1783">
      <w:pPr>
        <w:pStyle w:val="TituloUmaGuerradoAmanha"/>
      </w:pPr>
    </w:p>
    <w:p w14:paraId="1FCCE947" w14:textId="77777777" w:rsidR="005A71FA" w:rsidRDefault="005A71FA" w:rsidP="00EB1783">
      <w:pPr>
        <w:pStyle w:val="TituloUmaGuerradoAmanha"/>
      </w:pPr>
    </w:p>
    <w:p w14:paraId="01C544D6" w14:textId="48E3E155" w:rsidR="005A71FA" w:rsidRDefault="005F7410" w:rsidP="00EB1783">
      <w:pPr>
        <w:pStyle w:val="TituloUmaGuerradoAmanha"/>
      </w:pPr>
      <w:r>
        <w:t xml:space="preserve"> </w:t>
      </w:r>
    </w:p>
    <w:p w14:paraId="616299E4" w14:textId="68F8B6A5" w:rsidR="005A71FA" w:rsidRDefault="155EF08D" w:rsidP="006E2399">
      <w:pPr>
        <w:pStyle w:val="TituloUmaGuerradoAmanha"/>
        <w:outlineLvl w:val="2"/>
      </w:pPr>
      <w:bookmarkStart w:id="52" w:name="_Toc227074254"/>
      <w:r>
        <w:lastRenderedPageBreak/>
        <w:t xml:space="preserve">Mapa Esquemático: Relações de Amizade: </w:t>
      </w:r>
      <w:r w:rsidR="005A71FA">
        <w:rPr>
          <w:noProof/>
        </w:rPr>
        <w:drawing>
          <wp:inline distT="0" distB="0" distL="0" distR="0" wp14:anchorId="502BE3EC" wp14:editId="2B8A236D">
            <wp:extent cx="5401310" cy="7633970"/>
            <wp:effectExtent l="0" t="0" r="8890" b="5080"/>
            <wp:docPr id="20810957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1310" cy="7633970"/>
                    </a:xfrm>
                    <a:prstGeom prst="rect">
                      <a:avLst/>
                    </a:prstGeom>
                    <a:noFill/>
                    <a:ln>
                      <a:noFill/>
                    </a:ln>
                  </pic:spPr>
                </pic:pic>
              </a:graphicData>
            </a:graphic>
          </wp:inline>
        </w:drawing>
      </w:r>
      <w:bookmarkEnd w:id="52"/>
    </w:p>
    <w:p w14:paraId="60256D5E" w14:textId="0E5655A7" w:rsidR="00DE2504" w:rsidRDefault="155EF08D" w:rsidP="006E2399">
      <w:pPr>
        <w:pStyle w:val="TituloUmaGuerradoAmanha"/>
        <w:outlineLvl w:val="2"/>
      </w:pPr>
      <w:bookmarkStart w:id="53" w:name="_Toc6506038"/>
      <w:r>
        <w:lastRenderedPageBreak/>
        <w:t>Mapa Esquemático: Relações Inimigas</w:t>
      </w:r>
      <w:bookmarkEnd w:id="53"/>
    </w:p>
    <w:p w14:paraId="36C8C38F" w14:textId="73D43976" w:rsidR="00DE2504" w:rsidRDefault="00D93622" w:rsidP="00E77B98">
      <w:pPr>
        <w:pStyle w:val="TituloUmaGuerradoAmanha"/>
      </w:pPr>
      <w:r>
        <w:rPr>
          <w:noProof/>
        </w:rPr>
        <w:drawing>
          <wp:inline distT="0" distB="0" distL="0" distR="0" wp14:anchorId="33B3C183" wp14:editId="55AEBCB4">
            <wp:extent cx="5391150" cy="7639050"/>
            <wp:effectExtent l="0" t="0" r="0" b="0"/>
            <wp:docPr id="18480790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639050"/>
                    </a:xfrm>
                    <a:prstGeom prst="rect">
                      <a:avLst/>
                    </a:prstGeom>
                    <a:noFill/>
                    <a:ln>
                      <a:noFill/>
                    </a:ln>
                  </pic:spPr>
                </pic:pic>
              </a:graphicData>
            </a:graphic>
          </wp:inline>
        </w:drawing>
      </w:r>
    </w:p>
    <w:p w14:paraId="666496FE" w14:textId="77777777" w:rsidR="001B4B18" w:rsidRDefault="001B4B18" w:rsidP="001B4B18">
      <w:pPr>
        <w:pStyle w:val="TituloUmaGuerradoAmanha"/>
      </w:pPr>
      <w:r>
        <w:lastRenderedPageBreak/>
        <w:t xml:space="preserve">Notas Sobre a Capa. </w:t>
      </w:r>
    </w:p>
    <w:p w14:paraId="3C016C4F" w14:textId="77777777" w:rsidR="001B4B18" w:rsidRDefault="001B4B18" w:rsidP="001B4B18">
      <w:pPr>
        <w:jc w:val="both"/>
      </w:pPr>
      <w:r>
        <w:tab/>
        <w:t xml:space="preserve">A capa foi feita durante uma quinta-feira comum, talvez nem tanto. Eu havia ido a casa do meu amigo, Rafael armado com uma airsoft. Saindo da escola, depois de uma aula de português, desta vez comum, pegamos carona com uma amiga nossa. Ela nos deixou em um ponto de encontro e foi onde encontrei o pai de Rafael que nos buscou de taxi. Eu já perdi as contas de quantas vezes já fui à casa dele, mas essa foi uma vez especial, tanto porque fizemos a capa (que nós só tivemos a ideia apenas 2 dias antes!). </w:t>
      </w:r>
    </w:p>
    <w:p w14:paraId="1DA4EAF8" w14:textId="77777777" w:rsidR="001B4B18" w:rsidRDefault="001B4B18" w:rsidP="001B4B18">
      <w:pPr>
        <w:jc w:val="both"/>
      </w:pPr>
      <w:r>
        <w:tab/>
        <w:t xml:space="preserve">O almoço foi ótimo, tinha o gosto da casa dele (não literalmente). Quando terminamos, fomos direto averiguar as airsofts e preparar o ambiente. Passamos algum tempo nisso até pegarmos a máquina de fumaça, eu nunca havia usado uma, mas sempre tem uma primeira vez. </w:t>
      </w:r>
    </w:p>
    <w:p w14:paraId="5AD6DE85" w14:textId="77777777" w:rsidR="001B4B18" w:rsidRDefault="001B4B18" w:rsidP="001B4B18">
      <w:pPr>
        <w:jc w:val="both"/>
        <w:rPr>
          <w:rFonts w:eastAsiaTheme="minorEastAsia" w:hint="eastAsia"/>
        </w:rPr>
      </w:pPr>
      <w:r>
        <w:tab/>
        <w:t>Nos vestimos, não tínhamos roupa o suficiente para nós dois, por isso tiramos 11 fotos para cada um de cada vez, ou seja, quem estava vestido ficava em um dos lados da mesa, posava e tirava a foto. Depois juntamos usando Photoshop, fazendo os cálculos (</w:t>
      </w:r>
      <m:oMath>
        <m:r>
          <w:rPr>
            <w:rFonts w:ascii="Cambria Math" w:hAnsi="Cambria Math"/>
          </w:rPr>
          <m:t>11 x 11</m:t>
        </m:r>
      </m:oMath>
      <w:r>
        <w:rPr>
          <w:rFonts w:eastAsiaTheme="minorEastAsia"/>
        </w:rPr>
        <w:t xml:space="preserve">), poderíamos juntar as fotos em 121 possibilidades diferentes. Mas acabamos fazendo apenas duas, um meio de teste e outra que ficou o resultado final. </w:t>
      </w:r>
    </w:p>
    <w:p w14:paraId="00237787" w14:textId="77777777" w:rsidR="001B4B18" w:rsidRDefault="001B4B18" w:rsidP="001B4B18">
      <w:pPr>
        <w:jc w:val="both"/>
        <w:rPr>
          <w:rFonts w:eastAsiaTheme="minorEastAsia" w:hint="eastAsia"/>
        </w:rPr>
      </w:pPr>
      <w:r>
        <w:rPr>
          <w:rFonts w:eastAsiaTheme="minorEastAsia"/>
        </w:rPr>
        <w:t>Agora alguns dados técnicos. Sobre a mesa:</w:t>
      </w:r>
    </w:p>
    <w:p w14:paraId="6BAD1609" w14:textId="77777777" w:rsidR="001B4B18" w:rsidRDefault="001B4B18" w:rsidP="001B4B18">
      <w:pPr>
        <w:pStyle w:val="PargrafodaLista"/>
        <w:numPr>
          <w:ilvl w:val="0"/>
          <w:numId w:val="18"/>
        </w:numPr>
        <w:jc w:val="both"/>
        <w:rPr>
          <w:rFonts w:eastAsiaTheme="minorEastAsia" w:hint="eastAsia"/>
        </w:rPr>
      </w:pPr>
      <w:r>
        <w:rPr>
          <w:rFonts w:eastAsiaTheme="minorEastAsia"/>
        </w:rPr>
        <w:t xml:space="preserve">Um jogo de War que será explicado posteriormente. </w:t>
      </w:r>
    </w:p>
    <w:p w14:paraId="6A33469D" w14:textId="77777777" w:rsidR="001B4B18" w:rsidRDefault="001B4B18" w:rsidP="001B4B18">
      <w:pPr>
        <w:pStyle w:val="PargrafodaLista"/>
        <w:numPr>
          <w:ilvl w:val="0"/>
          <w:numId w:val="18"/>
        </w:numPr>
        <w:jc w:val="both"/>
        <w:rPr>
          <w:rFonts w:eastAsiaTheme="minorEastAsia" w:hint="eastAsia"/>
        </w:rPr>
      </w:pPr>
      <w:r>
        <w:rPr>
          <w:rFonts w:eastAsiaTheme="minorEastAsia"/>
        </w:rPr>
        <w:t xml:space="preserve">Uma lousa branca, que foi desenhada na edição depois. </w:t>
      </w:r>
    </w:p>
    <w:p w14:paraId="4C28DA1D" w14:textId="77777777" w:rsidR="001B4B18" w:rsidRDefault="001B4B18" w:rsidP="001B4B18">
      <w:pPr>
        <w:pStyle w:val="PargrafodaLista"/>
        <w:numPr>
          <w:ilvl w:val="0"/>
          <w:numId w:val="18"/>
        </w:numPr>
        <w:jc w:val="both"/>
        <w:rPr>
          <w:rFonts w:eastAsiaTheme="minorEastAsia" w:hint="eastAsia"/>
        </w:rPr>
      </w:pPr>
      <w:r>
        <w:rPr>
          <w:rFonts w:eastAsiaTheme="minorEastAsia"/>
        </w:rPr>
        <w:t xml:space="preserve">Um microscópio para representar Victor. </w:t>
      </w:r>
    </w:p>
    <w:p w14:paraId="564465A6" w14:textId="77777777" w:rsidR="001B4B18" w:rsidRDefault="001B4B18" w:rsidP="001B4B18">
      <w:pPr>
        <w:jc w:val="both"/>
        <w:rPr>
          <w:rFonts w:eastAsiaTheme="minorEastAsia" w:hint="eastAsia"/>
        </w:rPr>
      </w:pPr>
      <w:r>
        <w:rPr>
          <w:rFonts w:eastAsiaTheme="minorEastAsia"/>
        </w:rPr>
        <w:t xml:space="preserve">Sobre o jogo War: </w:t>
      </w:r>
    </w:p>
    <w:p w14:paraId="18FC665A" w14:textId="77777777" w:rsidR="001B4B18" w:rsidRDefault="001B4B18" w:rsidP="001B4B18">
      <w:pPr>
        <w:pStyle w:val="PargrafodaLista"/>
        <w:numPr>
          <w:ilvl w:val="0"/>
          <w:numId w:val="19"/>
        </w:numPr>
        <w:jc w:val="both"/>
        <w:rPr>
          <w:rFonts w:eastAsiaTheme="minorEastAsia" w:hint="eastAsia"/>
        </w:rPr>
      </w:pPr>
      <w:r>
        <w:rPr>
          <w:rFonts w:eastAsiaTheme="minorEastAsia"/>
        </w:rPr>
        <w:t>As peças Azuis representam o grupo do Álvares invadindo pelo Norte.</w:t>
      </w:r>
    </w:p>
    <w:p w14:paraId="25EF4464" w14:textId="77777777" w:rsidR="001B4B18" w:rsidRDefault="001B4B18" w:rsidP="001B4B18">
      <w:pPr>
        <w:pStyle w:val="PargrafodaLista"/>
        <w:numPr>
          <w:ilvl w:val="0"/>
          <w:numId w:val="19"/>
        </w:numPr>
        <w:jc w:val="both"/>
        <w:rPr>
          <w:rFonts w:eastAsiaTheme="minorEastAsia" w:hint="eastAsia"/>
        </w:rPr>
      </w:pPr>
      <w:r>
        <w:rPr>
          <w:rFonts w:eastAsiaTheme="minorEastAsia"/>
        </w:rPr>
        <w:t xml:space="preserve">As peças Amarelas representam o grupo do Victor invadindo pelo Sudoeste. </w:t>
      </w:r>
    </w:p>
    <w:p w14:paraId="671F84EC" w14:textId="77777777" w:rsidR="001B4B18" w:rsidRDefault="001B4B18" w:rsidP="001B4B18">
      <w:pPr>
        <w:pStyle w:val="PargrafodaLista"/>
        <w:numPr>
          <w:ilvl w:val="0"/>
          <w:numId w:val="19"/>
        </w:numPr>
        <w:jc w:val="both"/>
        <w:rPr>
          <w:rFonts w:eastAsiaTheme="minorEastAsia" w:hint="eastAsia"/>
        </w:rPr>
      </w:pPr>
      <w:r>
        <w:rPr>
          <w:rFonts w:eastAsiaTheme="minorEastAsia"/>
        </w:rPr>
        <w:t xml:space="preserve">As peças Brancas representam o bloqueio continental. </w:t>
      </w:r>
    </w:p>
    <w:p w14:paraId="3F3B2E59" w14:textId="77777777" w:rsidR="001B4B18" w:rsidRDefault="001B4B18" w:rsidP="001B4B18">
      <w:pPr>
        <w:pStyle w:val="PargrafodaLista"/>
        <w:numPr>
          <w:ilvl w:val="0"/>
          <w:numId w:val="19"/>
        </w:numPr>
        <w:jc w:val="both"/>
        <w:rPr>
          <w:rFonts w:eastAsiaTheme="minorEastAsia" w:hint="eastAsia"/>
        </w:rPr>
      </w:pPr>
      <w:r>
        <w:rPr>
          <w:rFonts w:eastAsiaTheme="minorEastAsia"/>
        </w:rPr>
        <w:t xml:space="preserve">As peças Verdes representam soldados sul-americanos. </w:t>
      </w:r>
    </w:p>
    <w:p w14:paraId="5C6DD34A" w14:textId="77777777" w:rsidR="001B4B18" w:rsidRDefault="001B4B18" w:rsidP="001B4B18">
      <w:pPr>
        <w:pStyle w:val="PargrafodaLista"/>
        <w:numPr>
          <w:ilvl w:val="0"/>
          <w:numId w:val="19"/>
        </w:numPr>
        <w:jc w:val="both"/>
        <w:rPr>
          <w:rFonts w:eastAsiaTheme="minorEastAsia" w:hint="eastAsia"/>
        </w:rPr>
      </w:pPr>
      <w:r>
        <w:rPr>
          <w:rFonts w:eastAsiaTheme="minorEastAsia"/>
        </w:rPr>
        <w:t>As peças Pretas representam os soldados Asiáticos.</w:t>
      </w:r>
    </w:p>
    <w:p w14:paraId="7C4F983E" w14:textId="77777777" w:rsidR="001B4B18" w:rsidRDefault="001B4B18" w:rsidP="001B4B18">
      <w:pPr>
        <w:pStyle w:val="PargrafodaLista"/>
        <w:numPr>
          <w:ilvl w:val="0"/>
          <w:numId w:val="19"/>
        </w:numPr>
        <w:jc w:val="both"/>
        <w:rPr>
          <w:rFonts w:eastAsiaTheme="minorEastAsia" w:hint="eastAsia"/>
        </w:rPr>
      </w:pPr>
      <w:r>
        <w:rPr>
          <w:rFonts w:eastAsiaTheme="minorEastAsia"/>
        </w:rPr>
        <w:t xml:space="preserve">As peças Vermelhas representam os soldados Africanos e o ponto de treinamento do Victor. </w:t>
      </w:r>
    </w:p>
    <w:p w14:paraId="149084FA" w14:textId="77777777" w:rsidR="001B4B18" w:rsidRDefault="001B4B18" w:rsidP="001B4B18">
      <w:pPr>
        <w:jc w:val="both"/>
        <w:rPr>
          <w:rFonts w:eastAsiaTheme="minorEastAsia" w:hint="eastAsia"/>
        </w:rPr>
      </w:pPr>
      <w:r>
        <w:rPr>
          <w:rFonts w:eastAsiaTheme="minorEastAsia"/>
        </w:rPr>
        <w:t xml:space="preserve">Sobre o Armamento: </w:t>
      </w:r>
    </w:p>
    <w:p w14:paraId="074A2771" w14:textId="77777777" w:rsidR="001B4B18" w:rsidRDefault="001B4B18" w:rsidP="001B4B18">
      <w:pPr>
        <w:pStyle w:val="PargrafodaLista"/>
        <w:numPr>
          <w:ilvl w:val="0"/>
          <w:numId w:val="21"/>
        </w:numPr>
        <w:jc w:val="both"/>
        <w:rPr>
          <w:rFonts w:eastAsiaTheme="minorEastAsia" w:hint="eastAsia"/>
        </w:rPr>
      </w:pPr>
      <w:r>
        <w:rPr>
          <w:rFonts w:eastAsiaTheme="minorEastAsia"/>
        </w:rPr>
        <w:t xml:space="preserve">As airsofts foram emprestadas por colegas e quero deixar meu agradecimento a eles. </w:t>
      </w:r>
    </w:p>
    <w:p w14:paraId="42D7CB81" w14:textId="77777777" w:rsidR="001B4B18" w:rsidRDefault="001B4B18" w:rsidP="001B4B18">
      <w:pPr>
        <w:pStyle w:val="PargrafodaLista"/>
        <w:numPr>
          <w:ilvl w:val="0"/>
          <w:numId w:val="21"/>
        </w:numPr>
        <w:jc w:val="both"/>
        <w:rPr>
          <w:rFonts w:eastAsiaTheme="minorEastAsia" w:hint="eastAsia"/>
        </w:rPr>
      </w:pPr>
      <w:r>
        <w:rPr>
          <w:rFonts w:eastAsiaTheme="minorEastAsia"/>
        </w:rPr>
        <w:t xml:space="preserve">O colete que foi usado era um colete de equitação protetor de coluna. </w:t>
      </w:r>
    </w:p>
    <w:p w14:paraId="6BA6E934" w14:textId="77777777" w:rsidR="001B4B18" w:rsidRDefault="001B4B18" w:rsidP="001B4B18">
      <w:pPr>
        <w:pStyle w:val="PargrafodaLista"/>
        <w:numPr>
          <w:ilvl w:val="0"/>
          <w:numId w:val="21"/>
        </w:numPr>
        <w:jc w:val="both"/>
        <w:rPr>
          <w:rFonts w:eastAsiaTheme="minorEastAsia" w:hint="eastAsia"/>
        </w:rPr>
      </w:pPr>
      <w:r>
        <w:rPr>
          <w:rFonts w:eastAsiaTheme="minorEastAsia"/>
        </w:rPr>
        <w:t>Os capacetes eram capacetes de bicicleta arranjados na edição.</w:t>
      </w:r>
    </w:p>
    <w:p w14:paraId="7D4D6BD2" w14:textId="77777777" w:rsidR="001B4B18" w:rsidRDefault="001B4B18" w:rsidP="001B4B18">
      <w:pPr>
        <w:pStyle w:val="PargrafodaLista"/>
        <w:numPr>
          <w:ilvl w:val="0"/>
          <w:numId w:val="21"/>
        </w:numPr>
        <w:jc w:val="both"/>
        <w:rPr>
          <w:rFonts w:eastAsiaTheme="minorEastAsia" w:hint="eastAsia"/>
        </w:rPr>
      </w:pPr>
      <w:r>
        <w:rPr>
          <w:rFonts w:eastAsiaTheme="minorEastAsia"/>
        </w:rPr>
        <w:t xml:space="preserve">A balaclava era um cachecol. </w:t>
      </w:r>
    </w:p>
    <w:p w14:paraId="6791FB5A" w14:textId="3EF20F81" w:rsidR="00326863" w:rsidRPr="00972D87" w:rsidRDefault="00326863" w:rsidP="00E77B98">
      <w:pPr>
        <w:pStyle w:val="TituloUmaGuerradoAmanha"/>
      </w:pPr>
    </w:p>
    <w:sectPr w:rsidR="00326863" w:rsidRPr="00972D87" w:rsidSect="00516FC9">
      <w:headerReference w:type="even" r:id="rId21"/>
      <w:headerReference w:type="default" r:id="rId22"/>
      <w:headerReference w:type="first" r:id="rId23"/>
      <w:footerReference w:type="firs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54DC5" w14:textId="77777777" w:rsidR="00612383" w:rsidRDefault="00612383" w:rsidP="0038001E">
      <w:pPr>
        <w:spacing w:after="0" w:line="240" w:lineRule="auto"/>
      </w:pPr>
      <w:r>
        <w:separator/>
      </w:r>
    </w:p>
  </w:endnote>
  <w:endnote w:type="continuationSeparator" w:id="0">
    <w:p w14:paraId="2940D6A9" w14:textId="77777777" w:rsidR="00612383" w:rsidRDefault="00612383" w:rsidP="0038001E">
      <w:pPr>
        <w:spacing w:after="0" w:line="240" w:lineRule="auto"/>
      </w:pPr>
      <w:r>
        <w:continuationSeparator/>
      </w:r>
    </w:p>
  </w:endnote>
  <w:endnote w:type="continuationNotice" w:id="1">
    <w:p w14:paraId="0CBC432A" w14:textId="77777777" w:rsidR="00612383" w:rsidRDefault="006123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Electra LT Std Display">
    <w:altName w:val="Cambria"/>
    <w:panose1 w:val="00000000000000000000"/>
    <w:charset w:val="00"/>
    <w:family w:val="roman"/>
    <w:notTrueType/>
    <w:pitch w:val="variable"/>
    <w:sig w:usb0="800000AF" w:usb1="4000204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3003913"/>
      <w:docPartObj>
        <w:docPartGallery w:val="Page Numbers (Bottom of Page)"/>
        <w:docPartUnique/>
      </w:docPartObj>
    </w:sdtPr>
    <w:sdtEndPr/>
    <w:sdtContent>
      <w:p w14:paraId="67DE5AD3" w14:textId="703B7683" w:rsidR="000045B0" w:rsidRDefault="000045B0">
        <w:pPr>
          <w:pStyle w:val="Rodap"/>
          <w:jc w:val="center"/>
        </w:pPr>
        <w:r>
          <w:fldChar w:fldCharType="begin"/>
        </w:r>
        <w:r>
          <w:instrText>PAGE   \* MERGEFORMAT</w:instrText>
        </w:r>
        <w:r>
          <w:fldChar w:fldCharType="separate"/>
        </w:r>
        <w:r>
          <w:t>2</w:t>
        </w:r>
        <w:r>
          <w:fldChar w:fldCharType="end"/>
        </w:r>
      </w:p>
    </w:sdtContent>
  </w:sdt>
  <w:p w14:paraId="214619DA" w14:textId="77777777" w:rsidR="000045B0" w:rsidRDefault="000045B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7468059"/>
      <w:docPartObj>
        <w:docPartGallery w:val="Page Numbers (Bottom of Page)"/>
        <w:docPartUnique/>
      </w:docPartObj>
    </w:sdtPr>
    <w:sdtEndPr/>
    <w:sdtContent>
      <w:p w14:paraId="6BE6C59B" w14:textId="07FA05BA" w:rsidR="001702A0" w:rsidRDefault="001702A0">
        <w:pPr>
          <w:pStyle w:val="Rodap"/>
          <w:jc w:val="center"/>
        </w:pPr>
        <w:r>
          <w:fldChar w:fldCharType="begin"/>
        </w:r>
        <w:r>
          <w:instrText>PAGE   \* MERGEFORMAT</w:instrText>
        </w:r>
        <w:r>
          <w:fldChar w:fldCharType="separate"/>
        </w:r>
        <w:r>
          <w:t>2</w:t>
        </w:r>
        <w:r>
          <w:fldChar w:fldCharType="end"/>
        </w:r>
      </w:p>
    </w:sdtContent>
  </w:sdt>
  <w:p w14:paraId="109721B4" w14:textId="7BA747AC" w:rsidR="0038001E" w:rsidRDefault="0038001E">
    <w:pPr>
      <w:pStyle w:val="Rodap"/>
    </w:pPr>
  </w:p>
  <w:p w14:paraId="6C77C553" w14:textId="77777777" w:rsidR="001702A0" w:rsidRDefault="001702A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F8252B0" w14:paraId="147975A1" w14:textId="77777777" w:rsidTr="6F8252B0">
      <w:trPr>
        <w:trHeight w:val="300"/>
      </w:trPr>
      <w:tc>
        <w:tcPr>
          <w:tcW w:w="2830" w:type="dxa"/>
        </w:tcPr>
        <w:p w14:paraId="0AF92FC4" w14:textId="5989EA8E" w:rsidR="6F8252B0" w:rsidRDefault="6F8252B0" w:rsidP="6F8252B0">
          <w:pPr>
            <w:pStyle w:val="Cabealho"/>
            <w:ind w:left="-115"/>
          </w:pPr>
        </w:p>
      </w:tc>
      <w:tc>
        <w:tcPr>
          <w:tcW w:w="2830" w:type="dxa"/>
        </w:tcPr>
        <w:p w14:paraId="7F942BBC" w14:textId="0720D002" w:rsidR="6F8252B0" w:rsidRDefault="6F8252B0" w:rsidP="6F8252B0">
          <w:pPr>
            <w:pStyle w:val="Cabealho"/>
            <w:jc w:val="center"/>
          </w:pPr>
        </w:p>
      </w:tc>
      <w:tc>
        <w:tcPr>
          <w:tcW w:w="2830" w:type="dxa"/>
        </w:tcPr>
        <w:p w14:paraId="713D01C5" w14:textId="2DC93691" w:rsidR="6F8252B0" w:rsidRDefault="6F8252B0" w:rsidP="6F8252B0">
          <w:pPr>
            <w:pStyle w:val="Cabealho"/>
            <w:ind w:right="-115"/>
            <w:jc w:val="right"/>
          </w:pPr>
        </w:p>
      </w:tc>
    </w:tr>
  </w:tbl>
  <w:p w14:paraId="7331EF5F" w14:textId="1A86DD32" w:rsidR="00452A9E" w:rsidRDefault="00452A9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F8252B0" w14:paraId="0082DAB9" w14:textId="77777777" w:rsidTr="6F8252B0">
      <w:trPr>
        <w:trHeight w:val="300"/>
      </w:trPr>
      <w:tc>
        <w:tcPr>
          <w:tcW w:w="2830" w:type="dxa"/>
        </w:tcPr>
        <w:p w14:paraId="566CF75E" w14:textId="6B108C7C" w:rsidR="6F8252B0" w:rsidRDefault="6F8252B0" w:rsidP="6F8252B0">
          <w:pPr>
            <w:pStyle w:val="Cabealho"/>
            <w:ind w:left="-115"/>
          </w:pPr>
        </w:p>
      </w:tc>
      <w:tc>
        <w:tcPr>
          <w:tcW w:w="2830" w:type="dxa"/>
        </w:tcPr>
        <w:p w14:paraId="5743AF87" w14:textId="032B5958" w:rsidR="6F8252B0" w:rsidRDefault="6F8252B0" w:rsidP="6F8252B0">
          <w:pPr>
            <w:pStyle w:val="Cabealho"/>
            <w:jc w:val="center"/>
          </w:pPr>
        </w:p>
      </w:tc>
      <w:tc>
        <w:tcPr>
          <w:tcW w:w="2830" w:type="dxa"/>
        </w:tcPr>
        <w:p w14:paraId="568743F7" w14:textId="32A96C96" w:rsidR="6F8252B0" w:rsidRDefault="6F8252B0" w:rsidP="6F8252B0">
          <w:pPr>
            <w:pStyle w:val="Cabealho"/>
            <w:ind w:right="-115"/>
            <w:jc w:val="right"/>
          </w:pPr>
        </w:p>
      </w:tc>
    </w:tr>
  </w:tbl>
  <w:p w14:paraId="1B860652" w14:textId="474BA7BA" w:rsidR="00452A9E" w:rsidRDefault="00452A9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0843D" w14:textId="77777777" w:rsidR="00612383" w:rsidRDefault="00612383" w:rsidP="0038001E">
      <w:pPr>
        <w:spacing w:after="0" w:line="240" w:lineRule="auto"/>
      </w:pPr>
      <w:r>
        <w:separator/>
      </w:r>
    </w:p>
  </w:footnote>
  <w:footnote w:type="continuationSeparator" w:id="0">
    <w:p w14:paraId="4E2B2668" w14:textId="77777777" w:rsidR="00612383" w:rsidRDefault="00612383" w:rsidP="0038001E">
      <w:pPr>
        <w:spacing w:after="0" w:line="240" w:lineRule="auto"/>
      </w:pPr>
      <w:r>
        <w:continuationSeparator/>
      </w:r>
    </w:p>
  </w:footnote>
  <w:footnote w:type="continuationNotice" w:id="1">
    <w:p w14:paraId="4154F4C5" w14:textId="77777777" w:rsidR="00612383" w:rsidRDefault="006123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4FE68" w14:textId="591B869C" w:rsidR="001702A0" w:rsidRDefault="006116BD">
    <w:pPr>
      <w:pStyle w:val="Cabealho"/>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794" w:type="dxa"/>
      <w:tblLayout w:type="fixed"/>
      <w:tblLook w:val="06A0" w:firstRow="1" w:lastRow="0" w:firstColumn="1" w:lastColumn="0" w:noHBand="1" w:noVBand="1"/>
    </w:tblPr>
    <w:tblGrid>
      <w:gridCol w:w="2897"/>
      <w:gridCol w:w="2897"/>
    </w:tblGrid>
    <w:tr w:rsidR="00D947CE" w14:paraId="1C26D022" w14:textId="77777777" w:rsidTr="00D947CE">
      <w:trPr>
        <w:trHeight w:val="475"/>
      </w:trPr>
      <w:tc>
        <w:tcPr>
          <w:tcW w:w="2897" w:type="dxa"/>
        </w:tcPr>
        <w:p w14:paraId="79341E4D" w14:textId="77777777" w:rsidR="00D947CE" w:rsidRPr="00516FC9" w:rsidRDefault="00D947CE" w:rsidP="00516FC9">
          <w:pPr>
            <w:pStyle w:val="Cabealho"/>
            <w:ind w:left="-115"/>
            <w:jc w:val="right"/>
            <w:rPr>
              <w:sz w:val="24"/>
              <w:szCs w:val="24"/>
            </w:rPr>
          </w:pPr>
        </w:p>
      </w:tc>
      <w:tc>
        <w:tcPr>
          <w:tcW w:w="2897" w:type="dxa"/>
        </w:tcPr>
        <w:p w14:paraId="5F7B66E2" w14:textId="77777777" w:rsidR="00D947CE" w:rsidRDefault="00D947CE" w:rsidP="2BEE457B">
          <w:pPr>
            <w:pStyle w:val="Cabealho"/>
            <w:ind w:right="-115"/>
            <w:jc w:val="right"/>
          </w:pPr>
        </w:p>
      </w:tc>
    </w:tr>
  </w:tbl>
  <w:p w14:paraId="180B6EA3" w14:textId="77777777" w:rsidR="0038001E" w:rsidRDefault="0038001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F8252B0" w14:paraId="3F2DEED4" w14:textId="77777777" w:rsidTr="6F8252B0">
      <w:trPr>
        <w:trHeight w:val="300"/>
      </w:trPr>
      <w:tc>
        <w:tcPr>
          <w:tcW w:w="2830" w:type="dxa"/>
        </w:tcPr>
        <w:p w14:paraId="5CE27E6F" w14:textId="2E7B669C" w:rsidR="6F8252B0" w:rsidRDefault="6F8252B0" w:rsidP="6F8252B0">
          <w:pPr>
            <w:pStyle w:val="Cabealho"/>
            <w:ind w:left="-115"/>
          </w:pPr>
        </w:p>
      </w:tc>
      <w:tc>
        <w:tcPr>
          <w:tcW w:w="2830" w:type="dxa"/>
        </w:tcPr>
        <w:p w14:paraId="367DBC0A" w14:textId="6B42C984" w:rsidR="6F8252B0" w:rsidRDefault="6F8252B0" w:rsidP="6F8252B0">
          <w:pPr>
            <w:pStyle w:val="Cabealho"/>
            <w:jc w:val="center"/>
          </w:pPr>
        </w:p>
      </w:tc>
      <w:tc>
        <w:tcPr>
          <w:tcW w:w="2830" w:type="dxa"/>
        </w:tcPr>
        <w:p w14:paraId="0AA6A394" w14:textId="69708290" w:rsidR="6F8252B0" w:rsidRDefault="6F8252B0" w:rsidP="6F8252B0">
          <w:pPr>
            <w:pStyle w:val="Cabealho"/>
            <w:ind w:right="-115"/>
            <w:jc w:val="right"/>
          </w:pPr>
        </w:p>
      </w:tc>
    </w:tr>
  </w:tbl>
  <w:p w14:paraId="6C7695CF" w14:textId="3B596A6B" w:rsidR="00452A9E" w:rsidRDefault="00452A9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37920" w14:textId="55844242" w:rsidR="00D947CE" w:rsidRDefault="6F8252B0" w:rsidP="6F8252B0">
    <w:pPr>
      <w:pStyle w:val="Cabealho"/>
      <w:ind w:left="1416" w:firstLine="708"/>
    </w:pPr>
    <w:r>
      <w:t>João Miranda De Camargo &amp;</w:t>
    </w:r>
    <w:r w:rsidR="00A276F5">
      <w:t xml:space="preserve"> </w:t>
    </w:r>
    <w:r w:rsidR="00D947CE">
      <w:t>Rafael Guth Franco</w:t>
    </w:r>
    <w:r w:rsidR="00D947CE">
      <w:tab/>
      <w:t xml:space="preserve"> </w:t>
    </w:r>
    <w:r w:rsidR="00D947CE">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691" w:type="dxa"/>
      <w:tblLayout w:type="fixed"/>
      <w:tblLook w:val="06A0" w:firstRow="1" w:lastRow="0" w:firstColumn="1" w:lastColumn="0" w:noHBand="1" w:noVBand="1"/>
    </w:tblPr>
    <w:tblGrid>
      <w:gridCol w:w="2897"/>
      <w:gridCol w:w="2897"/>
      <w:gridCol w:w="2897"/>
    </w:tblGrid>
    <w:tr w:rsidR="00D947CE" w14:paraId="620FC884" w14:textId="77777777" w:rsidTr="00516FC9">
      <w:trPr>
        <w:trHeight w:val="475"/>
      </w:trPr>
      <w:tc>
        <w:tcPr>
          <w:tcW w:w="2897" w:type="dxa"/>
        </w:tcPr>
        <w:p w14:paraId="111DFC64" w14:textId="77777777" w:rsidR="00D947CE" w:rsidRPr="00516FC9" w:rsidRDefault="00D947CE" w:rsidP="00516FC9">
          <w:pPr>
            <w:pStyle w:val="Cabealho"/>
            <w:ind w:left="-115"/>
            <w:jc w:val="right"/>
            <w:rPr>
              <w:sz w:val="24"/>
              <w:szCs w:val="24"/>
            </w:rPr>
          </w:pPr>
        </w:p>
      </w:tc>
      <w:tc>
        <w:tcPr>
          <w:tcW w:w="2897" w:type="dxa"/>
        </w:tcPr>
        <w:p w14:paraId="466832F6" w14:textId="1040922B" w:rsidR="00D947CE" w:rsidRDefault="6F8252B0" w:rsidP="2BEE457B">
          <w:pPr>
            <w:pStyle w:val="Cabealho"/>
            <w:jc w:val="center"/>
          </w:pPr>
          <w:r>
            <w:t>Uma Guerra Do Amanhã</w:t>
          </w:r>
        </w:p>
      </w:tc>
      <w:tc>
        <w:tcPr>
          <w:tcW w:w="2897" w:type="dxa"/>
        </w:tcPr>
        <w:p w14:paraId="2677EEC5" w14:textId="77777777" w:rsidR="00D947CE" w:rsidRDefault="00D947CE" w:rsidP="2BEE457B">
          <w:pPr>
            <w:pStyle w:val="Cabealho"/>
            <w:ind w:right="-115"/>
            <w:jc w:val="right"/>
          </w:pPr>
        </w:p>
      </w:tc>
    </w:tr>
  </w:tbl>
  <w:p w14:paraId="128C5EB3" w14:textId="77777777" w:rsidR="00D947CE" w:rsidRDefault="00D947C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6F8252B0" w14:paraId="1BEE45F7" w14:textId="77777777" w:rsidTr="6F8252B0">
      <w:trPr>
        <w:trHeight w:val="300"/>
      </w:trPr>
      <w:tc>
        <w:tcPr>
          <w:tcW w:w="2830" w:type="dxa"/>
        </w:tcPr>
        <w:p w14:paraId="148608EB" w14:textId="4C44B586" w:rsidR="6F8252B0" w:rsidRDefault="6F8252B0" w:rsidP="6F8252B0">
          <w:pPr>
            <w:pStyle w:val="Cabealho"/>
            <w:ind w:left="-115"/>
          </w:pPr>
        </w:p>
      </w:tc>
      <w:tc>
        <w:tcPr>
          <w:tcW w:w="2830" w:type="dxa"/>
        </w:tcPr>
        <w:p w14:paraId="6B648804" w14:textId="7C5DA064" w:rsidR="6F8252B0" w:rsidRDefault="6F8252B0" w:rsidP="6F8252B0">
          <w:pPr>
            <w:pStyle w:val="Cabealho"/>
            <w:jc w:val="center"/>
          </w:pPr>
        </w:p>
      </w:tc>
      <w:tc>
        <w:tcPr>
          <w:tcW w:w="2830" w:type="dxa"/>
        </w:tcPr>
        <w:p w14:paraId="011A93B8" w14:textId="6E62C893" w:rsidR="6F8252B0" w:rsidRDefault="6F8252B0" w:rsidP="6F8252B0">
          <w:pPr>
            <w:pStyle w:val="Cabealho"/>
            <w:ind w:right="-115"/>
            <w:jc w:val="right"/>
          </w:pPr>
        </w:p>
      </w:tc>
    </w:tr>
  </w:tbl>
  <w:p w14:paraId="6E40539D" w14:textId="248A9086" w:rsidR="00452A9E" w:rsidRDefault="00452A9E">
    <w:pPr>
      <w:pStyle w:val="Cabealho"/>
    </w:pPr>
  </w:p>
</w:hdr>
</file>

<file path=word/intelligence2.xml><?xml version="1.0" encoding="utf-8"?>
<int2:intelligence xmlns:int2="http://schemas.microsoft.com/office/intelligence/2020/intelligence" xmlns:oel="http://schemas.microsoft.com/office/2019/extlst">
  <int2:observations>
    <int2:textHash int2:hashCode="oXCkmqrEvFhjx4" int2:id="HQSuREe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E70"/>
    <w:multiLevelType w:val="hybridMultilevel"/>
    <w:tmpl w:val="B14C4B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0C3CB4"/>
    <w:multiLevelType w:val="multilevel"/>
    <w:tmpl w:val="295AA9B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544C1"/>
    <w:multiLevelType w:val="multilevel"/>
    <w:tmpl w:val="CCC080C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125BE"/>
    <w:multiLevelType w:val="multilevel"/>
    <w:tmpl w:val="64BA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C601B"/>
    <w:multiLevelType w:val="hybridMultilevel"/>
    <w:tmpl w:val="6BA078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6CC48D9"/>
    <w:multiLevelType w:val="hybridMultilevel"/>
    <w:tmpl w:val="FE0A7D98"/>
    <w:lvl w:ilvl="0" w:tplc="5A086322">
      <w:start w:val="1"/>
      <w:numFmt w:val="bullet"/>
      <w:lvlText w:val=""/>
      <w:lvlJc w:val="left"/>
      <w:pPr>
        <w:ind w:left="1210" w:hanging="360"/>
      </w:pPr>
      <w:rPr>
        <w:rFonts w:ascii="Symbol" w:hAnsi="Symbol" w:hint="default"/>
      </w:rPr>
    </w:lvl>
    <w:lvl w:ilvl="1" w:tplc="80EE8B12" w:tentative="1">
      <w:start w:val="1"/>
      <w:numFmt w:val="bullet"/>
      <w:lvlText w:val="o"/>
      <w:lvlJc w:val="left"/>
      <w:pPr>
        <w:ind w:left="1930" w:hanging="360"/>
      </w:pPr>
      <w:rPr>
        <w:rFonts w:ascii="Courier New" w:hAnsi="Courier New" w:hint="default"/>
      </w:rPr>
    </w:lvl>
    <w:lvl w:ilvl="2" w:tplc="B6987716" w:tentative="1">
      <w:start w:val="1"/>
      <w:numFmt w:val="bullet"/>
      <w:lvlText w:val=""/>
      <w:lvlJc w:val="left"/>
      <w:pPr>
        <w:ind w:left="2650" w:hanging="360"/>
      </w:pPr>
      <w:rPr>
        <w:rFonts w:ascii="Wingdings" w:hAnsi="Wingdings" w:hint="default"/>
      </w:rPr>
    </w:lvl>
    <w:lvl w:ilvl="3" w:tplc="F7C49D2A" w:tentative="1">
      <w:start w:val="1"/>
      <w:numFmt w:val="bullet"/>
      <w:lvlText w:val=""/>
      <w:lvlJc w:val="left"/>
      <w:pPr>
        <w:ind w:left="3370" w:hanging="360"/>
      </w:pPr>
      <w:rPr>
        <w:rFonts w:ascii="Symbol" w:hAnsi="Symbol" w:hint="default"/>
      </w:rPr>
    </w:lvl>
    <w:lvl w:ilvl="4" w:tplc="000AE598" w:tentative="1">
      <w:start w:val="1"/>
      <w:numFmt w:val="bullet"/>
      <w:lvlText w:val="o"/>
      <w:lvlJc w:val="left"/>
      <w:pPr>
        <w:ind w:left="4090" w:hanging="360"/>
      </w:pPr>
      <w:rPr>
        <w:rFonts w:ascii="Courier New" w:hAnsi="Courier New" w:hint="default"/>
      </w:rPr>
    </w:lvl>
    <w:lvl w:ilvl="5" w:tplc="9752A21E" w:tentative="1">
      <w:start w:val="1"/>
      <w:numFmt w:val="bullet"/>
      <w:lvlText w:val=""/>
      <w:lvlJc w:val="left"/>
      <w:pPr>
        <w:ind w:left="4810" w:hanging="360"/>
      </w:pPr>
      <w:rPr>
        <w:rFonts w:ascii="Wingdings" w:hAnsi="Wingdings" w:hint="default"/>
      </w:rPr>
    </w:lvl>
    <w:lvl w:ilvl="6" w:tplc="D6EEDF6A" w:tentative="1">
      <w:start w:val="1"/>
      <w:numFmt w:val="bullet"/>
      <w:lvlText w:val=""/>
      <w:lvlJc w:val="left"/>
      <w:pPr>
        <w:ind w:left="5530" w:hanging="360"/>
      </w:pPr>
      <w:rPr>
        <w:rFonts w:ascii="Symbol" w:hAnsi="Symbol" w:hint="default"/>
      </w:rPr>
    </w:lvl>
    <w:lvl w:ilvl="7" w:tplc="7E924886" w:tentative="1">
      <w:start w:val="1"/>
      <w:numFmt w:val="bullet"/>
      <w:lvlText w:val="o"/>
      <w:lvlJc w:val="left"/>
      <w:pPr>
        <w:ind w:left="6250" w:hanging="360"/>
      </w:pPr>
      <w:rPr>
        <w:rFonts w:ascii="Courier New" w:hAnsi="Courier New" w:hint="default"/>
      </w:rPr>
    </w:lvl>
    <w:lvl w:ilvl="8" w:tplc="C0A06798" w:tentative="1">
      <w:start w:val="1"/>
      <w:numFmt w:val="bullet"/>
      <w:lvlText w:val=""/>
      <w:lvlJc w:val="left"/>
      <w:pPr>
        <w:ind w:left="6970" w:hanging="360"/>
      </w:pPr>
      <w:rPr>
        <w:rFonts w:ascii="Wingdings" w:hAnsi="Wingdings" w:hint="default"/>
      </w:rPr>
    </w:lvl>
  </w:abstractNum>
  <w:abstractNum w:abstractNumId="6" w15:restartNumberingAfterBreak="0">
    <w:nsid w:val="1A317729"/>
    <w:multiLevelType w:val="multilevel"/>
    <w:tmpl w:val="7BECAAF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3AB5F"/>
    <w:multiLevelType w:val="hybridMultilevel"/>
    <w:tmpl w:val="FFFFFFFF"/>
    <w:lvl w:ilvl="0" w:tplc="19B455BA">
      <w:start w:val="1"/>
      <w:numFmt w:val="bullet"/>
      <w:lvlText w:val="-"/>
      <w:lvlJc w:val="left"/>
      <w:pPr>
        <w:ind w:left="720" w:hanging="360"/>
      </w:pPr>
      <w:rPr>
        <w:rFonts w:ascii="Aptos" w:hAnsi="Aptos" w:hint="default"/>
      </w:rPr>
    </w:lvl>
    <w:lvl w:ilvl="1" w:tplc="12909C80">
      <w:start w:val="1"/>
      <w:numFmt w:val="bullet"/>
      <w:lvlText w:val="o"/>
      <w:lvlJc w:val="left"/>
      <w:pPr>
        <w:ind w:left="1440" w:hanging="360"/>
      </w:pPr>
      <w:rPr>
        <w:rFonts w:ascii="Courier New" w:hAnsi="Courier New" w:hint="default"/>
      </w:rPr>
    </w:lvl>
    <w:lvl w:ilvl="2" w:tplc="75524134">
      <w:start w:val="1"/>
      <w:numFmt w:val="bullet"/>
      <w:lvlText w:val=""/>
      <w:lvlJc w:val="left"/>
      <w:pPr>
        <w:ind w:left="2160" w:hanging="360"/>
      </w:pPr>
      <w:rPr>
        <w:rFonts w:ascii="Wingdings" w:hAnsi="Wingdings" w:hint="default"/>
      </w:rPr>
    </w:lvl>
    <w:lvl w:ilvl="3" w:tplc="C512E074">
      <w:start w:val="1"/>
      <w:numFmt w:val="bullet"/>
      <w:lvlText w:val=""/>
      <w:lvlJc w:val="left"/>
      <w:pPr>
        <w:ind w:left="2880" w:hanging="360"/>
      </w:pPr>
      <w:rPr>
        <w:rFonts w:ascii="Symbol" w:hAnsi="Symbol" w:hint="default"/>
      </w:rPr>
    </w:lvl>
    <w:lvl w:ilvl="4" w:tplc="6B0AC90E">
      <w:start w:val="1"/>
      <w:numFmt w:val="bullet"/>
      <w:lvlText w:val="o"/>
      <w:lvlJc w:val="left"/>
      <w:pPr>
        <w:ind w:left="3600" w:hanging="360"/>
      </w:pPr>
      <w:rPr>
        <w:rFonts w:ascii="Courier New" w:hAnsi="Courier New" w:hint="default"/>
      </w:rPr>
    </w:lvl>
    <w:lvl w:ilvl="5" w:tplc="A3A21A5E">
      <w:start w:val="1"/>
      <w:numFmt w:val="bullet"/>
      <w:lvlText w:val=""/>
      <w:lvlJc w:val="left"/>
      <w:pPr>
        <w:ind w:left="4320" w:hanging="360"/>
      </w:pPr>
      <w:rPr>
        <w:rFonts w:ascii="Wingdings" w:hAnsi="Wingdings" w:hint="default"/>
      </w:rPr>
    </w:lvl>
    <w:lvl w:ilvl="6" w:tplc="FAAAEFA4">
      <w:start w:val="1"/>
      <w:numFmt w:val="bullet"/>
      <w:lvlText w:val=""/>
      <w:lvlJc w:val="left"/>
      <w:pPr>
        <w:ind w:left="5040" w:hanging="360"/>
      </w:pPr>
      <w:rPr>
        <w:rFonts w:ascii="Symbol" w:hAnsi="Symbol" w:hint="default"/>
      </w:rPr>
    </w:lvl>
    <w:lvl w:ilvl="7" w:tplc="2E2A698C">
      <w:start w:val="1"/>
      <w:numFmt w:val="bullet"/>
      <w:lvlText w:val="o"/>
      <w:lvlJc w:val="left"/>
      <w:pPr>
        <w:ind w:left="5760" w:hanging="360"/>
      </w:pPr>
      <w:rPr>
        <w:rFonts w:ascii="Courier New" w:hAnsi="Courier New" w:hint="default"/>
      </w:rPr>
    </w:lvl>
    <w:lvl w:ilvl="8" w:tplc="7C44BC3C">
      <w:start w:val="1"/>
      <w:numFmt w:val="bullet"/>
      <w:lvlText w:val=""/>
      <w:lvlJc w:val="left"/>
      <w:pPr>
        <w:ind w:left="6480" w:hanging="360"/>
      </w:pPr>
      <w:rPr>
        <w:rFonts w:ascii="Wingdings" w:hAnsi="Wingdings" w:hint="default"/>
      </w:rPr>
    </w:lvl>
  </w:abstractNum>
  <w:abstractNum w:abstractNumId="8" w15:restartNumberingAfterBreak="0">
    <w:nsid w:val="24F923A3"/>
    <w:multiLevelType w:val="multilevel"/>
    <w:tmpl w:val="AB2A1D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16FA4A"/>
    <w:multiLevelType w:val="hybridMultilevel"/>
    <w:tmpl w:val="FFFFFFFF"/>
    <w:lvl w:ilvl="0" w:tplc="FDBCA896">
      <w:start w:val="1"/>
      <w:numFmt w:val="bullet"/>
      <w:lvlText w:val="-"/>
      <w:lvlJc w:val="left"/>
      <w:pPr>
        <w:ind w:left="720" w:hanging="360"/>
      </w:pPr>
      <w:rPr>
        <w:rFonts w:ascii="Aptos" w:hAnsi="Aptos" w:hint="default"/>
      </w:rPr>
    </w:lvl>
    <w:lvl w:ilvl="1" w:tplc="1EBEA9B6">
      <w:start w:val="1"/>
      <w:numFmt w:val="bullet"/>
      <w:lvlText w:val="o"/>
      <w:lvlJc w:val="left"/>
      <w:pPr>
        <w:ind w:left="1440" w:hanging="360"/>
      </w:pPr>
      <w:rPr>
        <w:rFonts w:ascii="Courier New" w:hAnsi="Courier New" w:hint="default"/>
      </w:rPr>
    </w:lvl>
    <w:lvl w:ilvl="2" w:tplc="41F48F04">
      <w:start w:val="1"/>
      <w:numFmt w:val="bullet"/>
      <w:lvlText w:val=""/>
      <w:lvlJc w:val="left"/>
      <w:pPr>
        <w:ind w:left="2160" w:hanging="360"/>
      </w:pPr>
      <w:rPr>
        <w:rFonts w:ascii="Wingdings" w:hAnsi="Wingdings" w:hint="default"/>
      </w:rPr>
    </w:lvl>
    <w:lvl w:ilvl="3" w:tplc="F1C22CE0">
      <w:start w:val="1"/>
      <w:numFmt w:val="bullet"/>
      <w:lvlText w:val=""/>
      <w:lvlJc w:val="left"/>
      <w:pPr>
        <w:ind w:left="2880" w:hanging="360"/>
      </w:pPr>
      <w:rPr>
        <w:rFonts w:ascii="Symbol" w:hAnsi="Symbol" w:hint="default"/>
      </w:rPr>
    </w:lvl>
    <w:lvl w:ilvl="4" w:tplc="D1B00164">
      <w:start w:val="1"/>
      <w:numFmt w:val="bullet"/>
      <w:lvlText w:val="o"/>
      <w:lvlJc w:val="left"/>
      <w:pPr>
        <w:ind w:left="3600" w:hanging="360"/>
      </w:pPr>
      <w:rPr>
        <w:rFonts w:ascii="Courier New" w:hAnsi="Courier New" w:hint="default"/>
      </w:rPr>
    </w:lvl>
    <w:lvl w:ilvl="5" w:tplc="C3FAD334">
      <w:start w:val="1"/>
      <w:numFmt w:val="bullet"/>
      <w:lvlText w:val=""/>
      <w:lvlJc w:val="left"/>
      <w:pPr>
        <w:ind w:left="4320" w:hanging="360"/>
      </w:pPr>
      <w:rPr>
        <w:rFonts w:ascii="Wingdings" w:hAnsi="Wingdings" w:hint="default"/>
      </w:rPr>
    </w:lvl>
    <w:lvl w:ilvl="6" w:tplc="F760BB42">
      <w:start w:val="1"/>
      <w:numFmt w:val="bullet"/>
      <w:lvlText w:val=""/>
      <w:lvlJc w:val="left"/>
      <w:pPr>
        <w:ind w:left="5040" w:hanging="360"/>
      </w:pPr>
      <w:rPr>
        <w:rFonts w:ascii="Symbol" w:hAnsi="Symbol" w:hint="default"/>
      </w:rPr>
    </w:lvl>
    <w:lvl w:ilvl="7" w:tplc="6ECE3E14">
      <w:start w:val="1"/>
      <w:numFmt w:val="bullet"/>
      <w:lvlText w:val="o"/>
      <w:lvlJc w:val="left"/>
      <w:pPr>
        <w:ind w:left="5760" w:hanging="360"/>
      </w:pPr>
      <w:rPr>
        <w:rFonts w:ascii="Courier New" w:hAnsi="Courier New" w:hint="default"/>
      </w:rPr>
    </w:lvl>
    <w:lvl w:ilvl="8" w:tplc="F7004032">
      <w:start w:val="1"/>
      <w:numFmt w:val="bullet"/>
      <w:lvlText w:val=""/>
      <w:lvlJc w:val="left"/>
      <w:pPr>
        <w:ind w:left="6480" w:hanging="360"/>
      </w:pPr>
      <w:rPr>
        <w:rFonts w:ascii="Wingdings" w:hAnsi="Wingdings" w:hint="default"/>
      </w:rPr>
    </w:lvl>
  </w:abstractNum>
  <w:abstractNum w:abstractNumId="10" w15:restartNumberingAfterBreak="0">
    <w:nsid w:val="260A1C86"/>
    <w:multiLevelType w:val="hybridMultilevel"/>
    <w:tmpl w:val="FFFFFFFF"/>
    <w:lvl w:ilvl="0" w:tplc="1A2EDAAE">
      <w:start w:val="1"/>
      <w:numFmt w:val="bullet"/>
      <w:lvlText w:val="-"/>
      <w:lvlJc w:val="left"/>
      <w:pPr>
        <w:ind w:left="720" w:hanging="360"/>
      </w:pPr>
      <w:rPr>
        <w:rFonts w:ascii="Aptos" w:hAnsi="Aptos" w:hint="default"/>
      </w:rPr>
    </w:lvl>
    <w:lvl w:ilvl="1" w:tplc="0776A6CC">
      <w:start w:val="1"/>
      <w:numFmt w:val="bullet"/>
      <w:lvlText w:val="o"/>
      <w:lvlJc w:val="left"/>
      <w:pPr>
        <w:ind w:left="1440" w:hanging="360"/>
      </w:pPr>
      <w:rPr>
        <w:rFonts w:ascii="Courier New" w:hAnsi="Courier New" w:hint="default"/>
      </w:rPr>
    </w:lvl>
    <w:lvl w:ilvl="2" w:tplc="92D44086">
      <w:start w:val="1"/>
      <w:numFmt w:val="bullet"/>
      <w:lvlText w:val=""/>
      <w:lvlJc w:val="left"/>
      <w:pPr>
        <w:ind w:left="2160" w:hanging="360"/>
      </w:pPr>
      <w:rPr>
        <w:rFonts w:ascii="Wingdings" w:hAnsi="Wingdings" w:hint="default"/>
      </w:rPr>
    </w:lvl>
    <w:lvl w:ilvl="3" w:tplc="B4FCA624">
      <w:start w:val="1"/>
      <w:numFmt w:val="bullet"/>
      <w:lvlText w:val=""/>
      <w:lvlJc w:val="left"/>
      <w:pPr>
        <w:ind w:left="2880" w:hanging="360"/>
      </w:pPr>
      <w:rPr>
        <w:rFonts w:ascii="Symbol" w:hAnsi="Symbol" w:hint="default"/>
      </w:rPr>
    </w:lvl>
    <w:lvl w:ilvl="4" w:tplc="5E94D39C">
      <w:start w:val="1"/>
      <w:numFmt w:val="bullet"/>
      <w:lvlText w:val="o"/>
      <w:lvlJc w:val="left"/>
      <w:pPr>
        <w:ind w:left="3600" w:hanging="360"/>
      </w:pPr>
      <w:rPr>
        <w:rFonts w:ascii="Courier New" w:hAnsi="Courier New" w:hint="default"/>
      </w:rPr>
    </w:lvl>
    <w:lvl w:ilvl="5" w:tplc="B4780A86">
      <w:start w:val="1"/>
      <w:numFmt w:val="bullet"/>
      <w:lvlText w:val=""/>
      <w:lvlJc w:val="left"/>
      <w:pPr>
        <w:ind w:left="4320" w:hanging="360"/>
      </w:pPr>
      <w:rPr>
        <w:rFonts w:ascii="Wingdings" w:hAnsi="Wingdings" w:hint="default"/>
      </w:rPr>
    </w:lvl>
    <w:lvl w:ilvl="6" w:tplc="2B246E0A">
      <w:start w:val="1"/>
      <w:numFmt w:val="bullet"/>
      <w:lvlText w:val=""/>
      <w:lvlJc w:val="left"/>
      <w:pPr>
        <w:ind w:left="5040" w:hanging="360"/>
      </w:pPr>
      <w:rPr>
        <w:rFonts w:ascii="Symbol" w:hAnsi="Symbol" w:hint="default"/>
      </w:rPr>
    </w:lvl>
    <w:lvl w:ilvl="7" w:tplc="0600718E">
      <w:start w:val="1"/>
      <w:numFmt w:val="bullet"/>
      <w:lvlText w:val="o"/>
      <w:lvlJc w:val="left"/>
      <w:pPr>
        <w:ind w:left="5760" w:hanging="360"/>
      </w:pPr>
      <w:rPr>
        <w:rFonts w:ascii="Courier New" w:hAnsi="Courier New" w:hint="default"/>
      </w:rPr>
    </w:lvl>
    <w:lvl w:ilvl="8" w:tplc="B3C0517E">
      <w:start w:val="1"/>
      <w:numFmt w:val="bullet"/>
      <w:lvlText w:val=""/>
      <w:lvlJc w:val="left"/>
      <w:pPr>
        <w:ind w:left="6480" w:hanging="360"/>
      </w:pPr>
      <w:rPr>
        <w:rFonts w:ascii="Wingdings" w:hAnsi="Wingdings" w:hint="default"/>
      </w:rPr>
    </w:lvl>
  </w:abstractNum>
  <w:abstractNum w:abstractNumId="11" w15:restartNumberingAfterBreak="0">
    <w:nsid w:val="2FF47199"/>
    <w:multiLevelType w:val="multilevel"/>
    <w:tmpl w:val="A100EFF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E23D2D"/>
    <w:multiLevelType w:val="hybridMultilevel"/>
    <w:tmpl w:val="237487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79F1975"/>
    <w:multiLevelType w:val="hybridMultilevel"/>
    <w:tmpl w:val="E8A4A2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6B3151"/>
    <w:multiLevelType w:val="hybridMultilevel"/>
    <w:tmpl w:val="74DA3680"/>
    <w:lvl w:ilvl="0" w:tplc="EC82F4A8">
      <w:start w:val="1"/>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5" w15:restartNumberingAfterBreak="0">
    <w:nsid w:val="485B1934"/>
    <w:multiLevelType w:val="hybridMultilevel"/>
    <w:tmpl w:val="38846BD4"/>
    <w:lvl w:ilvl="0" w:tplc="B8D6972E">
      <w:start w:val="1"/>
      <w:numFmt w:val="decimal"/>
      <w:lvlText w:val="%1"/>
      <w:lvlJc w:val="left"/>
      <w:pPr>
        <w:ind w:left="1800" w:hanging="72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4AB1B3A8"/>
    <w:multiLevelType w:val="hybridMultilevel"/>
    <w:tmpl w:val="FFFFFFFF"/>
    <w:lvl w:ilvl="0" w:tplc="C23CF56A">
      <w:start w:val="1"/>
      <w:numFmt w:val="bullet"/>
      <w:lvlText w:val="-"/>
      <w:lvlJc w:val="left"/>
      <w:pPr>
        <w:ind w:left="720" w:hanging="360"/>
      </w:pPr>
      <w:rPr>
        <w:rFonts w:ascii="Aptos" w:hAnsi="Aptos" w:hint="default"/>
      </w:rPr>
    </w:lvl>
    <w:lvl w:ilvl="1" w:tplc="7F7E78FE">
      <w:start w:val="1"/>
      <w:numFmt w:val="bullet"/>
      <w:lvlText w:val="o"/>
      <w:lvlJc w:val="left"/>
      <w:pPr>
        <w:ind w:left="1440" w:hanging="360"/>
      </w:pPr>
      <w:rPr>
        <w:rFonts w:ascii="Courier New" w:hAnsi="Courier New" w:hint="default"/>
      </w:rPr>
    </w:lvl>
    <w:lvl w:ilvl="2" w:tplc="48AA17C4">
      <w:start w:val="1"/>
      <w:numFmt w:val="bullet"/>
      <w:lvlText w:val=""/>
      <w:lvlJc w:val="left"/>
      <w:pPr>
        <w:ind w:left="2160" w:hanging="360"/>
      </w:pPr>
      <w:rPr>
        <w:rFonts w:ascii="Wingdings" w:hAnsi="Wingdings" w:hint="default"/>
      </w:rPr>
    </w:lvl>
    <w:lvl w:ilvl="3" w:tplc="20F0FD64">
      <w:start w:val="1"/>
      <w:numFmt w:val="bullet"/>
      <w:lvlText w:val=""/>
      <w:lvlJc w:val="left"/>
      <w:pPr>
        <w:ind w:left="2880" w:hanging="360"/>
      </w:pPr>
      <w:rPr>
        <w:rFonts w:ascii="Symbol" w:hAnsi="Symbol" w:hint="default"/>
      </w:rPr>
    </w:lvl>
    <w:lvl w:ilvl="4" w:tplc="95021120">
      <w:start w:val="1"/>
      <w:numFmt w:val="bullet"/>
      <w:lvlText w:val="o"/>
      <w:lvlJc w:val="left"/>
      <w:pPr>
        <w:ind w:left="3600" w:hanging="360"/>
      </w:pPr>
      <w:rPr>
        <w:rFonts w:ascii="Courier New" w:hAnsi="Courier New" w:hint="default"/>
      </w:rPr>
    </w:lvl>
    <w:lvl w:ilvl="5" w:tplc="48DC70E8">
      <w:start w:val="1"/>
      <w:numFmt w:val="bullet"/>
      <w:lvlText w:val=""/>
      <w:lvlJc w:val="left"/>
      <w:pPr>
        <w:ind w:left="4320" w:hanging="360"/>
      </w:pPr>
      <w:rPr>
        <w:rFonts w:ascii="Wingdings" w:hAnsi="Wingdings" w:hint="default"/>
      </w:rPr>
    </w:lvl>
    <w:lvl w:ilvl="6" w:tplc="04D0E35E">
      <w:start w:val="1"/>
      <w:numFmt w:val="bullet"/>
      <w:lvlText w:val=""/>
      <w:lvlJc w:val="left"/>
      <w:pPr>
        <w:ind w:left="5040" w:hanging="360"/>
      </w:pPr>
      <w:rPr>
        <w:rFonts w:ascii="Symbol" w:hAnsi="Symbol" w:hint="default"/>
      </w:rPr>
    </w:lvl>
    <w:lvl w:ilvl="7" w:tplc="25BCF9E0">
      <w:start w:val="1"/>
      <w:numFmt w:val="bullet"/>
      <w:lvlText w:val="o"/>
      <w:lvlJc w:val="left"/>
      <w:pPr>
        <w:ind w:left="5760" w:hanging="360"/>
      </w:pPr>
      <w:rPr>
        <w:rFonts w:ascii="Courier New" w:hAnsi="Courier New" w:hint="default"/>
      </w:rPr>
    </w:lvl>
    <w:lvl w:ilvl="8" w:tplc="8E363038">
      <w:start w:val="1"/>
      <w:numFmt w:val="bullet"/>
      <w:lvlText w:val=""/>
      <w:lvlJc w:val="left"/>
      <w:pPr>
        <w:ind w:left="6480" w:hanging="360"/>
      </w:pPr>
      <w:rPr>
        <w:rFonts w:ascii="Wingdings" w:hAnsi="Wingdings" w:hint="default"/>
      </w:rPr>
    </w:lvl>
  </w:abstractNum>
  <w:abstractNum w:abstractNumId="17" w15:restartNumberingAfterBreak="0">
    <w:nsid w:val="4F2A34F6"/>
    <w:multiLevelType w:val="hybridMultilevel"/>
    <w:tmpl w:val="1DD4C662"/>
    <w:lvl w:ilvl="0" w:tplc="A808CE98">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8D23168"/>
    <w:multiLevelType w:val="multilevel"/>
    <w:tmpl w:val="4428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0C2539"/>
    <w:multiLevelType w:val="hybridMultilevel"/>
    <w:tmpl w:val="1A6C035A"/>
    <w:lvl w:ilvl="0" w:tplc="CE4821B8">
      <w:start w:val="2"/>
      <w:numFmt w:val="decimal"/>
      <w:lvlText w:val="%1"/>
      <w:lvlJc w:val="left"/>
      <w:pPr>
        <w:ind w:left="1080" w:hanging="72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4DF0B01"/>
    <w:multiLevelType w:val="hybridMultilevel"/>
    <w:tmpl w:val="28607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A7B382B"/>
    <w:multiLevelType w:val="hybridMultilevel"/>
    <w:tmpl w:val="78385992"/>
    <w:lvl w:ilvl="0" w:tplc="A4BE7622">
      <w:start w:val="2"/>
      <w:numFmt w:val="decimal"/>
      <w:lvlText w:val="%1"/>
      <w:lvlJc w:val="left"/>
      <w:pPr>
        <w:ind w:left="1800" w:hanging="72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7897FBC5"/>
    <w:multiLevelType w:val="hybridMultilevel"/>
    <w:tmpl w:val="FFFFFFFF"/>
    <w:lvl w:ilvl="0" w:tplc="5B2ABAC2">
      <w:start w:val="1"/>
      <w:numFmt w:val="bullet"/>
      <w:lvlText w:val="-"/>
      <w:lvlJc w:val="left"/>
      <w:pPr>
        <w:ind w:left="720" w:hanging="360"/>
      </w:pPr>
      <w:rPr>
        <w:rFonts w:ascii="Aptos" w:hAnsi="Aptos" w:hint="default"/>
      </w:rPr>
    </w:lvl>
    <w:lvl w:ilvl="1" w:tplc="3544E8B6">
      <w:start w:val="1"/>
      <w:numFmt w:val="bullet"/>
      <w:lvlText w:val="o"/>
      <w:lvlJc w:val="left"/>
      <w:pPr>
        <w:ind w:left="1440" w:hanging="360"/>
      </w:pPr>
      <w:rPr>
        <w:rFonts w:ascii="Courier New" w:hAnsi="Courier New" w:hint="default"/>
      </w:rPr>
    </w:lvl>
    <w:lvl w:ilvl="2" w:tplc="44A4D644">
      <w:start w:val="1"/>
      <w:numFmt w:val="bullet"/>
      <w:lvlText w:val=""/>
      <w:lvlJc w:val="left"/>
      <w:pPr>
        <w:ind w:left="2160" w:hanging="360"/>
      </w:pPr>
      <w:rPr>
        <w:rFonts w:ascii="Wingdings" w:hAnsi="Wingdings" w:hint="default"/>
      </w:rPr>
    </w:lvl>
    <w:lvl w:ilvl="3" w:tplc="8B301FFC">
      <w:start w:val="1"/>
      <w:numFmt w:val="bullet"/>
      <w:lvlText w:val=""/>
      <w:lvlJc w:val="left"/>
      <w:pPr>
        <w:ind w:left="2880" w:hanging="360"/>
      </w:pPr>
      <w:rPr>
        <w:rFonts w:ascii="Symbol" w:hAnsi="Symbol" w:hint="default"/>
      </w:rPr>
    </w:lvl>
    <w:lvl w:ilvl="4" w:tplc="51F0DE96">
      <w:start w:val="1"/>
      <w:numFmt w:val="bullet"/>
      <w:lvlText w:val="o"/>
      <w:lvlJc w:val="left"/>
      <w:pPr>
        <w:ind w:left="3600" w:hanging="360"/>
      </w:pPr>
      <w:rPr>
        <w:rFonts w:ascii="Courier New" w:hAnsi="Courier New" w:hint="default"/>
      </w:rPr>
    </w:lvl>
    <w:lvl w:ilvl="5" w:tplc="BF3E4BC6">
      <w:start w:val="1"/>
      <w:numFmt w:val="bullet"/>
      <w:lvlText w:val=""/>
      <w:lvlJc w:val="left"/>
      <w:pPr>
        <w:ind w:left="4320" w:hanging="360"/>
      </w:pPr>
      <w:rPr>
        <w:rFonts w:ascii="Wingdings" w:hAnsi="Wingdings" w:hint="default"/>
      </w:rPr>
    </w:lvl>
    <w:lvl w:ilvl="6" w:tplc="68F63B74">
      <w:start w:val="1"/>
      <w:numFmt w:val="bullet"/>
      <w:lvlText w:val=""/>
      <w:lvlJc w:val="left"/>
      <w:pPr>
        <w:ind w:left="5040" w:hanging="360"/>
      </w:pPr>
      <w:rPr>
        <w:rFonts w:ascii="Symbol" w:hAnsi="Symbol" w:hint="default"/>
      </w:rPr>
    </w:lvl>
    <w:lvl w:ilvl="7" w:tplc="214E18FE">
      <w:start w:val="1"/>
      <w:numFmt w:val="bullet"/>
      <w:lvlText w:val="o"/>
      <w:lvlJc w:val="left"/>
      <w:pPr>
        <w:ind w:left="5760" w:hanging="360"/>
      </w:pPr>
      <w:rPr>
        <w:rFonts w:ascii="Courier New" w:hAnsi="Courier New" w:hint="default"/>
      </w:rPr>
    </w:lvl>
    <w:lvl w:ilvl="8" w:tplc="1A348928">
      <w:start w:val="1"/>
      <w:numFmt w:val="bullet"/>
      <w:lvlText w:val=""/>
      <w:lvlJc w:val="left"/>
      <w:pPr>
        <w:ind w:left="6480" w:hanging="360"/>
      </w:pPr>
      <w:rPr>
        <w:rFonts w:ascii="Wingdings" w:hAnsi="Wingdings" w:hint="default"/>
      </w:rPr>
    </w:lvl>
  </w:abstractNum>
  <w:abstractNum w:abstractNumId="23" w15:restartNumberingAfterBreak="0">
    <w:nsid w:val="7DA57F4C"/>
    <w:multiLevelType w:val="multilevel"/>
    <w:tmpl w:val="D38898F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3140773">
    <w:abstractNumId w:val="18"/>
  </w:num>
  <w:num w:numId="2" w16cid:durableId="1732775782">
    <w:abstractNumId w:val="8"/>
  </w:num>
  <w:num w:numId="3" w16cid:durableId="371617919">
    <w:abstractNumId w:val="23"/>
  </w:num>
  <w:num w:numId="4" w16cid:durableId="211693203">
    <w:abstractNumId w:val="6"/>
  </w:num>
  <w:num w:numId="5" w16cid:durableId="9138685">
    <w:abstractNumId w:val="1"/>
  </w:num>
  <w:num w:numId="6" w16cid:durableId="506557133">
    <w:abstractNumId w:val="11"/>
  </w:num>
  <w:num w:numId="7" w16cid:durableId="1792245654">
    <w:abstractNumId w:val="2"/>
  </w:num>
  <w:num w:numId="8" w16cid:durableId="1062677717">
    <w:abstractNumId w:val="5"/>
  </w:num>
  <w:num w:numId="9" w16cid:durableId="290481643">
    <w:abstractNumId w:val="22"/>
  </w:num>
  <w:num w:numId="10" w16cid:durableId="2118477981">
    <w:abstractNumId w:val="9"/>
  </w:num>
  <w:num w:numId="11" w16cid:durableId="2147311462">
    <w:abstractNumId w:val="3"/>
  </w:num>
  <w:num w:numId="12" w16cid:durableId="830953258">
    <w:abstractNumId w:val="16"/>
  </w:num>
  <w:num w:numId="13" w16cid:durableId="1927693546">
    <w:abstractNumId w:val="12"/>
  </w:num>
  <w:num w:numId="14" w16cid:durableId="24916020">
    <w:abstractNumId w:val="14"/>
  </w:num>
  <w:num w:numId="15" w16cid:durableId="14335483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21002325">
    <w:abstractNumId w:val="7"/>
  </w:num>
  <w:num w:numId="17" w16cid:durableId="431361328">
    <w:abstractNumId w:val="10"/>
  </w:num>
  <w:num w:numId="18" w16cid:durableId="1228373080">
    <w:abstractNumId w:val="20"/>
  </w:num>
  <w:num w:numId="19" w16cid:durableId="1948344668">
    <w:abstractNumId w:val="0"/>
  </w:num>
  <w:num w:numId="20" w16cid:durableId="624315067">
    <w:abstractNumId w:val="4"/>
  </w:num>
  <w:num w:numId="21" w16cid:durableId="2093962111">
    <w:abstractNumId w:val="13"/>
  </w:num>
  <w:num w:numId="22" w16cid:durableId="1046175238">
    <w:abstractNumId w:val="17"/>
  </w:num>
  <w:num w:numId="23" w16cid:durableId="2055426785">
    <w:abstractNumId w:val="21"/>
  </w:num>
  <w:num w:numId="24" w16cid:durableId="467825911">
    <w:abstractNumId w:val="19"/>
  </w:num>
  <w:num w:numId="25" w16cid:durableId="113340451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abiana Camargo">
    <w15:presenceInfo w15:providerId="Windows Live" w15:userId="ab7b076855643f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B6A"/>
    <w:rsid w:val="00000052"/>
    <w:rsid w:val="00000519"/>
    <w:rsid w:val="000006FF"/>
    <w:rsid w:val="000008CE"/>
    <w:rsid w:val="000015D1"/>
    <w:rsid w:val="00001686"/>
    <w:rsid w:val="00001725"/>
    <w:rsid w:val="00001C14"/>
    <w:rsid w:val="00001F38"/>
    <w:rsid w:val="0000200D"/>
    <w:rsid w:val="00002081"/>
    <w:rsid w:val="00002A38"/>
    <w:rsid w:val="00002AD2"/>
    <w:rsid w:val="00002E5C"/>
    <w:rsid w:val="00002ED4"/>
    <w:rsid w:val="0000300F"/>
    <w:rsid w:val="00003423"/>
    <w:rsid w:val="00003746"/>
    <w:rsid w:val="00003AA1"/>
    <w:rsid w:val="00003C36"/>
    <w:rsid w:val="00003CC6"/>
    <w:rsid w:val="00003E79"/>
    <w:rsid w:val="00003F1B"/>
    <w:rsid w:val="00003FD2"/>
    <w:rsid w:val="00004044"/>
    <w:rsid w:val="000042DF"/>
    <w:rsid w:val="0000459D"/>
    <w:rsid w:val="000045B0"/>
    <w:rsid w:val="00004B85"/>
    <w:rsid w:val="00004C66"/>
    <w:rsid w:val="00004D8D"/>
    <w:rsid w:val="00004DC4"/>
    <w:rsid w:val="00004EB0"/>
    <w:rsid w:val="00004EFB"/>
    <w:rsid w:val="00005015"/>
    <w:rsid w:val="000050A9"/>
    <w:rsid w:val="000050C4"/>
    <w:rsid w:val="0000514A"/>
    <w:rsid w:val="00005153"/>
    <w:rsid w:val="00005953"/>
    <w:rsid w:val="00005A0E"/>
    <w:rsid w:val="00005D86"/>
    <w:rsid w:val="000060DF"/>
    <w:rsid w:val="00006364"/>
    <w:rsid w:val="00006ACB"/>
    <w:rsid w:val="00006CD7"/>
    <w:rsid w:val="00006F51"/>
    <w:rsid w:val="000071F3"/>
    <w:rsid w:val="0000756A"/>
    <w:rsid w:val="000077DA"/>
    <w:rsid w:val="000077FD"/>
    <w:rsid w:val="00007921"/>
    <w:rsid w:val="000079A9"/>
    <w:rsid w:val="00007AD7"/>
    <w:rsid w:val="00007C74"/>
    <w:rsid w:val="00007CD0"/>
    <w:rsid w:val="00010023"/>
    <w:rsid w:val="00010139"/>
    <w:rsid w:val="00010827"/>
    <w:rsid w:val="00010AC8"/>
    <w:rsid w:val="00010C6F"/>
    <w:rsid w:val="00010D35"/>
    <w:rsid w:val="00010E2E"/>
    <w:rsid w:val="00010EAE"/>
    <w:rsid w:val="00010F11"/>
    <w:rsid w:val="000114D1"/>
    <w:rsid w:val="000115AB"/>
    <w:rsid w:val="000116B1"/>
    <w:rsid w:val="00011986"/>
    <w:rsid w:val="00011A3D"/>
    <w:rsid w:val="000126C6"/>
    <w:rsid w:val="00012790"/>
    <w:rsid w:val="00012AC3"/>
    <w:rsid w:val="00012B31"/>
    <w:rsid w:val="00012D30"/>
    <w:rsid w:val="00012E9D"/>
    <w:rsid w:val="00012EAC"/>
    <w:rsid w:val="000131D3"/>
    <w:rsid w:val="000131E7"/>
    <w:rsid w:val="0001328B"/>
    <w:rsid w:val="000134D4"/>
    <w:rsid w:val="00013693"/>
    <w:rsid w:val="000136A6"/>
    <w:rsid w:val="00013842"/>
    <w:rsid w:val="00013A9D"/>
    <w:rsid w:val="00013AB4"/>
    <w:rsid w:val="00013BE0"/>
    <w:rsid w:val="00013ECF"/>
    <w:rsid w:val="00013F79"/>
    <w:rsid w:val="00013F83"/>
    <w:rsid w:val="00014294"/>
    <w:rsid w:val="00014308"/>
    <w:rsid w:val="00014786"/>
    <w:rsid w:val="00014AAA"/>
    <w:rsid w:val="00014EBA"/>
    <w:rsid w:val="00014ED6"/>
    <w:rsid w:val="000155E1"/>
    <w:rsid w:val="00015A31"/>
    <w:rsid w:val="00015BE8"/>
    <w:rsid w:val="0001613A"/>
    <w:rsid w:val="0001618A"/>
    <w:rsid w:val="00016567"/>
    <w:rsid w:val="00016580"/>
    <w:rsid w:val="00016BA7"/>
    <w:rsid w:val="00016C10"/>
    <w:rsid w:val="00016D26"/>
    <w:rsid w:val="0001716E"/>
    <w:rsid w:val="0001734C"/>
    <w:rsid w:val="00017577"/>
    <w:rsid w:val="000175ED"/>
    <w:rsid w:val="000178DA"/>
    <w:rsid w:val="0001794E"/>
    <w:rsid w:val="00017B91"/>
    <w:rsid w:val="00017FD3"/>
    <w:rsid w:val="000201F1"/>
    <w:rsid w:val="00020504"/>
    <w:rsid w:val="000207F1"/>
    <w:rsid w:val="00020952"/>
    <w:rsid w:val="000209DB"/>
    <w:rsid w:val="00020BE2"/>
    <w:rsid w:val="00021040"/>
    <w:rsid w:val="00021099"/>
    <w:rsid w:val="0002121D"/>
    <w:rsid w:val="00021432"/>
    <w:rsid w:val="00021615"/>
    <w:rsid w:val="000218F0"/>
    <w:rsid w:val="000219AB"/>
    <w:rsid w:val="00021A76"/>
    <w:rsid w:val="00021FD1"/>
    <w:rsid w:val="000220AE"/>
    <w:rsid w:val="0002211F"/>
    <w:rsid w:val="0002224F"/>
    <w:rsid w:val="00022849"/>
    <w:rsid w:val="000228CD"/>
    <w:rsid w:val="00022A7D"/>
    <w:rsid w:val="00022D95"/>
    <w:rsid w:val="00022FAB"/>
    <w:rsid w:val="00023254"/>
    <w:rsid w:val="0002332D"/>
    <w:rsid w:val="00023500"/>
    <w:rsid w:val="00023535"/>
    <w:rsid w:val="0002358B"/>
    <w:rsid w:val="00023636"/>
    <w:rsid w:val="00023696"/>
    <w:rsid w:val="000238FC"/>
    <w:rsid w:val="00023DB0"/>
    <w:rsid w:val="00023FB4"/>
    <w:rsid w:val="00024156"/>
    <w:rsid w:val="00024170"/>
    <w:rsid w:val="0002469E"/>
    <w:rsid w:val="00024BC2"/>
    <w:rsid w:val="00024BDF"/>
    <w:rsid w:val="00024D72"/>
    <w:rsid w:val="00024E7D"/>
    <w:rsid w:val="00025022"/>
    <w:rsid w:val="00025273"/>
    <w:rsid w:val="00025549"/>
    <w:rsid w:val="0002570D"/>
    <w:rsid w:val="00025C03"/>
    <w:rsid w:val="00025EA4"/>
    <w:rsid w:val="00026AB0"/>
    <w:rsid w:val="0002711F"/>
    <w:rsid w:val="00027151"/>
    <w:rsid w:val="000271CF"/>
    <w:rsid w:val="00027528"/>
    <w:rsid w:val="000279D5"/>
    <w:rsid w:val="00027AE6"/>
    <w:rsid w:val="00027B7F"/>
    <w:rsid w:val="00027D10"/>
    <w:rsid w:val="00030062"/>
    <w:rsid w:val="00030128"/>
    <w:rsid w:val="00030154"/>
    <w:rsid w:val="000301FD"/>
    <w:rsid w:val="000305FA"/>
    <w:rsid w:val="0003092E"/>
    <w:rsid w:val="0003103E"/>
    <w:rsid w:val="000310B7"/>
    <w:rsid w:val="0003156D"/>
    <w:rsid w:val="00031A6F"/>
    <w:rsid w:val="00031D58"/>
    <w:rsid w:val="00031FA1"/>
    <w:rsid w:val="00031FF8"/>
    <w:rsid w:val="000322CB"/>
    <w:rsid w:val="0003288D"/>
    <w:rsid w:val="00032BB4"/>
    <w:rsid w:val="00032BC1"/>
    <w:rsid w:val="00032D36"/>
    <w:rsid w:val="00032EFB"/>
    <w:rsid w:val="00033187"/>
    <w:rsid w:val="00033967"/>
    <w:rsid w:val="00033D10"/>
    <w:rsid w:val="00033DDC"/>
    <w:rsid w:val="000342E6"/>
    <w:rsid w:val="00034462"/>
    <w:rsid w:val="0003446E"/>
    <w:rsid w:val="0003483F"/>
    <w:rsid w:val="000348A8"/>
    <w:rsid w:val="000348E6"/>
    <w:rsid w:val="00034A50"/>
    <w:rsid w:val="00034CC8"/>
    <w:rsid w:val="00035010"/>
    <w:rsid w:val="00035472"/>
    <w:rsid w:val="000355FA"/>
    <w:rsid w:val="000356EE"/>
    <w:rsid w:val="00036074"/>
    <w:rsid w:val="000366CC"/>
    <w:rsid w:val="00036A87"/>
    <w:rsid w:val="00036AB4"/>
    <w:rsid w:val="00036B85"/>
    <w:rsid w:val="00036E6C"/>
    <w:rsid w:val="00036E6F"/>
    <w:rsid w:val="00037087"/>
    <w:rsid w:val="000375E0"/>
    <w:rsid w:val="000376A1"/>
    <w:rsid w:val="000376B5"/>
    <w:rsid w:val="000377AF"/>
    <w:rsid w:val="00037A62"/>
    <w:rsid w:val="00037CB5"/>
    <w:rsid w:val="00037F40"/>
    <w:rsid w:val="0004028C"/>
    <w:rsid w:val="00040558"/>
    <w:rsid w:val="000407DC"/>
    <w:rsid w:val="00040983"/>
    <w:rsid w:val="00040D1D"/>
    <w:rsid w:val="00040DBE"/>
    <w:rsid w:val="00040FC7"/>
    <w:rsid w:val="00041216"/>
    <w:rsid w:val="00041246"/>
    <w:rsid w:val="0004135B"/>
    <w:rsid w:val="00041598"/>
    <w:rsid w:val="00041B89"/>
    <w:rsid w:val="00041F12"/>
    <w:rsid w:val="000425B4"/>
    <w:rsid w:val="000425CB"/>
    <w:rsid w:val="00042612"/>
    <w:rsid w:val="00042AEB"/>
    <w:rsid w:val="00042AFB"/>
    <w:rsid w:val="00042CBF"/>
    <w:rsid w:val="00042E5C"/>
    <w:rsid w:val="00042FF1"/>
    <w:rsid w:val="000430F6"/>
    <w:rsid w:val="000432A5"/>
    <w:rsid w:val="00043405"/>
    <w:rsid w:val="00043477"/>
    <w:rsid w:val="000435A2"/>
    <w:rsid w:val="00043AEE"/>
    <w:rsid w:val="00043BCE"/>
    <w:rsid w:val="00043D4C"/>
    <w:rsid w:val="00043D7B"/>
    <w:rsid w:val="00043DEA"/>
    <w:rsid w:val="00043E11"/>
    <w:rsid w:val="00043FE5"/>
    <w:rsid w:val="000441CF"/>
    <w:rsid w:val="0004438B"/>
    <w:rsid w:val="000443B8"/>
    <w:rsid w:val="000445CC"/>
    <w:rsid w:val="000449AF"/>
    <w:rsid w:val="00044C8B"/>
    <w:rsid w:val="00044F37"/>
    <w:rsid w:val="000450CC"/>
    <w:rsid w:val="000451EB"/>
    <w:rsid w:val="00045297"/>
    <w:rsid w:val="00045400"/>
    <w:rsid w:val="000454A8"/>
    <w:rsid w:val="00045D4D"/>
    <w:rsid w:val="00045E22"/>
    <w:rsid w:val="00045E31"/>
    <w:rsid w:val="00045EE6"/>
    <w:rsid w:val="0004604D"/>
    <w:rsid w:val="000460D9"/>
    <w:rsid w:val="0004658D"/>
    <w:rsid w:val="000467BD"/>
    <w:rsid w:val="000468B2"/>
    <w:rsid w:val="00046963"/>
    <w:rsid w:val="00046BA8"/>
    <w:rsid w:val="00046C9D"/>
    <w:rsid w:val="00046EE4"/>
    <w:rsid w:val="00046F05"/>
    <w:rsid w:val="00046F4C"/>
    <w:rsid w:val="000471CF"/>
    <w:rsid w:val="00047C13"/>
    <w:rsid w:val="00047F48"/>
    <w:rsid w:val="000502F4"/>
    <w:rsid w:val="0005036A"/>
    <w:rsid w:val="000505BF"/>
    <w:rsid w:val="0005061D"/>
    <w:rsid w:val="00050CB9"/>
    <w:rsid w:val="00050F5D"/>
    <w:rsid w:val="00051072"/>
    <w:rsid w:val="0005133E"/>
    <w:rsid w:val="00051509"/>
    <w:rsid w:val="000515AE"/>
    <w:rsid w:val="000518A2"/>
    <w:rsid w:val="00051E5C"/>
    <w:rsid w:val="000521FF"/>
    <w:rsid w:val="0005229D"/>
    <w:rsid w:val="00052384"/>
    <w:rsid w:val="00052873"/>
    <w:rsid w:val="00052B05"/>
    <w:rsid w:val="00052C8E"/>
    <w:rsid w:val="00052E2C"/>
    <w:rsid w:val="00052FCE"/>
    <w:rsid w:val="0005310F"/>
    <w:rsid w:val="00053528"/>
    <w:rsid w:val="0005359C"/>
    <w:rsid w:val="0005374D"/>
    <w:rsid w:val="00053A15"/>
    <w:rsid w:val="000540CC"/>
    <w:rsid w:val="000541F9"/>
    <w:rsid w:val="0005464C"/>
    <w:rsid w:val="00054836"/>
    <w:rsid w:val="000549DD"/>
    <w:rsid w:val="00054CA8"/>
    <w:rsid w:val="00054F46"/>
    <w:rsid w:val="00054FCA"/>
    <w:rsid w:val="0005512A"/>
    <w:rsid w:val="0005520B"/>
    <w:rsid w:val="000553E7"/>
    <w:rsid w:val="00055460"/>
    <w:rsid w:val="00055472"/>
    <w:rsid w:val="000555D7"/>
    <w:rsid w:val="00055727"/>
    <w:rsid w:val="00055862"/>
    <w:rsid w:val="00055DC4"/>
    <w:rsid w:val="00055F0C"/>
    <w:rsid w:val="00055F4F"/>
    <w:rsid w:val="0005613D"/>
    <w:rsid w:val="00056163"/>
    <w:rsid w:val="00056190"/>
    <w:rsid w:val="0005679F"/>
    <w:rsid w:val="00056B97"/>
    <w:rsid w:val="000570FF"/>
    <w:rsid w:val="0005777C"/>
    <w:rsid w:val="0005787D"/>
    <w:rsid w:val="00057D6E"/>
    <w:rsid w:val="00057D75"/>
    <w:rsid w:val="00057D8F"/>
    <w:rsid w:val="00057E64"/>
    <w:rsid w:val="00060275"/>
    <w:rsid w:val="00060297"/>
    <w:rsid w:val="00060575"/>
    <w:rsid w:val="00060737"/>
    <w:rsid w:val="00060B58"/>
    <w:rsid w:val="00060BA1"/>
    <w:rsid w:val="00060BED"/>
    <w:rsid w:val="00060C6A"/>
    <w:rsid w:val="000610A5"/>
    <w:rsid w:val="000610B5"/>
    <w:rsid w:val="00061588"/>
    <w:rsid w:val="00061867"/>
    <w:rsid w:val="00061B4F"/>
    <w:rsid w:val="00061E11"/>
    <w:rsid w:val="00061F0D"/>
    <w:rsid w:val="000620A2"/>
    <w:rsid w:val="000620BF"/>
    <w:rsid w:val="000621E5"/>
    <w:rsid w:val="0006245B"/>
    <w:rsid w:val="0006245E"/>
    <w:rsid w:val="000625AA"/>
    <w:rsid w:val="000625CA"/>
    <w:rsid w:val="0006274B"/>
    <w:rsid w:val="00062767"/>
    <w:rsid w:val="000629A2"/>
    <w:rsid w:val="00062A1E"/>
    <w:rsid w:val="00062B6B"/>
    <w:rsid w:val="00062BA3"/>
    <w:rsid w:val="00062C71"/>
    <w:rsid w:val="00062C8D"/>
    <w:rsid w:val="00063880"/>
    <w:rsid w:val="00063A7E"/>
    <w:rsid w:val="00063B46"/>
    <w:rsid w:val="00063B78"/>
    <w:rsid w:val="000644A3"/>
    <w:rsid w:val="000644D3"/>
    <w:rsid w:val="00064926"/>
    <w:rsid w:val="00064CA0"/>
    <w:rsid w:val="00064D82"/>
    <w:rsid w:val="00064DE6"/>
    <w:rsid w:val="0006505B"/>
    <w:rsid w:val="000657FA"/>
    <w:rsid w:val="00065C1B"/>
    <w:rsid w:val="00065C68"/>
    <w:rsid w:val="00065C91"/>
    <w:rsid w:val="00065D9E"/>
    <w:rsid w:val="00065E06"/>
    <w:rsid w:val="00066074"/>
    <w:rsid w:val="000661D1"/>
    <w:rsid w:val="000664C9"/>
    <w:rsid w:val="000668B5"/>
    <w:rsid w:val="00066945"/>
    <w:rsid w:val="00066998"/>
    <w:rsid w:val="00066A56"/>
    <w:rsid w:val="00066A82"/>
    <w:rsid w:val="00066CD9"/>
    <w:rsid w:val="00066E30"/>
    <w:rsid w:val="00067116"/>
    <w:rsid w:val="00067297"/>
    <w:rsid w:val="000673B9"/>
    <w:rsid w:val="00067775"/>
    <w:rsid w:val="0006781D"/>
    <w:rsid w:val="00067A01"/>
    <w:rsid w:val="00067DDA"/>
    <w:rsid w:val="00067F38"/>
    <w:rsid w:val="0006862F"/>
    <w:rsid w:val="000700F1"/>
    <w:rsid w:val="0007018A"/>
    <w:rsid w:val="000702EC"/>
    <w:rsid w:val="00070427"/>
    <w:rsid w:val="000706A2"/>
    <w:rsid w:val="000706C8"/>
    <w:rsid w:val="00070741"/>
    <w:rsid w:val="0007077D"/>
    <w:rsid w:val="000707E9"/>
    <w:rsid w:val="00070835"/>
    <w:rsid w:val="00070847"/>
    <w:rsid w:val="000708EC"/>
    <w:rsid w:val="000708F1"/>
    <w:rsid w:val="00070AE7"/>
    <w:rsid w:val="00070B98"/>
    <w:rsid w:val="00071026"/>
    <w:rsid w:val="0007119E"/>
    <w:rsid w:val="0007138C"/>
    <w:rsid w:val="00071574"/>
    <w:rsid w:val="00071679"/>
    <w:rsid w:val="000717A7"/>
    <w:rsid w:val="000719AC"/>
    <w:rsid w:val="00071D19"/>
    <w:rsid w:val="00071FB1"/>
    <w:rsid w:val="000723DF"/>
    <w:rsid w:val="00072534"/>
    <w:rsid w:val="00072624"/>
    <w:rsid w:val="0007276B"/>
    <w:rsid w:val="00072A37"/>
    <w:rsid w:val="00072C98"/>
    <w:rsid w:val="00072DD4"/>
    <w:rsid w:val="000730C0"/>
    <w:rsid w:val="00073134"/>
    <w:rsid w:val="00073191"/>
    <w:rsid w:val="00073314"/>
    <w:rsid w:val="000733A0"/>
    <w:rsid w:val="0007343E"/>
    <w:rsid w:val="0007359B"/>
    <w:rsid w:val="0007398A"/>
    <w:rsid w:val="00073ABE"/>
    <w:rsid w:val="00073B06"/>
    <w:rsid w:val="00073B80"/>
    <w:rsid w:val="00073BBE"/>
    <w:rsid w:val="00073C4F"/>
    <w:rsid w:val="000741BA"/>
    <w:rsid w:val="00074586"/>
    <w:rsid w:val="000745A6"/>
    <w:rsid w:val="00074704"/>
    <w:rsid w:val="00074805"/>
    <w:rsid w:val="000749CD"/>
    <w:rsid w:val="00074B01"/>
    <w:rsid w:val="00074FF5"/>
    <w:rsid w:val="00075163"/>
    <w:rsid w:val="000754F8"/>
    <w:rsid w:val="00075653"/>
    <w:rsid w:val="00075A62"/>
    <w:rsid w:val="000761C9"/>
    <w:rsid w:val="000761ED"/>
    <w:rsid w:val="000763A1"/>
    <w:rsid w:val="0007660B"/>
    <w:rsid w:val="00076B46"/>
    <w:rsid w:val="00076B53"/>
    <w:rsid w:val="00076C21"/>
    <w:rsid w:val="00076E07"/>
    <w:rsid w:val="00076EAF"/>
    <w:rsid w:val="00077219"/>
    <w:rsid w:val="000776EB"/>
    <w:rsid w:val="0007782A"/>
    <w:rsid w:val="00077BBA"/>
    <w:rsid w:val="00077BD4"/>
    <w:rsid w:val="000800DA"/>
    <w:rsid w:val="000801CB"/>
    <w:rsid w:val="000802B7"/>
    <w:rsid w:val="00080858"/>
    <w:rsid w:val="00080A60"/>
    <w:rsid w:val="00080AD6"/>
    <w:rsid w:val="00080C11"/>
    <w:rsid w:val="00080EB2"/>
    <w:rsid w:val="00080FA1"/>
    <w:rsid w:val="000810BB"/>
    <w:rsid w:val="000812C7"/>
    <w:rsid w:val="00081330"/>
    <w:rsid w:val="00081424"/>
    <w:rsid w:val="00081AB9"/>
    <w:rsid w:val="00081E2F"/>
    <w:rsid w:val="000824B0"/>
    <w:rsid w:val="00082683"/>
    <w:rsid w:val="000827EE"/>
    <w:rsid w:val="00082A06"/>
    <w:rsid w:val="000832A0"/>
    <w:rsid w:val="000834E1"/>
    <w:rsid w:val="00083511"/>
    <w:rsid w:val="00083514"/>
    <w:rsid w:val="00083B93"/>
    <w:rsid w:val="00083CC2"/>
    <w:rsid w:val="00083CC8"/>
    <w:rsid w:val="00084066"/>
    <w:rsid w:val="00084147"/>
    <w:rsid w:val="000842E5"/>
    <w:rsid w:val="00084647"/>
    <w:rsid w:val="000846B2"/>
    <w:rsid w:val="00084907"/>
    <w:rsid w:val="00084963"/>
    <w:rsid w:val="00084D3B"/>
    <w:rsid w:val="00084DBF"/>
    <w:rsid w:val="00084FDE"/>
    <w:rsid w:val="000852F3"/>
    <w:rsid w:val="00085548"/>
    <w:rsid w:val="00085549"/>
    <w:rsid w:val="000855AC"/>
    <w:rsid w:val="00085640"/>
    <w:rsid w:val="0008568D"/>
    <w:rsid w:val="000857A3"/>
    <w:rsid w:val="000857F0"/>
    <w:rsid w:val="00085936"/>
    <w:rsid w:val="000859B6"/>
    <w:rsid w:val="00085A47"/>
    <w:rsid w:val="00085B7C"/>
    <w:rsid w:val="00085CB9"/>
    <w:rsid w:val="00085DD8"/>
    <w:rsid w:val="00085E42"/>
    <w:rsid w:val="00085F7B"/>
    <w:rsid w:val="00085FDB"/>
    <w:rsid w:val="00085FE8"/>
    <w:rsid w:val="000861F7"/>
    <w:rsid w:val="0008644D"/>
    <w:rsid w:val="00086521"/>
    <w:rsid w:val="0008688D"/>
    <w:rsid w:val="000869D8"/>
    <w:rsid w:val="00086C00"/>
    <w:rsid w:val="00086DDB"/>
    <w:rsid w:val="00086E09"/>
    <w:rsid w:val="00086F58"/>
    <w:rsid w:val="000870BC"/>
    <w:rsid w:val="000872B8"/>
    <w:rsid w:val="0008738D"/>
    <w:rsid w:val="000873D4"/>
    <w:rsid w:val="00087485"/>
    <w:rsid w:val="00087D1E"/>
    <w:rsid w:val="00087EEE"/>
    <w:rsid w:val="000901A9"/>
    <w:rsid w:val="00090233"/>
    <w:rsid w:val="000906C7"/>
    <w:rsid w:val="000907CC"/>
    <w:rsid w:val="00090803"/>
    <w:rsid w:val="0009081C"/>
    <w:rsid w:val="00090958"/>
    <w:rsid w:val="00090BD1"/>
    <w:rsid w:val="00090C17"/>
    <w:rsid w:val="00090D64"/>
    <w:rsid w:val="00090E2F"/>
    <w:rsid w:val="000910C4"/>
    <w:rsid w:val="000910DF"/>
    <w:rsid w:val="000913EB"/>
    <w:rsid w:val="00091471"/>
    <w:rsid w:val="00091B36"/>
    <w:rsid w:val="0009263B"/>
    <w:rsid w:val="0009265D"/>
    <w:rsid w:val="00092665"/>
    <w:rsid w:val="000929F4"/>
    <w:rsid w:val="00092E9B"/>
    <w:rsid w:val="00093411"/>
    <w:rsid w:val="00093417"/>
    <w:rsid w:val="000936CB"/>
    <w:rsid w:val="00093879"/>
    <w:rsid w:val="0009390F"/>
    <w:rsid w:val="00093A23"/>
    <w:rsid w:val="00093A73"/>
    <w:rsid w:val="00093BFA"/>
    <w:rsid w:val="00093F9C"/>
    <w:rsid w:val="000944F7"/>
    <w:rsid w:val="000946A6"/>
    <w:rsid w:val="00094B87"/>
    <w:rsid w:val="00094BB4"/>
    <w:rsid w:val="00094F5E"/>
    <w:rsid w:val="000950B9"/>
    <w:rsid w:val="00095119"/>
    <w:rsid w:val="000951B3"/>
    <w:rsid w:val="00095972"/>
    <w:rsid w:val="00095B67"/>
    <w:rsid w:val="00095BF4"/>
    <w:rsid w:val="00095C5E"/>
    <w:rsid w:val="00095D32"/>
    <w:rsid w:val="00096231"/>
    <w:rsid w:val="00096718"/>
    <w:rsid w:val="00096C84"/>
    <w:rsid w:val="00096C90"/>
    <w:rsid w:val="00096CA1"/>
    <w:rsid w:val="00097083"/>
    <w:rsid w:val="00097087"/>
    <w:rsid w:val="0009717C"/>
    <w:rsid w:val="00097320"/>
    <w:rsid w:val="0009733A"/>
    <w:rsid w:val="000975C8"/>
    <w:rsid w:val="00097654"/>
    <w:rsid w:val="00097676"/>
    <w:rsid w:val="000977E8"/>
    <w:rsid w:val="00097A80"/>
    <w:rsid w:val="00097AA7"/>
    <w:rsid w:val="00097BE1"/>
    <w:rsid w:val="00097FCF"/>
    <w:rsid w:val="000A0499"/>
    <w:rsid w:val="000A0508"/>
    <w:rsid w:val="000A0608"/>
    <w:rsid w:val="000A06C3"/>
    <w:rsid w:val="000A076D"/>
    <w:rsid w:val="000A0C9C"/>
    <w:rsid w:val="000A1080"/>
    <w:rsid w:val="000A1216"/>
    <w:rsid w:val="000A121B"/>
    <w:rsid w:val="000A1402"/>
    <w:rsid w:val="000A146A"/>
    <w:rsid w:val="000A14ED"/>
    <w:rsid w:val="000A15A9"/>
    <w:rsid w:val="000A161F"/>
    <w:rsid w:val="000A162B"/>
    <w:rsid w:val="000A1757"/>
    <w:rsid w:val="000A17E5"/>
    <w:rsid w:val="000A191B"/>
    <w:rsid w:val="000A1C53"/>
    <w:rsid w:val="000A1E49"/>
    <w:rsid w:val="000A2828"/>
    <w:rsid w:val="000A2834"/>
    <w:rsid w:val="000A2897"/>
    <w:rsid w:val="000A293C"/>
    <w:rsid w:val="000A2996"/>
    <w:rsid w:val="000A2AC8"/>
    <w:rsid w:val="000A2C8E"/>
    <w:rsid w:val="000A2DFB"/>
    <w:rsid w:val="000A2E8F"/>
    <w:rsid w:val="000A2EFC"/>
    <w:rsid w:val="000A30A9"/>
    <w:rsid w:val="000A35F1"/>
    <w:rsid w:val="000A3727"/>
    <w:rsid w:val="000A382F"/>
    <w:rsid w:val="000A3DD5"/>
    <w:rsid w:val="000A409A"/>
    <w:rsid w:val="000A423F"/>
    <w:rsid w:val="000A437C"/>
    <w:rsid w:val="000A4469"/>
    <w:rsid w:val="000A47C0"/>
    <w:rsid w:val="000A4D38"/>
    <w:rsid w:val="000A5161"/>
    <w:rsid w:val="000A5537"/>
    <w:rsid w:val="000A559E"/>
    <w:rsid w:val="000A5A84"/>
    <w:rsid w:val="000A5B27"/>
    <w:rsid w:val="000A5D5B"/>
    <w:rsid w:val="000A5D7E"/>
    <w:rsid w:val="000A5F5E"/>
    <w:rsid w:val="000A624D"/>
    <w:rsid w:val="000A62EA"/>
    <w:rsid w:val="000A63BF"/>
    <w:rsid w:val="000A65C9"/>
    <w:rsid w:val="000A6AF4"/>
    <w:rsid w:val="000A6BE0"/>
    <w:rsid w:val="000A6F81"/>
    <w:rsid w:val="000A6FBC"/>
    <w:rsid w:val="000A713F"/>
    <w:rsid w:val="000A748F"/>
    <w:rsid w:val="000A7592"/>
    <w:rsid w:val="000A75D2"/>
    <w:rsid w:val="000A7B46"/>
    <w:rsid w:val="000A7C3F"/>
    <w:rsid w:val="000A7D05"/>
    <w:rsid w:val="000A7D69"/>
    <w:rsid w:val="000B0171"/>
    <w:rsid w:val="000B0218"/>
    <w:rsid w:val="000B032D"/>
    <w:rsid w:val="000B0480"/>
    <w:rsid w:val="000B0927"/>
    <w:rsid w:val="000B0AF9"/>
    <w:rsid w:val="000B0CA1"/>
    <w:rsid w:val="000B0F7F"/>
    <w:rsid w:val="000B1186"/>
    <w:rsid w:val="000B132F"/>
    <w:rsid w:val="000B15BE"/>
    <w:rsid w:val="000B16EA"/>
    <w:rsid w:val="000B17B3"/>
    <w:rsid w:val="000B1AC5"/>
    <w:rsid w:val="000B1DDF"/>
    <w:rsid w:val="000B213C"/>
    <w:rsid w:val="000B215A"/>
    <w:rsid w:val="000B22A8"/>
    <w:rsid w:val="000B240C"/>
    <w:rsid w:val="000B2740"/>
    <w:rsid w:val="000B2774"/>
    <w:rsid w:val="000B3030"/>
    <w:rsid w:val="000B3081"/>
    <w:rsid w:val="000B32A5"/>
    <w:rsid w:val="000B33B2"/>
    <w:rsid w:val="000B3706"/>
    <w:rsid w:val="000B377C"/>
    <w:rsid w:val="000B39D4"/>
    <w:rsid w:val="000B3A15"/>
    <w:rsid w:val="000B3E99"/>
    <w:rsid w:val="000B406D"/>
    <w:rsid w:val="000B4081"/>
    <w:rsid w:val="000B47C8"/>
    <w:rsid w:val="000B47FF"/>
    <w:rsid w:val="000B4B31"/>
    <w:rsid w:val="000B4B69"/>
    <w:rsid w:val="000B4C92"/>
    <w:rsid w:val="000B4D47"/>
    <w:rsid w:val="000B4DB3"/>
    <w:rsid w:val="000B4DC5"/>
    <w:rsid w:val="000B4DDA"/>
    <w:rsid w:val="000B50B4"/>
    <w:rsid w:val="000B5229"/>
    <w:rsid w:val="000B5283"/>
    <w:rsid w:val="000B5769"/>
    <w:rsid w:val="000B5AA6"/>
    <w:rsid w:val="000B5C08"/>
    <w:rsid w:val="000B5EC8"/>
    <w:rsid w:val="000B611E"/>
    <w:rsid w:val="000B62CA"/>
    <w:rsid w:val="000B62FF"/>
    <w:rsid w:val="000B6364"/>
    <w:rsid w:val="000B63F3"/>
    <w:rsid w:val="000B6428"/>
    <w:rsid w:val="000B643C"/>
    <w:rsid w:val="000B6846"/>
    <w:rsid w:val="000B690E"/>
    <w:rsid w:val="000B6CFA"/>
    <w:rsid w:val="000B7244"/>
    <w:rsid w:val="000B7367"/>
    <w:rsid w:val="000B738D"/>
    <w:rsid w:val="000B7650"/>
    <w:rsid w:val="000B783B"/>
    <w:rsid w:val="000B7925"/>
    <w:rsid w:val="000B7B95"/>
    <w:rsid w:val="000B7D47"/>
    <w:rsid w:val="000B7DFE"/>
    <w:rsid w:val="000B7F2B"/>
    <w:rsid w:val="000C0498"/>
    <w:rsid w:val="000C060F"/>
    <w:rsid w:val="000C0661"/>
    <w:rsid w:val="000C066A"/>
    <w:rsid w:val="000C0A11"/>
    <w:rsid w:val="000C0AED"/>
    <w:rsid w:val="000C0CA2"/>
    <w:rsid w:val="000C0E13"/>
    <w:rsid w:val="000C0F70"/>
    <w:rsid w:val="000C1083"/>
    <w:rsid w:val="000C1489"/>
    <w:rsid w:val="000C14AA"/>
    <w:rsid w:val="000C154F"/>
    <w:rsid w:val="000C1566"/>
    <w:rsid w:val="000C1B34"/>
    <w:rsid w:val="000C1B6D"/>
    <w:rsid w:val="000C1FF9"/>
    <w:rsid w:val="000C2532"/>
    <w:rsid w:val="000C2A8F"/>
    <w:rsid w:val="000C31F6"/>
    <w:rsid w:val="000C3506"/>
    <w:rsid w:val="000C353F"/>
    <w:rsid w:val="000C3547"/>
    <w:rsid w:val="000C3617"/>
    <w:rsid w:val="000C36AE"/>
    <w:rsid w:val="000C3A68"/>
    <w:rsid w:val="000C3C15"/>
    <w:rsid w:val="000C3D58"/>
    <w:rsid w:val="000C4106"/>
    <w:rsid w:val="000C4130"/>
    <w:rsid w:val="000C41A8"/>
    <w:rsid w:val="000C44ED"/>
    <w:rsid w:val="000C45BE"/>
    <w:rsid w:val="000C4668"/>
    <w:rsid w:val="000C4AEE"/>
    <w:rsid w:val="000C4AF9"/>
    <w:rsid w:val="000C4B3A"/>
    <w:rsid w:val="000C4BF8"/>
    <w:rsid w:val="000C4C56"/>
    <w:rsid w:val="000C4DB5"/>
    <w:rsid w:val="000C54D1"/>
    <w:rsid w:val="000C55D4"/>
    <w:rsid w:val="000C59A8"/>
    <w:rsid w:val="000C5CEF"/>
    <w:rsid w:val="000C6084"/>
    <w:rsid w:val="000C6341"/>
    <w:rsid w:val="000C64D5"/>
    <w:rsid w:val="000C66A0"/>
    <w:rsid w:val="000C66E4"/>
    <w:rsid w:val="000C6998"/>
    <w:rsid w:val="000C6CED"/>
    <w:rsid w:val="000C6EE6"/>
    <w:rsid w:val="000C73FD"/>
    <w:rsid w:val="000C767F"/>
    <w:rsid w:val="000C7801"/>
    <w:rsid w:val="000C788B"/>
    <w:rsid w:val="000C7A05"/>
    <w:rsid w:val="000C7A14"/>
    <w:rsid w:val="000C7AA3"/>
    <w:rsid w:val="000C7AB3"/>
    <w:rsid w:val="000C7B85"/>
    <w:rsid w:val="000C7B96"/>
    <w:rsid w:val="000C7E4F"/>
    <w:rsid w:val="000D0008"/>
    <w:rsid w:val="000D027D"/>
    <w:rsid w:val="000D0396"/>
    <w:rsid w:val="000D099A"/>
    <w:rsid w:val="000D0E50"/>
    <w:rsid w:val="000D0FA4"/>
    <w:rsid w:val="000D0FB2"/>
    <w:rsid w:val="000D11D1"/>
    <w:rsid w:val="000D12DC"/>
    <w:rsid w:val="000D1397"/>
    <w:rsid w:val="000D1509"/>
    <w:rsid w:val="000D16CC"/>
    <w:rsid w:val="000D18C3"/>
    <w:rsid w:val="000D196C"/>
    <w:rsid w:val="000D1AF0"/>
    <w:rsid w:val="000D1F3E"/>
    <w:rsid w:val="000D221F"/>
    <w:rsid w:val="000D22C6"/>
    <w:rsid w:val="000D290C"/>
    <w:rsid w:val="000D2AE8"/>
    <w:rsid w:val="000D2EEB"/>
    <w:rsid w:val="000D328C"/>
    <w:rsid w:val="000D3424"/>
    <w:rsid w:val="000D3AD2"/>
    <w:rsid w:val="000D3D36"/>
    <w:rsid w:val="000D3F41"/>
    <w:rsid w:val="000D4008"/>
    <w:rsid w:val="000D4160"/>
    <w:rsid w:val="000D42E4"/>
    <w:rsid w:val="000D439F"/>
    <w:rsid w:val="000D443F"/>
    <w:rsid w:val="000D45DF"/>
    <w:rsid w:val="000D463D"/>
    <w:rsid w:val="000D477D"/>
    <w:rsid w:val="000D485B"/>
    <w:rsid w:val="000D4886"/>
    <w:rsid w:val="000D4F46"/>
    <w:rsid w:val="000D4F92"/>
    <w:rsid w:val="000D5086"/>
    <w:rsid w:val="000D5103"/>
    <w:rsid w:val="000D53C5"/>
    <w:rsid w:val="000D58CB"/>
    <w:rsid w:val="000D58D6"/>
    <w:rsid w:val="000D58E9"/>
    <w:rsid w:val="000D5F7F"/>
    <w:rsid w:val="000D5FCC"/>
    <w:rsid w:val="000D6382"/>
    <w:rsid w:val="000D67EA"/>
    <w:rsid w:val="000D68E6"/>
    <w:rsid w:val="000D6D68"/>
    <w:rsid w:val="000D6E1E"/>
    <w:rsid w:val="000D6F58"/>
    <w:rsid w:val="000D710B"/>
    <w:rsid w:val="000D7302"/>
    <w:rsid w:val="000D75CB"/>
    <w:rsid w:val="000D78FB"/>
    <w:rsid w:val="000D7AFE"/>
    <w:rsid w:val="000D7B36"/>
    <w:rsid w:val="000E0167"/>
    <w:rsid w:val="000E032A"/>
    <w:rsid w:val="000E0673"/>
    <w:rsid w:val="000E08F6"/>
    <w:rsid w:val="000E0AC0"/>
    <w:rsid w:val="000E0D8B"/>
    <w:rsid w:val="000E10CF"/>
    <w:rsid w:val="000E1202"/>
    <w:rsid w:val="000E139B"/>
    <w:rsid w:val="000E14B9"/>
    <w:rsid w:val="000E18B1"/>
    <w:rsid w:val="000E1E7E"/>
    <w:rsid w:val="000E1E8F"/>
    <w:rsid w:val="000E1FFF"/>
    <w:rsid w:val="000E209F"/>
    <w:rsid w:val="000E224B"/>
    <w:rsid w:val="000E246F"/>
    <w:rsid w:val="000E25DD"/>
    <w:rsid w:val="000E2A17"/>
    <w:rsid w:val="000E2A5C"/>
    <w:rsid w:val="000E2BC6"/>
    <w:rsid w:val="000E2CB8"/>
    <w:rsid w:val="000E2D67"/>
    <w:rsid w:val="000E31AE"/>
    <w:rsid w:val="000E342E"/>
    <w:rsid w:val="000E3461"/>
    <w:rsid w:val="000E3AE9"/>
    <w:rsid w:val="000E3B35"/>
    <w:rsid w:val="000E410D"/>
    <w:rsid w:val="000E44C9"/>
    <w:rsid w:val="000E45F7"/>
    <w:rsid w:val="000E4654"/>
    <w:rsid w:val="000E465D"/>
    <w:rsid w:val="000E4A13"/>
    <w:rsid w:val="000E4A1B"/>
    <w:rsid w:val="000E4CC2"/>
    <w:rsid w:val="000E4DCD"/>
    <w:rsid w:val="000E4F85"/>
    <w:rsid w:val="000E5325"/>
    <w:rsid w:val="000E53F4"/>
    <w:rsid w:val="000E5580"/>
    <w:rsid w:val="000E6914"/>
    <w:rsid w:val="000E6C42"/>
    <w:rsid w:val="000E6E8F"/>
    <w:rsid w:val="000E7044"/>
    <w:rsid w:val="000E7212"/>
    <w:rsid w:val="000E72C9"/>
    <w:rsid w:val="000E7398"/>
    <w:rsid w:val="000E7568"/>
    <w:rsid w:val="000E790C"/>
    <w:rsid w:val="000E7A15"/>
    <w:rsid w:val="000E7A75"/>
    <w:rsid w:val="000E7D9A"/>
    <w:rsid w:val="000EAB62"/>
    <w:rsid w:val="000F026D"/>
    <w:rsid w:val="000F038B"/>
    <w:rsid w:val="000F04E8"/>
    <w:rsid w:val="000F091A"/>
    <w:rsid w:val="000F09A3"/>
    <w:rsid w:val="000F0BD0"/>
    <w:rsid w:val="000F101D"/>
    <w:rsid w:val="000F13E5"/>
    <w:rsid w:val="000F1409"/>
    <w:rsid w:val="000F143C"/>
    <w:rsid w:val="000F144A"/>
    <w:rsid w:val="000F1618"/>
    <w:rsid w:val="000F17D9"/>
    <w:rsid w:val="000F1801"/>
    <w:rsid w:val="000F19E5"/>
    <w:rsid w:val="000F1CF6"/>
    <w:rsid w:val="000F1E73"/>
    <w:rsid w:val="000F2093"/>
    <w:rsid w:val="000F22A1"/>
    <w:rsid w:val="000F2534"/>
    <w:rsid w:val="000F26AB"/>
    <w:rsid w:val="000F26FE"/>
    <w:rsid w:val="000F294B"/>
    <w:rsid w:val="000F3027"/>
    <w:rsid w:val="000F3681"/>
    <w:rsid w:val="000F3911"/>
    <w:rsid w:val="000F392C"/>
    <w:rsid w:val="000F3B63"/>
    <w:rsid w:val="000F3C15"/>
    <w:rsid w:val="000F4023"/>
    <w:rsid w:val="000F402E"/>
    <w:rsid w:val="000F413E"/>
    <w:rsid w:val="000F425F"/>
    <w:rsid w:val="000F44BD"/>
    <w:rsid w:val="000F4612"/>
    <w:rsid w:val="000F473F"/>
    <w:rsid w:val="000F4755"/>
    <w:rsid w:val="000F47F8"/>
    <w:rsid w:val="000F48AD"/>
    <w:rsid w:val="000F492E"/>
    <w:rsid w:val="000F4BEF"/>
    <w:rsid w:val="000F4C28"/>
    <w:rsid w:val="000F4FA3"/>
    <w:rsid w:val="000F500F"/>
    <w:rsid w:val="000F51C4"/>
    <w:rsid w:val="000F526E"/>
    <w:rsid w:val="000F53FB"/>
    <w:rsid w:val="000F5889"/>
    <w:rsid w:val="000F5B0D"/>
    <w:rsid w:val="000F5BA9"/>
    <w:rsid w:val="000F5C19"/>
    <w:rsid w:val="000F5CFA"/>
    <w:rsid w:val="000F5DC1"/>
    <w:rsid w:val="000F6096"/>
    <w:rsid w:val="000F631F"/>
    <w:rsid w:val="000F6333"/>
    <w:rsid w:val="000F64CA"/>
    <w:rsid w:val="000F6512"/>
    <w:rsid w:val="000F6BA0"/>
    <w:rsid w:val="000F6D79"/>
    <w:rsid w:val="000F6DF2"/>
    <w:rsid w:val="000F7294"/>
    <w:rsid w:val="000F738F"/>
    <w:rsid w:val="000F785E"/>
    <w:rsid w:val="000F7875"/>
    <w:rsid w:val="000F7B18"/>
    <w:rsid w:val="000F7BBC"/>
    <w:rsid w:val="000F7C1D"/>
    <w:rsid w:val="000F7CB9"/>
    <w:rsid w:val="000F7E7E"/>
    <w:rsid w:val="000F7F61"/>
    <w:rsid w:val="000F81DF"/>
    <w:rsid w:val="00100040"/>
    <w:rsid w:val="00100359"/>
    <w:rsid w:val="0010063B"/>
    <w:rsid w:val="001006AE"/>
    <w:rsid w:val="001006B0"/>
    <w:rsid w:val="00100853"/>
    <w:rsid w:val="00100CA4"/>
    <w:rsid w:val="00100F44"/>
    <w:rsid w:val="00101029"/>
    <w:rsid w:val="00101085"/>
    <w:rsid w:val="001010E4"/>
    <w:rsid w:val="001011BB"/>
    <w:rsid w:val="001014AA"/>
    <w:rsid w:val="00101575"/>
    <w:rsid w:val="00101E55"/>
    <w:rsid w:val="0010200C"/>
    <w:rsid w:val="001020E1"/>
    <w:rsid w:val="001021B5"/>
    <w:rsid w:val="0010223E"/>
    <w:rsid w:val="001023C2"/>
    <w:rsid w:val="00102641"/>
    <w:rsid w:val="001027E9"/>
    <w:rsid w:val="00102983"/>
    <w:rsid w:val="001029B4"/>
    <w:rsid w:val="00102D03"/>
    <w:rsid w:val="00102F26"/>
    <w:rsid w:val="00102FA0"/>
    <w:rsid w:val="0010305A"/>
    <w:rsid w:val="001031F6"/>
    <w:rsid w:val="0010333F"/>
    <w:rsid w:val="0010342C"/>
    <w:rsid w:val="0010351E"/>
    <w:rsid w:val="001035B2"/>
    <w:rsid w:val="001038AC"/>
    <w:rsid w:val="00103B35"/>
    <w:rsid w:val="00103C59"/>
    <w:rsid w:val="00103C9B"/>
    <w:rsid w:val="00103E49"/>
    <w:rsid w:val="00103F58"/>
    <w:rsid w:val="00104077"/>
    <w:rsid w:val="00104AD4"/>
    <w:rsid w:val="00104B5F"/>
    <w:rsid w:val="00104C61"/>
    <w:rsid w:val="00104E25"/>
    <w:rsid w:val="00104EA1"/>
    <w:rsid w:val="001051DB"/>
    <w:rsid w:val="001052A6"/>
    <w:rsid w:val="0010542C"/>
    <w:rsid w:val="00105568"/>
    <w:rsid w:val="00105792"/>
    <w:rsid w:val="00105A00"/>
    <w:rsid w:val="00105B58"/>
    <w:rsid w:val="00105BDF"/>
    <w:rsid w:val="00105C23"/>
    <w:rsid w:val="00105DC4"/>
    <w:rsid w:val="00105FDC"/>
    <w:rsid w:val="0010605A"/>
    <w:rsid w:val="00106AEE"/>
    <w:rsid w:val="00106AF9"/>
    <w:rsid w:val="00106B66"/>
    <w:rsid w:val="00106C1B"/>
    <w:rsid w:val="0010734F"/>
    <w:rsid w:val="0010758B"/>
    <w:rsid w:val="001075C2"/>
    <w:rsid w:val="0010781B"/>
    <w:rsid w:val="00107838"/>
    <w:rsid w:val="00107966"/>
    <w:rsid w:val="00107B95"/>
    <w:rsid w:val="00107B9F"/>
    <w:rsid w:val="0011027C"/>
    <w:rsid w:val="001104BB"/>
    <w:rsid w:val="001104CE"/>
    <w:rsid w:val="00110A04"/>
    <w:rsid w:val="00110C26"/>
    <w:rsid w:val="00110D02"/>
    <w:rsid w:val="001110AA"/>
    <w:rsid w:val="0011137B"/>
    <w:rsid w:val="001114FA"/>
    <w:rsid w:val="00111503"/>
    <w:rsid w:val="00111735"/>
    <w:rsid w:val="00111885"/>
    <w:rsid w:val="00111DFE"/>
    <w:rsid w:val="00111ED4"/>
    <w:rsid w:val="0011204A"/>
    <w:rsid w:val="001126CF"/>
    <w:rsid w:val="0011284E"/>
    <w:rsid w:val="001128C4"/>
    <w:rsid w:val="00112A10"/>
    <w:rsid w:val="00112AC2"/>
    <w:rsid w:val="00112D3F"/>
    <w:rsid w:val="00112DCA"/>
    <w:rsid w:val="00112F3E"/>
    <w:rsid w:val="001132AE"/>
    <w:rsid w:val="00113761"/>
    <w:rsid w:val="00113D34"/>
    <w:rsid w:val="00113EEE"/>
    <w:rsid w:val="00114282"/>
    <w:rsid w:val="00114504"/>
    <w:rsid w:val="001147E9"/>
    <w:rsid w:val="00114BDA"/>
    <w:rsid w:val="00114D87"/>
    <w:rsid w:val="00114E4A"/>
    <w:rsid w:val="00115092"/>
    <w:rsid w:val="001155B0"/>
    <w:rsid w:val="001158B3"/>
    <w:rsid w:val="0011592F"/>
    <w:rsid w:val="00115F80"/>
    <w:rsid w:val="00115F86"/>
    <w:rsid w:val="0011664D"/>
    <w:rsid w:val="00116D0A"/>
    <w:rsid w:val="00116F08"/>
    <w:rsid w:val="00116F12"/>
    <w:rsid w:val="00117027"/>
    <w:rsid w:val="0011707F"/>
    <w:rsid w:val="001170EA"/>
    <w:rsid w:val="001176F0"/>
    <w:rsid w:val="00117B67"/>
    <w:rsid w:val="00117D69"/>
    <w:rsid w:val="00117DA9"/>
    <w:rsid w:val="00117EFD"/>
    <w:rsid w:val="001200C5"/>
    <w:rsid w:val="001204CE"/>
    <w:rsid w:val="0012061F"/>
    <w:rsid w:val="0012095D"/>
    <w:rsid w:val="00120A3B"/>
    <w:rsid w:val="00120C21"/>
    <w:rsid w:val="00120F0B"/>
    <w:rsid w:val="00121058"/>
    <w:rsid w:val="0012140B"/>
    <w:rsid w:val="00121732"/>
    <w:rsid w:val="00121853"/>
    <w:rsid w:val="00121AEB"/>
    <w:rsid w:val="00121CB5"/>
    <w:rsid w:val="00121F29"/>
    <w:rsid w:val="00122147"/>
    <w:rsid w:val="0012217C"/>
    <w:rsid w:val="001223D7"/>
    <w:rsid w:val="00122665"/>
    <w:rsid w:val="0012285A"/>
    <w:rsid w:val="0012289B"/>
    <w:rsid w:val="00122ACA"/>
    <w:rsid w:val="00122B10"/>
    <w:rsid w:val="00122F61"/>
    <w:rsid w:val="001232AF"/>
    <w:rsid w:val="001232F8"/>
    <w:rsid w:val="00123480"/>
    <w:rsid w:val="001234CD"/>
    <w:rsid w:val="00123661"/>
    <w:rsid w:val="00123D64"/>
    <w:rsid w:val="00123E24"/>
    <w:rsid w:val="00123E36"/>
    <w:rsid w:val="0012419F"/>
    <w:rsid w:val="001246E1"/>
    <w:rsid w:val="00124714"/>
    <w:rsid w:val="001248F9"/>
    <w:rsid w:val="00124B37"/>
    <w:rsid w:val="00124C4E"/>
    <w:rsid w:val="00124D73"/>
    <w:rsid w:val="00124E85"/>
    <w:rsid w:val="001250C1"/>
    <w:rsid w:val="0012511E"/>
    <w:rsid w:val="0012523C"/>
    <w:rsid w:val="001255C8"/>
    <w:rsid w:val="0012563F"/>
    <w:rsid w:val="0012564F"/>
    <w:rsid w:val="0012568F"/>
    <w:rsid w:val="00125F8E"/>
    <w:rsid w:val="00125FD5"/>
    <w:rsid w:val="001260F8"/>
    <w:rsid w:val="0012697C"/>
    <w:rsid w:val="00126B9D"/>
    <w:rsid w:val="00126F14"/>
    <w:rsid w:val="00126F29"/>
    <w:rsid w:val="00126FA8"/>
    <w:rsid w:val="001274EE"/>
    <w:rsid w:val="001276E7"/>
    <w:rsid w:val="00127A8C"/>
    <w:rsid w:val="00127B62"/>
    <w:rsid w:val="00127C5E"/>
    <w:rsid w:val="00127CBF"/>
    <w:rsid w:val="00127FE0"/>
    <w:rsid w:val="001300E9"/>
    <w:rsid w:val="00130580"/>
    <w:rsid w:val="00130A74"/>
    <w:rsid w:val="00130DE7"/>
    <w:rsid w:val="00130E83"/>
    <w:rsid w:val="001310B3"/>
    <w:rsid w:val="00131107"/>
    <w:rsid w:val="001311C3"/>
    <w:rsid w:val="00131267"/>
    <w:rsid w:val="0013138E"/>
    <w:rsid w:val="001319A8"/>
    <w:rsid w:val="00131A5C"/>
    <w:rsid w:val="001326B7"/>
    <w:rsid w:val="0013278D"/>
    <w:rsid w:val="001327EC"/>
    <w:rsid w:val="00132B4E"/>
    <w:rsid w:val="00132BEE"/>
    <w:rsid w:val="00132DCF"/>
    <w:rsid w:val="00132E92"/>
    <w:rsid w:val="00132FE1"/>
    <w:rsid w:val="00133082"/>
    <w:rsid w:val="00133107"/>
    <w:rsid w:val="001332AA"/>
    <w:rsid w:val="001337E8"/>
    <w:rsid w:val="00133E54"/>
    <w:rsid w:val="00133EBA"/>
    <w:rsid w:val="00133FA5"/>
    <w:rsid w:val="001343EA"/>
    <w:rsid w:val="00134A9F"/>
    <w:rsid w:val="00134ADE"/>
    <w:rsid w:val="00134BF2"/>
    <w:rsid w:val="00134C86"/>
    <w:rsid w:val="00134E99"/>
    <w:rsid w:val="00134ED5"/>
    <w:rsid w:val="00135386"/>
    <w:rsid w:val="001358D0"/>
    <w:rsid w:val="00135AEA"/>
    <w:rsid w:val="00135BEA"/>
    <w:rsid w:val="00135CFC"/>
    <w:rsid w:val="00135FE1"/>
    <w:rsid w:val="00136143"/>
    <w:rsid w:val="0013631B"/>
    <w:rsid w:val="00136759"/>
    <w:rsid w:val="00136E61"/>
    <w:rsid w:val="00136ED6"/>
    <w:rsid w:val="001377B7"/>
    <w:rsid w:val="001377C4"/>
    <w:rsid w:val="00137A44"/>
    <w:rsid w:val="00137AE6"/>
    <w:rsid w:val="00137D47"/>
    <w:rsid w:val="00137FF7"/>
    <w:rsid w:val="00140190"/>
    <w:rsid w:val="00140733"/>
    <w:rsid w:val="001407F8"/>
    <w:rsid w:val="0014087C"/>
    <w:rsid w:val="001408A6"/>
    <w:rsid w:val="00140B37"/>
    <w:rsid w:val="00140F0C"/>
    <w:rsid w:val="00140F5F"/>
    <w:rsid w:val="00140F67"/>
    <w:rsid w:val="00141102"/>
    <w:rsid w:val="001413A8"/>
    <w:rsid w:val="00141AE3"/>
    <w:rsid w:val="0014203B"/>
    <w:rsid w:val="001422BA"/>
    <w:rsid w:val="001429C4"/>
    <w:rsid w:val="00142AA6"/>
    <w:rsid w:val="00142B0A"/>
    <w:rsid w:val="00142B1A"/>
    <w:rsid w:val="00142CF0"/>
    <w:rsid w:val="00142DB5"/>
    <w:rsid w:val="001430D5"/>
    <w:rsid w:val="001433A4"/>
    <w:rsid w:val="001433B0"/>
    <w:rsid w:val="00143587"/>
    <w:rsid w:val="001438B7"/>
    <w:rsid w:val="00143B6E"/>
    <w:rsid w:val="001442E4"/>
    <w:rsid w:val="001444B6"/>
    <w:rsid w:val="0014457A"/>
    <w:rsid w:val="00144951"/>
    <w:rsid w:val="00144AF6"/>
    <w:rsid w:val="00144C1A"/>
    <w:rsid w:val="00144CBB"/>
    <w:rsid w:val="00144D1A"/>
    <w:rsid w:val="001452A2"/>
    <w:rsid w:val="0014537C"/>
    <w:rsid w:val="001454B2"/>
    <w:rsid w:val="001454CF"/>
    <w:rsid w:val="0014560F"/>
    <w:rsid w:val="001457CD"/>
    <w:rsid w:val="001458D8"/>
    <w:rsid w:val="0014592D"/>
    <w:rsid w:val="00145AEF"/>
    <w:rsid w:val="00145D40"/>
    <w:rsid w:val="00145F5E"/>
    <w:rsid w:val="001463C7"/>
    <w:rsid w:val="00146825"/>
    <w:rsid w:val="00146AAB"/>
    <w:rsid w:val="00146B05"/>
    <w:rsid w:val="00146DEC"/>
    <w:rsid w:val="00146E24"/>
    <w:rsid w:val="001470D0"/>
    <w:rsid w:val="0014736C"/>
    <w:rsid w:val="00147457"/>
    <w:rsid w:val="00147548"/>
    <w:rsid w:val="00147558"/>
    <w:rsid w:val="0014762C"/>
    <w:rsid w:val="0014767E"/>
    <w:rsid w:val="001476A1"/>
    <w:rsid w:val="00147A3B"/>
    <w:rsid w:val="00147F8D"/>
    <w:rsid w:val="00147FCE"/>
    <w:rsid w:val="00147FE1"/>
    <w:rsid w:val="00147FE6"/>
    <w:rsid w:val="0015002D"/>
    <w:rsid w:val="00150277"/>
    <w:rsid w:val="00150299"/>
    <w:rsid w:val="001502A8"/>
    <w:rsid w:val="00150652"/>
    <w:rsid w:val="00150697"/>
    <w:rsid w:val="00150700"/>
    <w:rsid w:val="0015077B"/>
    <w:rsid w:val="00150817"/>
    <w:rsid w:val="00150FB9"/>
    <w:rsid w:val="0015110B"/>
    <w:rsid w:val="0015148B"/>
    <w:rsid w:val="0015165C"/>
    <w:rsid w:val="00151C8F"/>
    <w:rsid w:val="00151D58"/>
    <w:rsid w:val="00151DE7"/>
    <w:rsid w:val="00151F64"/>
    <w:rsid w:val="00152207"/>
    <w:rsid w:val="00152221"/>
    <w:rsid w:val="00152230"/>
    <w:rsid w:val="001524CF"/>
    <w:rsid w:val="001526D0"/>
    <w:rsid w:val="0015272F"/>
    <w:rsid w:val="00152A0F"/>
    <w:rsid w:val="00152C04"/>
    <w:rsid w:val="00152E52"/>
    <w:rsid w:val="00153095"/>
    <w:rsid w:val="001538AE"/>
    <w:rsid w:val="00153991"/>
    <w:rsid w:val="00153AC4"/>
    <w:rsid w:val="00153C34"/>
    <w:rsid w:val="00153DC4"/>
    <w:rsid w:val="00154156"/>
    <w:rsid w:val="00154178"/>
    <w:rsid w:val="00154572"/>
    <w:rsid w:val="00154622"/>
    <w:rsid w:val="0015472B"/>
    <w:rsid w:val="00154748"/>
    <w:rsid w:val="00154B84"/>
    <w:rsid w:val="00154C6A"/>
    <w:rsid w:val="00154CED"/>
    <w:rsid w:val="001550AF"/>
    <w:rsid w:val="001550C5"/>
    <w:rsid w:val="00155134"/>
    <w:rsid w:val="001551E8"/>
    <w:rsid w:val="001551FB"/>
    <w:rsid w:val="0015547B"/>
    <w:rsid w:val="0015557D"/>
    <w:rsid w:val="00155924"/>
    <w:rsid w:val="00155952"/>
    <w:rsid w:val="001559A2"/>
    <w:rsid w:val="00155ACC"/>
    <w:rsid w:val="00155B92"/>
    <w:rsid w:val="00155CB9"/>
    <w:rsid w:val="00155CD0"/>
    <w:rsid w:val="001561C1"/>
    <w:rsid w:val="001563B5"/>
    <w:rsid w:val="0015649E"/>
    <w:rsid w:val="001564E3"/>
    <w:rsid w:val="00156673"/>
    <w:rsid w:val="001566D0"/>
    <w:rsid w:val="00156892"/>
    <w:rsid w:val="00156A1C"/>
    <w:rsid w:val="00156CCC"/>
    <w:rsid w:val="00156EE5"/>
    <w:rsid w:val="00156F9A"/>
    <w:rsid w:val="0015700F"/>
    <w:rsid w:val="0015735B"/>
    <w:rsid w:val="00157365"/>
    <w:rsid w:val="00157B33"/>
    <w:rsid w:val="00157C6F"/>
    <w:rsid w:val="00157E66"/>
    <w:rsid w:val="00157FB8"/>
    <w:rsid w:val="00157FC3"/>
    <w:rsid w:val="00157FCB"/>
    <w:rsid w:val="00160691"/>
    <w:rsid w:val="0016070B"/>
    <w:rsid w:val="001607CD"/>
    <w:rsid w:val="00160988"/>
    <w:rsid w:val="00160A79"/>
    <w:rsid w:val="00161487"/>
    <w:rsid w:val="00161517"/>
    <w:rsid w:val="001616B7"/>
    <w:rsid w:val="00161B2D"/>
    <w:rsid w:val="00161B9D"/>
    <w:rsid w:val="00161D1F"/>
    <w:rsid w:val="00161DA6"/>
    <w:rsid w:val="00162114"/>
    <w:rsid w:val="00162439"/>
    <w:rsid w:val="001624AD"/>
    <w:rsid w:val="00162674"/>
    <w:rsid w:val="00162698"/>
    <w:rsid w:val="001628E2"/>
    <w:rsid w:val="00162994"/>
    <w:rsid w:val="00162A56"/>
    <w:rsid w:val="00162BC6"/>
    <w:rsid w:val="00162DB5"/>
    <w:rsid w:val="00162EF6"/>
    <w:rsid w:val="00162FBD"/>
    <w:rsid w:val="00163116"/>
    <w:rsid w:val="0016320F"/>
    <w:rsid w:val="00163229"/>
    <w:rsid w:val="00163644"/>
    <w:rsid w:val="001636AB"/>
    <w:rsid w:val="001636CE"/>
    <w:rsid w:val="001637BC"/>
    <w:rsid w:val="001639DE"/>
    <w:rsid w:val="0016441B"/>
    <w:rsid w:val="001644EA"/>
    <w:rsid w:val="0016453B"/>
    <w:rsid w:val="00164A90"/>
    <w:rsid w:val="001650C9"/>
    <w:rsid w:val="001650E2"/>
    <w:rsid w:val="00165676"/>
    <w:rsid w:val="00165760"/>
    <w:rsid w:val="00165907"/>
    <w:rsid w:val="00165980"/>
    <w:rsid w:val="00165DC9"/>
    <w:rsid w:val="00165E92"/>
    <w:rsid w:val="00166074"/>
    <w:rsid w:val="00166135"/>
    <w:rsid w:val="0016618F"/>
    <w:rsid w:val="0016628C"/>
    <w:rsid w:val="0016631D"/>
    <w:rsid w:val="00166463"/>
    <w:rsid w:val="00166796"/>
    <w:rsid w:val="00166906"/>
    <w:rsid w:val="00166ABB"/>
    <w:rsid w:val="00166C7E"/>
    <w:rsid w:val="00167238"/>
    <w:rsid w:val="001673B8"/>
    <w:rsid w:val="00167A08"/>
    <w:rsid w:val="00167B19"/>
    <w:rsid w:val="00167B50"/>
    <w:rsid w:val="00167D65"/>
    <w:rsid w:val="00167F41"/>
    <w:rsid w:val="0017000C"/>
    <w:rsid w:val="001702A0"/>
    <w:rsid w:val="001704EB"/>
    <w:rsid w:val="001706AF"/>
    <w:rsid w:val="001707E9"/>
    <w:rsid w:val="001708B0"/>
    <w:rsid w:val="00170A22"/>
    <w:rsid w:val="00170E28"/>
    <w:rsid w:val="00170E52"/>
    <w:rsid w:val="00170E8F"/>
    <w:rsid w:val="00170EC5"/>
    <w:rsid w:val="00170F68"/>
    <w:rsid w:val="001712BA"/>
    <w:rsid w:val="00171488"/>
    <w:rsid w:val="001714EC"/>
    <w:rsid w:val="001714EE"/>
    <w:rsid w:val="00171A9F"/>
    <w:rsid w:val="00171BB7"/>
    <w:rsid w:val="00172063"/>
    <w:rsid w:val="001721D7"/>
    <w:rsid w:val="00172428"/>
    <w:rsid w:val="001726F9"/>
    <w:rsid w:val="0017294C"/>
    <w:rsid w:val="00172991"/>
    <w:rsid w:val="00172F0D"/>
    <w:rsid w:val="001732B0"/>
    <w:rsid w:val="001732F7"/>
    <w:rsid w:val="001733D5"/>
    <w:rsid w:val="00173613"/>
    <w:rsid w:val="00173801"/>
    <w:rsid w:val="00173897"/>
    <w:rsid w:val="00173A6A"/>
    <w:rsid w:val="001741EB"/>
    <w:rsid w:val="00174398"/>
    <w:rsid w:val="001744EC"/>
    <w:rsid w:val="00174677"/>
    <w:rsid w:val="001748DB"/>
    <w:rsid w:val="0017491B"/>
    <w:rsid w:val="0017498F"/>
    <w:rsid w:val="00174AB0"/>
    <w:rsid w:val="00174BCE"/>
    <w:rsid w:val="00174C1D"/>
    <w:rsid w:val="001753E4"/>
    <w:rsid w:val="00175623"/>
    <w:rsid w:val="00175BF9"/>
    <w:rsid w:val="00175FA3"/>
    <w:rsid w:val="0017632F"/>
    <w:rsid w:val="001764C4"/>
    <w:rsid w:val="001764C9"/>
    <w:rsid w:val="00176650"/>
    <w:rsid w:val="00176851"/>
    <w:rsid w:val="00176A8E"/>
    <w:rsid w:val="00176B4F"/>
    <w:rsid w:val="00176C74"/>
    <w:rsid w:val="00176D79"/>
    <w:rsid w:val="00176E72"/>
    <w:rsid w:val="00176F69"/>
    <w:rsid w:val="00176F6B"/>
    <w:rsid w:val="001772B7"/>
    <w:rsid w:val="0017731A"/>
    <w:rsid w:val="00177409"/>
    <w:rsid w:val="001776E0"/>
    <w:rsid w:val="00177A24"/>
    <w:rsid w:val="00177AA7"/>
    <w:rsid w:val="00177F13"/>
    <w:rsid w:val="00180208"/>
    <w:rsid w:val="001802F9"/>
    <w:rsid w:val="001803BE"/>
    <w:rsid w:val="00180416"/>
    <w:rsid w:val="00180417"/>
    <w:rsid w:val="00180AEB"/>
    <w:rsid w:val="00180CD0"/>
    <w:rsid w:val="00180D02"/>
    <w:rsid w:val="00180E3D"/>
    <w:rsid w:val="00180EA2"/>
    <w:rsid w:val="0018136E"/>
    <w:rsid w:val="00181386"/>
    <w:rsid w:val="001814C0"/>
    <w:rsid w:val="001814D6"/>
    <w:rsid w:val="00181AC0"/>
    <w:rsid w:val="00181B45"/>
    <w:rsid w:val="0018204F"/>
    <w:rsid w:val="00182216"/>
    <w:rsid w:val="0018248A"/>
    <w:rsid w:val="001828D3"/>
    <w:rsid w:val="00182AA7"/>
    <w:rsid w:val="0018311C"/>
    <w:rsid w:val="00183278"/>
    <w:rsid w:val="00183668"/>
    <w:rsid w:val="001839F6"/>
    <w:rsid w:val="00183C06"/>
    <w:rsid w:val="00183EBB"/>
    <w:rsid w:val="001841AE"/>
    <w:rsid w:val="001841EA"/>
    <w:rsid w:val="001843BE"/>
    <w:rsid w:val="00184854"/>
    <w:rsid w:val="001848B6"/>
    <w:rsid w:val="001854E8"/>
    <w:rsid w:val="0018570B"/>
    <w:rsid w:val="0018591E"/>
    <w:rsid w:val="00185B83"/>
    <w:rsid w:val="00185C33"/>
    <w:rsid w:val="00185CE9"/>
    <w:rsid w:val="00185D85"/>
    <w:rsid w:val="00185E46"/>
    <w:rsid w:val="0018608F"/>
    <w:rsid w:val="0018635F"/>
    <w:rsid w:val="00186411"/>
    <w:rsid w:val="00186AED"/>
    <w:rsid w:val="00186D2C"/>
    <w:rsid w:val="00186E14"/>
    <w:rsid w:val="00187056"/>
    <w:rsid w:val="0018714B"/>
    <w:rsid w:val="001871C9"/>
    <w:rsid w:val="0018726B"/>
    <w:rsid w:val="00187296"/>
    <w:rsid w:val="00187309"/>
    <w:rsid w:val="00187522"/>
    <w:rsid w:val="0018763D"/>
    <w:rsid w:val="001876EE"/>
    <w:rsid w:val="001879EC"/>
    <w:rsid w:val="00187A13"/>
    <w:rsid w:val="00187D03"/>
    <w:rsid w:val="00187D49"/>
    <w:rsid w:val="0019026B"/>
    <w:rsid w:val="001902FF"/>
    <w:rsid w:val="001904D2"/>
    <w:rsid w:val="0019087A"/>
    <w:rsid w:val="00190B04"/>
    <w:rsid w:val="00190D93"/>
    <w:rsid w:val="00190DBF"/>
    <w:rsid w:val="00191015"/>
    <w:rsid w:val="00191C69"/>
    <w:rsid w:val="00191CBC"/>
    <w:rsid w:val="00191E64"/>
    <w:rsid w:val="00191F4F"/>
    <w:rsid w:val="00191FCF"/>
    <w:rsid w:val="0019211C"/>
    <w:rsid w:val="00192182"/>
    <w:rsid w:val="0019218C"/>
    <w:rsid w:val="00192331"/>
    <w:rsid w:val="00192356"/>
    <w:rsid w:val="00192551"/>
    <w:rsid w:val="001925E9"/>
    <w:rsid w:val="001928AB"/>
    <w:rsid w:val="001928C7"/>
    <w:rsid w:val="00192D5B"/>
    <w:rsid w:val="00192D75"/>
    <w:rsid w:val="0019306A"/>
    <w:rsid w:val="001938C5"/>
    <w:rsid w:val="00193A98"/>
    <w:rsid w:val="00193AA7"/>
    <w:rsid w:val="00193C3A"/>
    <w:rsid w:val="00193C73"/>
    <w:rsid w:val="00193FDA"/>
    <w:rsid w:val="0019429B"/>
    <w:rsid w:val="0019443E"/>
    <w:rsid w:val="00194650"/>
    <w:rsid w:val="001946E4"/>
    <w:rsid w:val="001948DE"/>
    <w:rsid w:val="00194A2F"/>
    <w:rsid w:val="00194A30"/>
    <w:rsid w:val="00194C4E"/>
    <w:rsid w:val="00194E71"/>
    <w:rsid w:val="00194F26"/>
    <w:rsid w:val="001954B4"/>
    <w:rsid w:val="001955A7"/>
    <w:rsid w:val="001958E3"/>
    <w:rsid w:val="001959BE"/>
    <w:rsid w:val="00195AFB"/>
    <w:rsid w:val="00195B41"/>
    <w:rsid w:val="00195DEE"/>
    <w:rsid w:val="00195E84"/>
    <w:rsid w:val="001961B3"/>
    <w:rsid w:val="0019653C"/>
    <w:rsid w:val="001968E4"/>
    <w:rsid w:val="00196E8E"/>
    <w:rsid w:val="001970F9"/>
    <w:rsid w:val="00197223"/>
    <w:rsid w:val="00197399"/>
    <w:rsid w:val="0019745F"/>
    <w:rsid w:val="001975CD"/>
    <w:rsid w:val="00197A11"/>
    <w:rsid w:val="00197AC3"/>
    <w:rsid w:val="00197B49"/>
    <w:rsid w:val="001A0334"/>
    <w:rsid w:val="001A0724"/>
    <w:rsid w:val="001A0853"/>
    <w:rsid w:val="001A0AB7"/>
    <w:rsid w:val="001A0BCA"/>
    <w:rsid w:val="001A0C33"/>
    <w:rsid w:val="001A0C75"/>
    <w:rsid w:val="001A0D5F"/>
    <w:rsid w:val="001A0E56"/>
    <w:rsid w:val="001A0F04"/>
    <w:rsid w:val="001A1016"/>
    <w:rsid w:val="001A108A"/>
    <w:rsid w:val="001A109F"/>
    <w:rsid w:val="001A1110"/>
    <w:rsid w:val="001A12FB"/>
    <w:rsid w:val="001A1661"/>
    <w:rsid w:val="001A1864"/>
    <w:rsid w:val="001A1895"/>
    <w:rsid w:val="001A1A6F"/>
    <w:rsid w:val="001A1B49"/>
    <w:rsid w:val="001A1CD5"/>
    <w:rsid w:val="001A1D75"/>
    <w:rsid w:val="001A1E55"/>
    <w:rsid w:val="001A2121"/>
    <w:rsid w:val="001A23A3"/>
    <w:rsid w:val="001A2619"/>
    <w:rsid w:val="001A26CE"/>
    <w:rsid w:val="001A2764"/>
    <w:rsid w:val="001A2850"/>
    <w:rsid w:val="001A2C8A"/>
    <w:rsid w:val="001A2F57"/>
    <w:rsid w:val="001A34B3"/>
    <w:rsid w:val="001A35B0"/>
    <w:rsid w:val="001A38A8"/>
    <w:rsid w:val="001A3A3C"/>
    <w:rsid w:val="001A3A42"/>
    <w:rsid w:val="001A3FC3"/>
    <w:rsid w:val="001A4126"/>
    <w:rsid w:val="001A43A5"/>
    <w:rsid w:val="001A4408"/>
    <w:rsid w:val="001A480C"/>
    <w:rsid w:val="001A4B52"/>
    <w:rsid w:val="001A4BDC"/>
    <w:rsid w:val="001A4C15"/>
    <w:rsid w:val="001A4D59"/>
    <w:rsid w:val="001A503F"/>
    <w:rsid w:val="001A5511"/>
    <w:rsid w:val="001A5602"/>
    <w:rsid w:val="001A5663"/>
    <w:rsid w:val="001A5778"/>
    <w:rsid w:val="001A588B"/>
    <w:rsid w:val="001A5976"/>
    <w:rsid w:val="001A5AC6"/>
    <w:rsid w:val="001A5B50"/>
    <w:rsid w:val="001A5C76"/>
    <w:rsid w:val="001A5C9F"/>
    <w:rsid w:val="001A5D74"/>
    <w:rsid w:val="001A5DAD"/>
    <w:rsid w:val="001A5F48"/>
    <w:rsid w:val="001A6353"/>
    <w:rsid w:val="001A63F1"/>
    <w:rsid w:val="001A63FB"/>
    <w:rsid w:val="001A6584"/>
    <w:rsid w:val="001A682F"/>
    <w:rsid w:val="001A69F8"/>
    <w:rsid w:val="001A6E78"/>
    <w:rsid w:val="001A6F77"/>
    <w:rsid w:val="001A7044"/>
    <w:rsid w:val="001A7137"/>
    <w:rsid w:val="001A7221"/>
    <w:rsid w:val="001A7771"/>
    <w:rsid w:val="001A77CA"/>
    <w:rsid w:val="001A7912"/>
    <w:rsid w:val="001A7D54"/>
    <w:rsid w:val="001A7E4C"/>
    <w:rsid w:val="001B00AA"/>
    <w:rsid w:val="001B00E2"/>
    <w:rsid w:val="001B01C1"/>
    <w:rsid w:val="001B01EF"/>
    <w:rsid w:val="001B03BA"/>
    <w:rsid w:val="001B0430"/>
    <w:rsid w:val="001B04C8"/>
    <w:rsid w:val="001B0943"/>
    <w:rsid w:val="001B094F"/>
    <w:rsid w:val="001B0ACB"/>
    <w:rsid w:val="001B0F69"/>
    <w:rsid w:val="001B1090"/>
    <w:rsid w:val="001B15ED"/>
    <w:rsid w:val="001B199C"/>
    <w:rsid w:val="001B1A63"/>
    <w:rsid w:val="001B1D2A"/>
    <w:rsid w:val="001B1DBB"/>
    <w:rsid w:val="001B1FA3"/>
    <w:rsid w:val="001B26C7"/>
    <w:rsid w:val="001B2870"/>
    <w:rsid w:val="001B2C54"/>
    <w:rsid w:val="001B2F1C"/>
    <w:rsid w:val="001B2F31"/>
    <w:rsid w:val="001B2FB1"/>
    <w:rsid w:val="001B3012"/>
    <w:rsid w:val="001B3153"/>
    <w:rsid w:val="001B31A0"/>
    <w:rsid w:val="001B3294"/>
    <w:rsid w:val="001B3E13"/>
    <w:rsid w:val="001B3FC6"/>
    <w:rsid w:val="001B4229"/>
    <w:rsid w:val="001B42E1"/>
    <w:rsid w:val="001B451E"/>
    <w:rsid w:val="001B48F1"/>
    <w:rsid w:val="001B49CC"/>
    <w:rsid w:val="001B4B18"/>
    <w:rsid w:val="001B4B97"/>
    <w:rsid w:val="001B4D5A"/>
    <w:rsid w:val="001B4F91"/>
    <w:rsid w:val="001B4F9B"/>
    <w:rsid w:val="001B4FFC"/>
    <w:rsid w:val="001B516A"/>
    <w:rsid w:val="001B5491"/>
    <w:rsid w:val="001B5526"/>
    <w:rsid w:val="001B57B3"/>
    <w:rsid w:val="001B5DBA"/>
    <w:rsid w:val="001B5F03"/>
    <w:rsid w:val="001B5F62"/>
    <w:rsid w:val="001B6119"/>
    <w:rsid w:val="001B6419"/>
    <w:rsid w:val="001B682D"/>
    <w:rsid w:val="001B6A2E"/>
    <w:rsid w:val="001B6AC1"/>
    <w:rsid w:val="001B6B1F"/>
    <w:rsid w:val="001B6B26"/>
    <w:rsid w:val="001B6B3E"/>
    <w:rsid w:val="001B6B40"/>
    <w:rsid w:val="001B6D42"/>
    <w:rsid w:val="001B6EC6"/>
    <w:rsid w:val="001B745E"/>
    <w:rsid w:val="001B74E3"/>
    <w:rsid w:val="001B76AC"/>
    <w:rsid w:val="001B76F4"/>
    <w:rsid w:val="001B7D8A"/>
    <w:rsid w:val="001C0426"/>
    <w:rsid w:val="001C048B"/>
    <w:rsid w:val="001C04DD"/>
    <w:rsid w:val="001C086E"/>
    <w:rsid w:val="001C0951"/>
    <w:rsid w:val="001C099F"/>
    <w:rsid w:val="001C0ED1"/>
    <w:rsid w:val="001C10E9"/>
    <w:rsid w:val="001C127A"/>
    <w:rsid w:val="001C137A"/>
    <w:rsid w:val="001C1469"/>
    <w:rsid w:val="001C1674"/>
    <w:rsid w:val="001C16F4"/>
    <w:rsid w:val="001C19F2"/>
    <w:rsid w:val="001C1A4A"/>
    <w:rsid w:val="001C1F5C"/>
    <w:rsid w:val="001C2033"/>
    <w:rsid w:val="001C24B3"/>
    <w:rsid w:val="001C2514"/>
    <w:rsid w:val="001C2894"/>
    <w:rsid w:val="001C2C51"/>
    <w:rsid w:val="001C2CB8"/>
    <w:rsid w:val="001C3531"/>
    <w:rsid w:val="001C3555"/>
    <w:rsid w:val="001C3629"/>
    <w:rsid w:val="001C398C"/>
    <w:rsid w:val="001C39C2"/>
    <w:rsid w:val="001C3D71"/>
    <w:rsid w:val="001C3ECC"/>
    <w:rsid w:val="001C3F2C"/>
    <w:rsid w:val="001C40B2"/>
    <w:rsid w:val="001C40B8"/>
    <w:rsid w:val="001C4120"/>
    <w:rsid w:val="001C442A"/>
    <w:rsid w:val="001C4BB2"/>
    <w:rsid w:val="001C4CC4"/>
    <w:rsid w:val="001C4F60"/>
    <w:rsid w:val="001C5040"/>
    <w:rsid w:val="001C52C3"/>
    <w:rsid w:val="001C5354"/>
    <w:rsid w:val="001C5621"/>
    <w:rsid w:val="001C5A80"/>
    <w:rsid w:val="001C5B60"/>
    <w:rsid w:val="001C5C16"/>
    <w:rsid w:val="001C5C50"/>
    <w:rsid w:val="001C5CEB"/>
    <w:rsid w:val="001C5D0F"/>
    <w:rsid w:val="001C5FAE"/>
    <w:rsid w:val="001C62DD"/>
    <w:rsid w:val="001C64A7"/>
    <w:rsid w:val="001C64D5"/>
    <w:rsid w:val="001C7205"/>
    <w:rsid w:val="001C720E"/>
    <w:rsid w:val="001C7692"/>
    <w:rsid w:val="001C77D8"/>
    <w:rsid w:val="001C7B5F"/>
    <w:rsid w:val="001D0198"/>
    <w:rsid w:val="001D0395"/>
    <w:rsid w:val="001D039B"/>
    <w:rsid w:val="001D0661"/>
    <w:rsid w:val="001D0818"/>
    <w:rsid w:val="001D0867"/>
    <w:rsid w:val="001D0B6F"/>
    <w:rsid w:val="001D0BAF"/>
    <w:rsid w:val="001D0C74"/>
    <w:rsid w:val="001D0CBA"/>
    <w:rsid w:val="001D0E2E"/>
    <w:rsid w:val="001D13B5"/>
    <w:rsid w:val="001D1734"/>
    <w:rsid w:val="001D17A6"/>
    <w:rsid w:val="001D17B8"/>
    <w:rsid w:val="001D192D"/>
    <w:rsid w:val="001D1B25"/>
    <w:rsid w:val="001D1B75"/>
    <w:rsid w:val="001D1E38"/>
    <w:rsid w:val="001D226C"/>
    <w:rsid w:val="001D25CB"/>
    <w:rsid w:val="001D2615"/>
    <w:rsid w:val="001D2782"/>
    <w:rsid w:val="001D2B5E"/>
    <w:rsid w:val="001D2EF4"/>
    <w:rsid w:val="001D3161"/>
    <w:rsid w:val="001D3412"/>
    <w:rsid w:val="001D34AB"/>
    <w:rsid w:val="001D39D7"/>
    <w:rsid w:val="001D3AB4"/>
    <w:rsid w:val="001D3B2A"/>
    <w:rsid w:val="001D3BFF"/>
    <w:rsid w:val="001D3C0A"/>
    <w:rsid w:val="001D3C1C"/>
    <w:rsid w:val="001D3C6F"/>
    <w:rsid w:val="001D3DA4"/>
    <w:rsid w:val="001D3DF5"/>
    <w:rsid w:val="001D3F35"/>
    <w:rsid w:val="001D4106"/>
    <w:rsid w:val="001D4173"/>
    <w:rsid w:val="001D4180"/>
    <w:rsid w:val="001D41C9"/>
    <w:rsid w:val="001D41CB"/>
    <w:rsid w:val="001D44B0"/>
    <w:rsid w:val="001D45EB"/>
    <w:rsid w:val="001D49A5"/>
    <w:rsid w:val="001D49BF"/>
    <w:rsid w:val="001D4A51"/>
    <w:rsid w:val="001D4CFE"/>
    <w:rsid w:val="001D4D18"/>
    <w:rsid w:val="001D5010"/>
    <w:rsid w:val="001D5258"/>
    <w:rsid w:val="001D5298"/>
    <w:rsid w:val="001D5565"/>
    <w:rsid w:val="001D562C"/>
    <w:rsid w:val="001D5637"/>
    <w:rsid w:val="001D564A"/>
    <w:rsid w:val="001D5A64"/>
    <w:rsid w:val="001D5B03"/>
    <w:rsid w:val="001D5CC6"/>
    <w:rsid w:val="001D5CEA"/>
    <w:rsid w:val="001D613E"/>
    <w:rsid w:val="001D6256"/>
    <w:rsid w:val="001D68A0"/>
    <w:rsid w:val="001D6984"/>
    <w:rsid w:val="001D6A9C"/>
    <w:rsid w:val="001D6BDE"/>
    <w:rsid w:val="001D6C11"/>
    <w:rsid w:val="001D6D06"/>
    <w:rsid w:val="001D7089"/>
    <w:rsid w:val="001D76B7"/>
    <w:rsid w:val="001D7954"/>
    <w:rsid w:val="001D7C2B"/>
    <w:rsid w:val="001D7DBD"/>
    <w:rsid w:val="001D7F2A"/>
    <w:rsid w:val="001E00D5"/>
    <w:rsid w:val="001E02A6"/>
    <w:rsid w:val="001E04E8"/>
    <w:rsid w:val="001E0D92"/>
    <w:rsid w:val="001E1510"/>
    <w:rsid w:val="001E19A3"/>
    <w:rsid w:val="001E1BDC"/>
    <w:rsid w:val="001E1D31"/>
    <w:rsid w:val="001E1F51"/>
    <w:rsid w:val="001E200D"/>
    <w:rsid w:val="001E233F"/>
    <w:rsid w:val="001E24E2"/>
    <w:rsid w:val="001E2678"/>
    <w:rsid w:val="001E27FC"/>
    <w:rsid w:val="001E2D35"/>
    <w:rsid w:val="001E2DC6"/>
    <w:rsid w:val="001E3329"/>
    <w:rsid w:val="001E339E"/>
    <w:rsid w:val="001E33B4"/>
    <w:rsid w:val="001E33C4"/>
    <w:rsid w:val="001E3421"/>
    <w:rsid w:val="001E382B"/>
    <w:rsid w:val="001E3910"/>
    <w:rsid w:val="001E3923"/>
    <w:rsid w:val="001E4438"/>
    <w:rsid w:val="001E45EC"/>
    <w:rsid w:val="001E4749"/>
    <w:rsid w:val="001E476E"/>
    <w:rsid w:val="001E4796"/>
    <w:rsid w:val="001E491E"/>
    <w:rsid w:val="001E4BA8"/>
    <w:rsid w:val="001E51E7"/>
    <w:rsid w:val="001E52F7"/>
    <w:rsid w:val="001E54E7"/>
    <w:rsid w:val="001E55E1"/>
    <w:rsid w:val="001E587E"/>
    <w:rsid w:val="001E5989"/>
    <w:rsid w:val="001E5A7D"/>
    <w:rsid w:val="001E5BC4"/>
    <w:rsid w:val="001E5C79"/>
    <w:rsid w:val="001E5E32"/>
    <w:rsid w:val="001E5E3A"/>
    <w:rsid w:val="001E6014"/>
    <w:rsid w:val="001E63B7"/>
    <w:rsid w:val="001E6486"/>
    <w:rsid w:val="001E64AA"/>
    <w:rsid w:val="001E6565"/>
    <w:rsid w:val="001E6614"/>
    <w:rsid w:val="001E66B8"/>
    <w:rsid w:val="001E6AFF"/>
    <w:rsid w:val="001E6C3F"/>
    <w:rsid w:val="001E6C95"/>
    <w:rsid w:val="001E6CB2"/>
    <w:rsid w:val="001E6D04"/>
    <w:rsid w:val="001E6F0D"/>
    <w:rsid w:val="001E7198"/>
    <w:rsid w:val="001E732A"/>
    <w:rsid w:val="001E74EB"/>
    <w:rsid w:val="001E765D"/>
    <w:rsid w:val="001E784F"/>
    <w:rsid w:val="001E7945"/>
    <w:rsid w:val="001E7AAE"/>
    <w:rsid w:val="001E7C81"/>
    <w:rsid w:val="001E7DA0"/>
    <w:rsid w:val="001F04E0"/>
    <w:rsid w:val="001F0531"/>
    <w:rsid w:val="001F0B80"/>
    <w:rsid w:val="001F0D40"/>
    <w:rsid w:val="001F0EB2"/>
    <w:rsid w:val="001F1535"/>
    <w:rsid w:val="001F21F9"/>
    <w:rsid w:val="001F28E3"/>
    <w:rsid w:val="001F2961"/>
    <w:rsid w:val="001F29A4"/>
    <w:rsid w:val="001F2AA0"/>
    <w:rsid w:val="001F2B74"/>
    <w:rsid w:val="001F2D46"/>
    <w:rsid w:val="001F3048"/>
    <w:rsid w:val="001F3100"/>
    <w:rsid w:val="001F3791"/>
    <w:rsid w:val="001F390A"/>
    <w:rsid w:val="001F3D8D"/>
    <w:rsid w:val="001F3ECE"/>
    <w:rsid w:val="001F3F0A"/>
    <w:rsid w:val="001F3F4E"/>
    <w:rsid w:val="001F4301"/>
    <w:rsid w:val="001F452D"/>
    <w:rsid w:val="001F45A2"/>
    <w:rsid w:val="001F4AA3"/>
    <w:rsid w:val="001F4C8C"/>
    <w:rsid w:val="001F4CE9"/>
    <w:rsid w:val="001F536B"/>
    <w:rsid w:val="001F53CE"/>
    <w:rsid w:val="001F5765"/>
    <w:rsid w:val="001F5800"/>
    <w:rsid w:val="001F5A21"/>
    <w:rsid w:val="001F5B26"/>
    <w:rsid w:val="001F5C38"/>
    <w:rsid w:val="001F5CFD"/>
    <w:rsid w:val="001F5D25"/>
    <w:rsid w:val="001F605E"/>
    <w:rsid w:val="001F62D0"/>
    <w:rsid w:val="001F6331"/>
    <w:rsid w:val="001F65EC"/>
    <w:rsid w:val="001F68DA"/>
    <w:rsid w:val="001F6BB0"/>
    <w:rsid w:val="001F704D"/>
    <w:rsid w:val="001F71D8"/>
    <w:rsid w:val="001F72BF"/>
    <w:rsid w:val="001F7596"/>
    <w:rsid w:val="001F78D6"/>
    <w:rsid w:val="001F79DC"/>
    <w:rsid w:val="001F7A57"/>
    <w:rsid w:val="001F7BA5"/>
    <w:rsid w:val="001F7E19"/>
    <w:rsid w:val="001F7F11"/>
    <w:rsid w:val="0020041E"/>
    <w:rsid w:val="002004D0"/>
    <w:rsid w:val="00200607"/>
    <w:rsid w:val="00200AAD"/>
    <w:rsid w:val="00200E08"/>
    <w:rsid w:val="00200E63"/>
    <w:rsid w:val="00200EC6"/>
    <w:rsid w:val="00201055"/>
    <w:rsid w:val="002017E4"/>
    <w:rsid w:val="00202873"/>
    <w:rsid w:val="002028FD"/>
    <w:rsid w:val="00202E9B"/>
    <w:rsid w:val="00202F8C"/>
    <w:rsid w:val="002033F3"/>
    <w:rsid w:val="002036CC"/>
    <w:rsid w:val="002038BD"/>
    <w:rsid w:val="00203AA7"/>
    <w:rsid w:val="002040F3"/>
    <w:rsid w:val="00204170"/>
    <w:rsid w:val="00204399"/>
    <w:rsid w:val="002043BE"/>
    <w:rsid w:val="002045C8"/>
    <w:rsid w:val="002047E0"/>
    <w:rsid w:val="0020487A"/>
    <w:rsid w:val="00204B86"/>
    <w:rsid w:val="00204C15"/>
    <w:rsid w:val="00204F75"/>
    <w:rsid w:val="00205369"/>
    <w:rsid w:val="00205700"/>
    <w:rsid w:val="0020580C"/>
    <w:rsid w:val="00205829"/>
    <w:rsid w:val="002058AB"/>
    <w:rsid w:val="0020598F"/>
    <w:rsid w:val="00205A8C"/>
    <w:rsid w:val="00205BC9"/>
    <w:rsid w:val="00205C63"/>
    <w:rsid w:val="00205CF6"/>
    <w:rsid w:val="00205D79"/>
    <w:rsid w:val="00205DFE"/>
    <w:rsid w:val="00205E6E"/>
    <w:rsid w:val="00206375"/>
    <w:rsid w:val="002063A2"/>
    <w:rsid w:val="002066F6"/>
    <w:rsid w:val="0020687C"/>
    <w:rsid w:val="002068DE"/>
    <w:rsid w:val="00206BF3"/>
    <w:rsid w:val="00206EE0"/>
    <w:rsid w:val="00207133"/>
    <w:rsid w:val="00207179"/>
    <w:rsid w:val="00207213"/>
    <w:rsid w:val="00207621"/>
    <w:rsid w:val="00210129"/>
    <w:rsid w:val="002101D7"/>
    <w:rsid w:val="00210497"/>
    <w:rsid w:val="0021058D"/>
    <w:rsid w:val="00210734"/>
    <w:rsid w:val="00210C23"/>
    <w:rsid w:val="0021168D"/>
    <w:rsid w:val="00211CA8"/>
    <w:rsid w:val="00211FDD"/>
    <w:rsid w:val="0021218C"/>
    <w:rsid w:val="002121DF"/>
    <w:rsid w:val="00212242"/>
    <w:rsid w:val="002123D0"/>
    <w:rsid w:val="002123D9"/>
    <w:rsid w:val="00212428"/>
    <w:rsid w:val="002125D9"/>
    <w:rsid w:val="002129E1"/>
    <w:rsid w:val="00212A3C"/>
    <w:rsid w:val="00212B6B"/>
    <w:rsid w:val="00212D90"/>
    <w:rsid w:val="00212F29"/>
    <w:rsid w:val="0021305E"/>
    <w:rsid w:val="002131BC"/>
    <w:rsid w:val="00213498"/>
    <w:rsid w:val="0021368D"/>
    <w:rsid w:val="002136E7"/>
    <w:rsid w:val="00213710"/>
    <w:rsid w:val="00213737"/>
    <w:rsid w:val="00213875"/>
    <w:rsid w:val="0021399D"/>
    <w:rsid w:val="00213A65"/>
    <w:rsid w:val="00213AE8"/>
    <w:rsid w:val="00213E48"/>
    <w:rsid w:val="00213F1F"/>
    <w:rsid w:val="00213FA5"/>
    <w:rsid w:val="00214459"/>
    <w:rsid w:val="00214484"/>
    <w:rsid w:val="002145B8"/>
    <w:rsid w:val="00214ACB"/>
    <w:rsid w:val="00214C50"/>
    <w:rsid w:val="00215239"/>
    <w:rsid w:val="00215280"/>
    <w:rsid w:val="00215B40"/>
    <w:rsid w:val="00215B9E"/>
    <w:rsid w:val="00215BAB"/>
    <w:rsid w:val="00215CCF"/>
    <w:rsid w:val="00215DD9"/>
    <w:rsid w:val="00215E27"/>
    <w:rsid w:val="00215EEE"/>
    <w:rsid w:val="00215FD9"/>
    <w:rsid w:val="00216269"/>
    <w:rsid w:val="00216295"/>
    <w:rsid w:val="00216656"/>
    <w:rsid w:val="002166DE"/>
    <w:rsid w:val="00216997"/>
    <w:rsid w:val="00216A0D"/>
    <w:rsid w:val="00216C8E"/>
    <w:rsid w:val="0021701D"/>
    <w:rsid w:val="002170D8"/>
    <w:rsid w:val="0021735D"/>
    <w:rsid w:val="0021738E"/>
    <w:rsid w:val="002176C2"/>
    <w:rsid w:val="0021773C"/>
    <w:rsid w:val="00217783"/>
    <w:rsid w:val="00217CED"/>
    <w:rsid w:val="00217D0B"/>
    <w:rsid w:val="00220138"/>
    <w:rsid w:val="00220594"/>
    <w:rsid w:val="002205C5"/>
    <w:rsid w:val="0022060A"/>
    <w:rsid w:val="00220628"/>
    <w:rsid w:val="00220668"/>
    <w:rsid w:val="0022073A"/>
    <w:rsid w:val="00220961"/>
    <w:rsid w:val="00220A3C"/>
    <w:rsid w:val="00220A97"/>
    <w:rsid w:val="00220E8F"/>
    <w:rsid w:val="002211BB"/>
    <w:rsid w:val="00221324"/>
    <w:rsid w:val="002217BC"/>
    <w:rsid w:val="00221806"/>
    <w:rsid w:val="002218D1"/>
    <w:rsid w:val="00221C16"/>
    <w:rsid w:val="00221E6F"/>
    <w:rsid w:val="0022227C"/>
    <w:rsid w:val="00222493"/>
    <w:rsid w:val="00222540"/>
    <w:rsid w:val="0022255F"/>
    <w:rsid w:val="002225B3"/>
    <w:rsid w:val="002226D0"/>
    <w:rsid w:val="002226DB"/>
    <w:rsid w:val="00222748"/>
    <w:rsid w:val="002229B0"/>
    <w:rsid w:val="00222C3A"/>
    <w:rsid w:val="0022362F"/>
    <w:rsid w:val="00223648"/>
    <w:rsid w:val="0022381A"/>
    <w:rsid w:val="00223A87"/>
    <w:rsid w:val="00223BBD"/>
    <w:rsid w:val="00223F9F"/>
    <w:rsid w:val="00224506"/>
    <w:rsid w:val="002245D0"/>
    <w:rsid w:val="00224F1D"/>
    <w:rsid w:val="00224F82"/>
    <w:rsid w:val="00224FB3"/>
    <w:rsid w:val="00225328"/>
    <w:rsid w:val="0022558C"/>
    <w:rsid w:val="0022562C"/>
    <w:rsid w:val="00225898"/>
    <w:rsid w:val="00225CF5"/>
    <w:rsid w:val="00225F5F"/>
    <w:rsid w:val="002262DE"/>
    <w:rsid w:val="00226335"/>
    <w:rsid w:val="0022695C"/>
    <w:rsid w:val="00226D97"/>
    <w:rsid w:val="00226E8B"/>
    <w:rsid w:val="0022709A"/>
    <w:rsid w:val="002272A3"/>
    <w:rsid w:val="00227454"/>
    <w:rsid w:val="0022748F"/>
    <w:rsid w:val="00227612"/>
    <w:rsid w:val="00227AB3"/>
    <w:rsid w:val="00227AEB"/>
    <w:rsid w:val="00227C7C"/>
    <w:rsid w:val="00227C90"/>
    <w:rsid w:val="00227CE7"/>
    <w:rsid w:val="00227E65"/>
    <w:rsid w:val="00227F74"/>
    <w:rsid w:val="002300BD"/>
    <w:rsid w:val="00230109"/>
    <w:rsid w:val="00230502"/>
    <w:rsid w:val="0023096D"/>
    <w:rsid w:val="00231149"/>
    <w:rsid w:val="0023147F"/>
    <w:rsid w:val="00231508"/>
    <w:rsid w:val="002317AB"/>
    <w:rsid w:val="00231B77"/>
    <w:rsid w:val="00231B89"/>
    <w:rsid w:val="00231C07"/>
    <w:rsid w:val="00232176"/>
    <w:rsid w:val="00232425"/>
    <w:rsid w:val="00232955"/>
    <w:rsid w:val="00232C5C"/>
    <w:rsid w:val="00232D76"/>
    <w:rsid w:val="00232E17"/>
    <w:rsid w:val="00233160"/>
    <w:rsid w:val="002332AC"/>
    <w:rsid w:val="00233805"/>
    <w:rsid w:val="002338D4"/>
    <w:rsid w:val="00233EEB"/>
    <w:rsid w:val="00233F3F"/>
    <w:rsid w:val="002341C0"/>
    <w:rsid w:val="002342BF"/>
    <w:rsid w:val="00234401"/>
    <w:rsid w:val="00234546"/>
    <w:rsid w:val="0023456F"/>
    <w:rsid w:val="00234658"/>
    <w:rsid w:val="0023479A"/>
    <w:rsid w:val="002348CD"/>
    <w:rsid w:val="002348E6"/>
    <w:rsid w:val="00234AAF"/>
    <w:rsid w:val="00234D36"/>
    <w:rsid w:val="00234D72"/>
    <w:rsid w:val="00234E18"/>
    <w:rsid w:val="00234F26"/>
    <w:rsid w:val="00234FB7"/>
    <w:rsid w:val="00235060"/>
    <w:rsid w:val="002352B9"/>
    <w:rsid w:val="0023545B"/>
    <w:rsid w:val="002354EF"/>
    <w:rsid w:val="0023558D"/>
    <w:rsid w:val="002355E0"/>
    <w:rsid w:val="0023575E"/>
    <w:rsid w:val="002357C9"/>
    <w:rsid w:val="0023580D"/>
    <w:rsid w:val="00235B4B"/>
    <w:rsid w:val="002360E6"/>
    <w:rsid w:val="0023626A"/>
    <w:rsid w:val="0023633A"/>
    <w:rsid w:val="00236529"/>
    <w:rsid w:val="00236561"/>
    <w:rsid w:val="002366EA"/>
    <w:rsid w:val="002367CF"/>
    <w:rsid w:val="002367F4"/>
    <w:rsid w:val="00236935"/>
    <w:rsid w:val="0023699A"/>
    <w:rsid w:val="002369A0"/>
    <w:rsid w:val="00236A33"/>
    <w:rsid w:val="00236B1B"/>
    <w:rsid w:val="00236C44"/>
    <w:rsid w:val="00236CD2"/>
    <w:rsid w:val="002370AB"/>
    <w:rsid w:val="002371AF"/>
    <w:rsid w:val="002372AA"/>
    <w:rsid w:val="002373C4"/>
    <w:rsid w:val="002375C9"/>
    <w:rsid w:val="00237670"/>
    <w:rsid w:val="0023789A"/>
    <w:rsid w:val="002378B2"/>
    <w:rsid w:val="00237C6D"/>
    <w:rsid w:val="00237CEA"/>
    <w:rsid w:val="00237E43"/>
    <w:rsid w:val="0024038C"/>
    <w:rsid w:val="002403E2"/>
    <w:rsid w:val="0024045F"/>
    <w:rsid w:val="00240510"/>
    <w:rsid w:val="00240622"/>
    <w:rsid w:val="00240769"/>
    <w:rsid w:val="00240894"/>
    <w:rsid w:val="00240EDB"/>
    <w:rsid w:val="00241080"/>
    <w:rsid w:val="002411FE"/>
    <w:rsid w:val="0024134E"/>
    <w:rsid w:val="002414B4"/>
    <w:rsid w:val="00241516"/>
    <w:rsid w:val="0024155C"/>
    <w:rsid w:val="002415B6"/>
    <w:rsid w:val="002415C1"/>
    <w:rsid w:val="002417BC"/>
    <w:rsid w:val="00241973"/>
    <w:rsid w:val="00241D70"/>
    <w:rsid w:val="00241E2E"/>
    <w:rsid w:val="0024209F"/>
    <w:rsid w:val="002421DB"/>
    <w:rsid w:val="002422E9"/>
    <w:rsid w:val="0024265B"/>
    <w:rsid w:val="002426CA"/>
    <w:rsid w:val="002428AC"/>
    <w:rsid w:val="002428BE"/>
    <w:rsid w:val="00242923"/>
    <w:rsid w:val="00242A27"/>
    <w:rsid w:val="00242EA7"/>
    <w:rsid w:val="00242F2F"/>
    <w:rsid w:val="00242F63"/>
    <w:rsid w:val="00243170"/>
    <w:rsid w:val="00243428"/>
    <w:rsid w:val="002434E5"/>
    <w:rsid w:val="002437CB"/>
    <w:rsid w:val="002438E9"/>
    <w:rsid w:val="00243C04"/>
    <w:rsid w:val="00243C35"/>
    <w:rsid w:val="00243CCA"/>
    <w:rsid w:val="00243D92"/>
    <w:rsid w:val="00243EFE"/>
    <w:rsid w:val="00244048"/>
    <w:rsid w:val="00244100"/>
    <w:rsid w:val="00244433"/>
    <w:rsid w:val="00244968"/>
    <w:rsid w:val="00244BB9"/>
    <w:rsid w:val="00244BC5"/>
    <w:rsid w:val="00244CAB"/>
    <w:rsid w:val="00244E0C"/>
    <w:rsid w:val="0024503C"/>
    <w:rsid w:val="00245090"/>
    <w:rsid w:val="00245313"/>
    <w:rsid w:val="0024559A"/>
    <w:rsid w:val="00245BC0"/>
    <w:rsid w:val="00245CFE"/>
    <w:rsid w:val="002462BA"/>
    <w:rsid w:val="00246438"/>
    <w:rsid w:val="00246742"/>
    <w:rsid w:val="002467FE"/>
    <w:rsid w:val="00246942"/>
    <w:rsid w:val="002469D9"/>
    <w:rsid w:val="00246A10"/>
    <w:rsid w:val="00246FE5"/>
    <w:rsid w:val="002471F7"/>
    <w:rsid w:val="00247232"/>
    <w:rsid w:val="0024758F"/>
    <w:rsid w:val="0024765A"/>
    <w:rsid w:val="0024798D"/>
    <w:rsid w:val="00247A85"/>
    <w:rsid w:val="00247AAD"/>
    <w:rsid w:val="00247C4D"/>
    <w:rsid w:val="00247CF8"/>
    <w:rsid w:val="00247FF4"/>
    <w:rsid w:val="002502B1"/>
    <w:rsid w:val="00250462"/>
    <w:rsid w:val="00250565"/>
    <w:rsid w:val="00250A5A"/>
    <w:rsid w:val="00251105"/>
    <w:rsid w:val="0025112D"/>
    <w:rsid w:val="002512D0"/>
    <w:rsid w:val="00251549"/>
    <w:rsid w:val="00251559"/>
    <w:rsid w:val="002517AC"/>
    <w:rsid w:val="0025182D"/>
    <w:rsid w:val="00251840"/>
    <w:rsid w:val="00251BBE"/>
    <w:rsid w:val="00251DA9"/>
    <w:rsid w:val="00251EFF"/>
    <w:rsid w:val="002520DF"/>
    <w:rsid w:val="00252204"/>
    <w:rsid w:val="002523A6"/>
    <w:rsid w:val="00252907"/>
    <w:rsid w:val="00252B3D"/>
    <w:rsid w:val="00252D29"/>
    <w:rsid w:val="0025329F"/>
    <w:rsid w:val="002533CF"/>
    <w:rsid w:val="00253492"/>
    <w:rsid w:val="002536F2"/>
    <w:rsid w:val="00253797"/>
    <w:rsid w:val="00253969"/>
    <w:rsid w:val="00253A4E"/>
    <w:rsid w:val="002545F2"/>
    <w:rsid w:val="0025461D"/>
    <w:rsid w:val="0025473B"/>
    <w:rsid w:val="00254AD9"/>
    <w:rsid w:val="00254C29"/>
    <w:rsid w:val="00254F38"/>
    <w:rsid w:val="00254F96"/>
    <w:rsid w:val="00254FEC"/>
    <w:rsid w:val="00255113"/>
    <w:rsid w:val="0025528F"/>
    <w:rsid w:val="0025543F"/>
    <w:rsid w:val="00255548"/>
    <w:rsid w:val="002555B3"/>
    <w:rsid w:val="00255DEE"/>
    <w:rsid w:val="00255E7B"/>
    <w:rsid w:val="00255EF7"/>
    <w:rsid w:val="002562B5"/>
    <w:rsid w:val="0025649A"/>
    <w:rsid w:val="00256F85"/>
    <w:rsid w:val="002572E0"/>
    <w:rsid w:val="00257364"/>
    <w:rsid w:val="00257490"/>
    <w:rsid w:val="0025749E"/>
    <w:rsid w:val="0025761F"/>
    <w:rsid w:val="00257644"/>
    <w:rsid w:val="0025775B"/>
    <w:rsid w:val="00257800"/>
    <w:rsid w:val="00257876"/>
    <w:rsid w:val="002600EF"/>
    <w:rsid w:val="0026020B"/>
    <w:rsid w:val="00260335"/>
    <w:rsid w:val="002608B2"/>
    <w:rsid w:val="002609BE"/>
    <w:rsid w:val="00260E11"/>
    <w:rsid w:val="00260E40"/>
    <w:rsid w:val="00260FF9"/>
    <w:rsid w:val="0026129E"/>
    <w:rsid w:val="0026132D"/>
    <w:rsid w:val="002613AD"/>
    <w:rsid w:val="00261449"/>
    <w:rsid w:val="002614A5"/>
    <w:rsid w:val="002615DB"/>
    <w:rsid w:val="002617C0"/>
    <w:rsid w:val="00261822"/>
    <w:rsid w:val="00261A41"/>
    <w:rsid w:val="00261E02"/>
    <w:rsid w:val="00261F6F"/>
    <w:rsid w:val="002625AE"/>
    <w:rsid w:val="002626B8"/>
    <w:rsid w:val="002626CE"/>
    <w:rsid w:val="00262858"/>
    <w:rsid w:val="00262868"/>
    <w:rsid w:val="0026291D"/>
    <w:rsid w:val="00262A21"/>
    <w:rsid w:val="00262A74"/>
    <w:rsid w:val="00262CA2"/>
    <w:rsid w:val="00262D4C"/>
    <w:rsid w:val="00262EFB"/>
    <w:rsid w:val="002631CF"/>
    <w:rsid w:val="0026345B"/>
    <w:rsid w:val="00263588"/>
    <w:rsid w:val="00263785"/>
    <w:rsid w:val="00263A5D"/>
    <w:rsid w:val="00263B0C"/>
    <w:rsid w:val="00263B30"/>
    <w:rsid w:val="00263F3E"/>
    <w:rsid w:val="00263F91"/>
    <w:rsid w:val="00264111"/>
    <w:rsid w:val="0026429E"/>
    <w:rsid w:val="00264447"/>
    <w:rsid w:val="00264480"/>
    <w:rsid w:val="002645E8"/>
    <w:rsid w:val="002646BD"/>
    <w:rsid w:val="002648DB"/>
    <w:rsid w:val="00264CA7"/>
    <w:rsid w:val="00264E53"/>
    <w:rsid w:val="00264F67"/>
    <w:rsid w:val="0026514C"/>
    <w:rsid w:val="002651BB"/>
    <w:rsid w:val="002652E1"/>
    <w:rsid w:val="002657A4"/>
    <w:rsid w:val="00265946"/>
    <w:rsid w:val="0026608E"/>
    <w:rsid w:val="002662A3"/>
    <w:rsid w:val="00266394"/>
    <w:rsid w:val="0026639A"/>
    <w:rsid w:val="00266824"/>
    <w:rsid w:val="00266867"/>
    <w:rsid w:val="00266B89"/>
    <w:rsid w:val="00266E43"/>
    <w:rsid w:val="00267030"/>
    <w:rsid w:val="00267709"/>
    <w:rsid w:val="002677EA"/>
    <w:rsid w:val="0026793D"/>
    <w:rsid w:val="00267A4B"/>
    <w:rsid w:val="00267ADB"/>
    <w:rsid w:val="00267D95"/>
    <w:rsid w:val="0027002F"/>
    <w:rsid w:val="002701C5"/>
    <w:rsid w:val="00270619"/>
    <w:rsid w:val="0027071F"/>
    <w:rsid w:val="00270A38"/>
    <w:rsid w:val="00270A7C"/>
    <w:rsid w:val="00270AF9"/>
    <w:rsid w:val="00270F8A"/>
    <w:rsid w:val="00271763"/>
    <w:rsid w:val="0027186A"/>
    <w:rsid w:val="00271BB6"/>
    <w:rsid w:val="00271F93"/>
    <w:rsid w:val="00272180"/>
    <w:rsid w:val="00272680"/>
    <w:rsid w:val="00272BB3"/>
    <w:rsid w:val="00272FED"/>
    <w:rsid w:val="00273037"/>
    <w:rsid w:val="00273320"/>
    <w:rsid w:val="00273448"/>
    <w:rsid w:val="002734D6"/>
    <w:rsid w:val="002734DD"/>
    <w:rsid w:val="0027357A"/>
    <w:rsid w:val="0027358E"/>
    <w:rsid w:val="0027365B"/>
    <w:rsid w:val="00273802"/>
    <w:rsid w:val="002738C6"/>
    <w:rsid w:val="0027393B"/>
    <w:rsid w:val="00273D93"/>
    <w:rsid w:val="00274250"/>
    <w:rsid w:val="002745BA"/>
    <w:rsid w:val="00274CF9"/>
    <w:rsid w:val="00274D9F"/>
    <w:rsid w:val="00274DE9"/>
    <w:rsid w:val="00274E75"/>
    <w:rsid w:val="00275052"/>
    <w:rsid w:val="00275581"/>
    <w:rsid w:val="00275671"/>
    <w:rsid w:val="00275840"/>
    <w:rsid w:val="00275A2C"/>
    <w:rsid w:val="00275BF9"/>
    <w:rsid w:val="00276118"/>
    <w:rsid w:val="002762C6"/>
    <w:rsid w:val="0027650E"/>
    <w:rsid w:val="0027665C"/>
    <w:rsid w:val="0027670B"/>
    <w:rsid w:val="002767CF"/>
    <w:rsid w:val="0027691B"/>
    <w:rsid w:val="00276A53"/>
    <w:rsid w:val="002770BA"/>
    <w:rsid w:val="00277246"/>
    <w:rsid w:val="0027735D"/>
    <w:rsid w:val="00277417"/>
    <w:rsid w:val="00277462"/>
    <w:rsid w:val="002775AF"/>
    <w:rsid w:val="00277680"/>
    <w:rsid w:val="002778AE"/>
    <w:rsid w:val="002778BC"/>
    <w:rsid w:val="002779A8"/>
    <w:rsid w:val="00277A01"/>
    <w:rsid w:val="00277A37"/>
    <w:rsid w:val="00277F24"/>
    <w:rsid w:val="0027C018"/>
    <w:rsid w:val="00280075"/>
    <w:rsid w:val="002801B2"/>
    <w:rsid w:val="00280235"/>
    <w:rsid w:val="0028067E"/>
    <w:rsid w:val="00280975"/>
    <w:rsid w:val="00280B38"/>
    <w:rsid w:val="00280D0F"/>
    <w:rsid w:val="00280D81"/>
    <w:rsid w:val="002811B7"/>
    <w:rsid w:val="002813B8"/>
    <w:rsid w:val="00281783"/>
    <w:rsid w:val="002817DB"/>
    <w:rsid w:val="002818C6"/>
    <w:rsid w:val="00281AFF"/>
    <w:rsid w:val="00281B0C"/>
    <w:rsid w:val="00281B4D"/>
    <w:rsid w:val="00281D8B"/>
    <w:rsid w:val="00281FBF"/>
    <w:rsid w:val="002820F1"/>
    <w:rsid w:val="0028243A"/>
    <w:rsid w:val="002826E6"/>
    <w:rsid w:val="00282991"/>
    <w:rsid w:val="00282B47"/>
    <w:rsid w:val="00283244"/>
    <w:rsid w:val="002837DF"/>
    <w:rsid w:val="00283C8E"/>
    <w:rsid w:val="00283C96"/>
    <w:rsid w:val="00283CAB"/>
    <w:rsid w:val="00283CAE"/>
    <w:rsid w:val="00283CD7"/>
    <w:rsid w:val="00283D7D"/>
    <w:rsid w:val="00284078"/>
    <w:rsid w:val="00284146"/>
    <w:rsid w:val="002841CB"/>
    <w:rsid w:val="00284395"/>
    <w:rsid w:val="0028451F"/>
    <w:rsid w:val="002846BD"/>
    <w:rsid w:val="002846CF"/>
    <w:rsid w:val="00284D50"/>
    <w:rsid w:val="00284DA9"/>
    <w:rsid w:val="00284DD5"/>
    <w:rsid w:val="00284E22"/>
    <w:rsid w:val="002856F7"/>
    <w:rsid w:val="002859FC"/>
    <w:rsid w:val="00285A34"/>
    <w:rsid w:val="00285A72"/>
    <w:rsid w:val="00285C8D"/>
    <w:rsid w:val="00285EF7"/>
    <w:rsid w:val="00286316"/>
    <w:rsid w:val="0028643A"/>
    <w:rsid w:val="0028659E"/>
    <w:rsid w:val="00286709"/>
    <w:rsid w:val="00286792"/>
    <w:rsid w:val="00286892"/>
    <w:rsid w:val="00286A07"/>
    <w:rsid w:val="00286CB3"/>
    <w:rsid w:val="00286D10"/>
    <w:rsid w:val="00286F74"/>
    <w:rsid w:val="002871C2"/>
    <w:rsid w:val="00287511"/>
    <w:rsid w:val="0028786A"/>
    <w:rsid w:val="0028786E"/>
    <w:rsid w:val="00287999"/>
    <w:rsid w:val="00287A18"/>
    <w:rsid w:val="00287B44"/>
    <w:rsid w:val="00287CC1"/>
    <w:rsid w:val="00287EEB"/>
    <w:rsid w:val="00290623"/>
    <w:rsid w:val="00290C3A"/>
    <w:rsid w:val="00290C9E"/>
    <w:rsid w:val="00290CF9"/>
    <w:rsid w:val="002911D6"/>
    <w:rsid w:val="00291212"/>
    <w:rsid w:val="0029140B"/>
    <w:rsid w:val="002914D4"/>
    <w:rsid w:val="00291533"/>
    <w:rsid w:val="00291614"/>
    <w:rsid w:val="00291795"/>
    <w:rsid w:val="00291807"/>
    <w:rsid w:val="00291E1B"/>
    <w:rsid w:val="00291EED"/>
    <w:rsid w:val="00292276"/>
    <w:rsid w:val="002924F5"/>
    <w:rsid w:val="002928BB"/>
    <w:rsid w:val="00292A27"/>
    <w:rsid w:val="00292D64"/>
    <w:rsid w:val="00292E5A"/>
    <w:rsid w:val="002931A1"/>
    <w:rsid w:val="002931A5"/>
    <w:rsid w:val="002931A9"/>
    <w:rsid w:val="002931FD"/>
    <w:rsid w:val="002934CF"/>
    <w:rsid w:val="0029377D"/>
    <w:rsid w:val="00293EEE"/>
    <w:rsid w:val="00294003"/>
    <w:rsid w:val="00294224"/>
    <w:rsid w:val="002942A9"/>
    <w:rsid w:val="002943A8"/>
    <w:rsid w:val="002944B7"/>
    <w:rsid w:val="00294853"/>
    <w:rsid w:val="0029493A"/>
    <w:rsid w:val="00294AAE"/>
    <w:rsid w:val="002951A8"/>
    <w:rsid w:val="00295310"/>
    <w:rsid w:val="0029560D"/>
    <w:rsid w:val="002956F0"/>
    <w:rsid w:val="002957BF"/>
    <w:rsid w:val="00295969"/>
    <w:rsid w:val="0029596C"/>
    <w:rsid w:val="00295A20"/>
    <w:rsid w:val="00295A56"/>
    <w:rsid w:val="00295D7B"/>
    <w:rsid w:val="00295DEC"/>
    <w:rsid w:val="00295F44"/>
    <w:rsid w:val="00296106"/>
    <w:rsid w:val="00296223"/>
    <w:rsid w:val="002963A1"/>
    <w:rsid w:val="002964A2"/>
    <w:rsid w:val="002964F2"/>
    <w:rsid w:val="00296AEB"/>
    <w:rsid w:val="00296DD3"/>
    <w:rsid w:val="00296F96"/>
    <w:rsid w:val="00297474"/>
    <w:rsid w:val="0029764E"/>
    <w:rsid w:val="00297852"/>
    <w:rsid w:val="002979DD"/>
    <w:rsid w:val="002979FC"/>
    <w:rsid w:val="00297D97"/>
    <w:rsid w:val="00297E54"/>
    <w:rsid w:val="00297FB8"/>
    <w:rsid w:val="002A00C2"/>
    <w:rsid w:val="002A00D6"/>
    <w:rsid w:val="002A0203"/>
    <w:rsid w:val="002A0260"/>
    <w:rsid w:val="002A03CC"/>
    <w:rsid w:val="002A0833"/>
    <w:rsid w:val="002A0BD3"/>
    <w:rsid w:val="002A0C66"/>
    <w:rsid w:val="002A0CC8"/>
    <w:rsid w:val="002A0DB2"/>
    <w:rsid w:val="002A0DB7"/>
    <w:rsid w:val="002A12CA"/>
    <w:rsid w:val="002A1419"/>
    <w:rsid w:val="002A14BD"/>
    <w:rsid w:val="002A167E"/>
    <w:rsid w:val="002A1E41"/>
    <w:rsid w:val="002A1F27"/>
    <w:rsid w:val="002A1FEE"/>
    <w:rsid w:val="002A2012"/>
    <w:rsid w:val="002A20A4"/>
    <w:rsid w:val="002A20E6"/>
    <w:rsid w:val="002A2254"/>
    <w:rsid w:val="002A23CE"/>
    <w:rsid w:val="002A265C"/>
    <w:rsid w:val="002A269B"/>
    <w:rsid w:val="002A2803"/>
    <w:rsid w:val="002A289D"/>
    <w:rsid w:val="002A29FD"/>
    <w:rsid w:val="002A2B4C"/>
    <w:rsid w:val="002A2BED"/>
    <w:rsid w:val="002A2C36"/>
    <w:rsid w:val="002A2D11"/>
    <w:rsid w:val="002A2D1E"/>
    <w:rsid w:val="002A2DEE"/>
    <w:rsid w:val="002A30D1"/>
    <w:rsid w:val="002A30EB"/>
    <w:rsid w:val="002A32B7"/>
    <w:rsid w:val="002A352B"/>
    <w:rsid w:val="002A3563"/>
    <w:rsid w:val="002A3663"/>
    <w:rsid w:val="002A373A"/>
    <w:rsid w:val="002A3A81"/>
    <w:rsid w:val="002A3C44"/>
    <w:rsid w:val="002A3E5D"/>
    <w:rsid w:val="002A3EDE"/>
    <w:rsid w:val="002A3F82"/>
    <w:rsid w:val="002A3FF8"/>
    <w:rsid w:val="002A48B4"/>
    <w:rsid w:val="002A491E"/>
    <w:rsid w:val="002A49B9"/>
    <w:rsid w:val="002A4AEC"/>
    <w:rsid w:val="002A4DAA"/>
    <w:rsid w:val="002A4E59"/>
    <w:rsid w:val="002A5215"/>
    <w:rsid w:val="002A52BC"/>
    <w:rsid w:val="002A544F"/>
    <w:rsid w:val="002A548B"/>
    <w:rsid w:val="002A54AD"/>
    <w:rsid w:val="002A550B"/>
    <w:rsid w:val="002A551D"/>
    <w:rsid w:val="002A578E"/>
    <w:rsid w:val="002A59AC"/>
    <w:rsid w:val="002A5D34"/>
    <w:rsid w:val="002A5D75"/>
    <w:rsid w:val="002A5E7B"/>
    <w:rsid w:val="002A5FC2"/>
    <w:rsid w:val="002A69E8"/>
    <w:rsid w:val="002A6BD9"/>
    <w:rsid w:val="002A6DA0"/>
    <w:rsid w:val="002A6DBE"/>
    <w:rsid w:val="002A6DDA"/>
    <w:rsid w:val="002A6E24"/>
    <w:rsid w:val="002A6E5F"/>
    <w:rsid w:val="002A6E71"/>
    <w:rsid w:val="002A715A"/>
    <w:rsid w:val="002A72EE"/>
    <w:rsid w:val="002A789D"/>
    <w:rsid w:val="002A78A1"/>
    <w:rsid w:val="002A79BE"/>
    <w:rsid w:val="002A7A2F"/>
    <w:rsid w:val="002A7B81"/>
    <w:rsid w:val="002A7E33"/>
    <w:rsid w:val="002B0106"/>
    <w:rsid w:val="002B0422"/>
    <w:rsid w:val="002B0441"/>
    <w:rsid w:val="002B0468"/>
    <w:rsid w:val="002B05A0"/>
    <w:rsid w:val="002B0618"/>
    <w:rsid w:val="002B084F"/>
    <w:rsid w:val="002B0CA2"/>
    <w:rsid w:val="002B0F01"/>
    <w:rsid w:val="002B0F26"/>
    <w:rsid w:val="002B15C8"/>
    <w:rsid w:val="002B16F1"/>
    <w:rsid w:val="002B1953"/>
    <w:rsid w:val="002B1B46"/>
    <w:rsid w:val="002B1C3D"/>
    <w:rsid w:val="002B1D23"/>
    <w:rsid w:val="002B1D58"/>
    <w:rsid w:val="002B1D6B"/>
    <w:rsid w:val="002B1E80"/>
    <w:rsid w:val="002B1F1C"/>
    <w:rsid w:val="002B25AD"/>
    <w:rsid w:val="002B282D"/>
    <w:rsid w:val="002B2C0D"/>
    <w:rsid w:val="002B2ECE"/>
    <w:rsid w:val="002B2ED9"/>
    <w:rsid w:val="002B2F97"/>
    <w:rsid w:val="002B302F"/>
    <w:rsid w:val="002B30F0"/>
    <w:rsid w:val="002B3640"/>
    <w:rsid w:val="002B390B"/>
    <w:rsid w:val="002B3B87"/>
    <w:rsid w:val="002B3B8D"/>
    <w:rsid w:val="002B3F24"/>
    <w:rsid w:val="002B3FA1"/>
    <w:rsid w:val="002B407F"/>
    <w:rsid w:val="002B434B"/>
    <w:rsid w:val="002B4583"/>
    <w:rsid w:val="002B45E3"/>
    <w:rsid w:val="002B50F5"/>
    <w:rsid w:val="002B544B"/>
    <w:rsid w:val="002B54C5"/>
    <w:rsid w:val="002B54CF"/>
    <w:rsid w:val="002B565D"/>
    <w:rsid w:val="002B5928"/>
    <w:rsid w:val="002B5A8E"/>
    <w:rsid w:val="002B5BA1"/>
    <w:rsid w:val="002B5E35"/>
    <w:rsid w:val="002B5ECE"/>
    <w:rsid w:val="002B6021"/>
    <w:rsid w:val="002B6085"/>
    <w:rsid w:val="002B632E"/>
    <w:rsid w:val="002B643A"/>
    <w:rsid w:val="002B655D"/>
    <w:rsid w:val="002B6746"/>
    <w:rsid w:val="002B67F0"/>
    <w:rsid w:val="002B75E1"/>
    <w:rsid w:val="002B7846"/>
    <w:rsid w:val="002B7D5B"/>
    <w:rsid w:val="002B7DB7"/>
    <w:rsid w:val="002B7DBB"/>
    <w:rsid w:val="002B7F06"/>
    <w:rsid w:val="002C0294"/>
    <w:rsid w:val="002C0398"/>
    <w:rsid w:val="002C04E2"/>
    <w:rsid w:val="002C087B"/>
    <w:rsid w:val="002C10BC"/>
    <w:rsid w:val="002C1166"/>
    <w:rsid w:val="002C1580"/>
    <w:rsid w:val="002C15A7"/>
    <w:rsid w:val="002C16D7"/>
    <w:rsid w:val="002C19FB"/>
    <w:rsid w:val="002C1EE6"/>
    <w:rsid w:val="002C1F5C"/>
    <w:rsid w:val="002C2115"/>
    <w:rsid w:val="002C2795"/>
    <w:rsid w:val="002C29DF"/>
    <w:rsid w:val="002C2A8C"/>
    <w:rsid w:val="002C2BBE"/>
    <w:rsid w:val="002C2E81"/>
    <w:rsid w:val="002C3058"/>
    <w:rsid w:val="002C3074"/>
    <w:rsid w:val="002C3C3E"/>
    <w:rsid w:val="002C3D44"/>
    <w:rsid w:val="002C3F9B"/>
    <w:rsid w:val="002C4452"/>
    <w:rsid w:val="002C463D"/>
    <w:rsid w:val="002C4AC7"/>
    <w:rsid w:val="002C4C7D"/>
    <w:rsid w:val="002C4EB2"/>
    <w:rsid w:val="002C4F33"/>
    <w:rsid w:val="002C5093"/>
    <w:rsid w:val="002C55EA"/>
    <w:rsid w:val="002C5774"/>
    <w:rsid w:val="002C5837"/>
    <w:rsid w:val="002C5BD0"/>
    <w:rsid w:val="002C5CDC"/>
    <w:rsid w:val="002C5D7D"/>
    <w:rsid w:val="002C5DC7"/>
    <w:rsid w:val="002C5E98"/>
    <w:rsid w:val="002C61BA"/>
    <w:rsid w:val="002C6278"/>
    <w:rsid w:val="002C62D7"/>
    <w:rsid w:val="002C6341"/>
    <w:rsid w:val="002C652F"/>
    <w:rsid w:val="002C6544"/>
    <w:rsid w:val="002C656C"/>
    <w:rsid w:val="002C6656"/>
    <w:rsid w:val="002C6804"/>
    <w:rsid w:val="002C6C21"/>
    <w:rsid w:val="002C72B0"/>
    <w:rsid w:val="002C77D1"/>
    <w:rsid w:val="002C7867"/>
    <w:rsid w:val="002C7B5E"/>
    <w:rsid w:val="002C7C43"/>
    <w:rsid w:val="002CFF50"/>
    <w:rsid w:val="002D0068"/>
    <w:rsid w:val="002D0108"/>
    <w:rsid w:val="002D01EB"/>
    <w:rsid w:val="002D028B"/>
    <w:rsid w:val="002D028F"/>
    <w:rsid w:val="002D02FD"/>
    <w:rsid w:val="002D033F"/>
    <w:rsid w:val="002D069F"/>
    <w:rsid w:val="002D0711"/>
    <w:rsid w:val="002D0B2D"/>
    <w:rsid w:val="002D0E6A"/>
    <w:rsid w:val="002D0E8A"/>
    <w:rsid w:val="002D1234"/>
    <w:rsid w:val="002D135E"/>
    <w:rsid w:val="002D154A"/>
    <w:rsid w:val="002D1571"/>
    <w:rsid w:val="002D169D"/>
    <w:rsid w:val="002D16A1"/>
    <w:rsid w:val="002D175E"/>
    <w:rsid w:val="002D17A2"/>
    <w:rsid w:val="002D1A0A"/>
    <w:rsid w:val="002D1A47"/>
    <w:rsid w:val="002D1CA9"/>
    <w:rsid w:val="002D1E3F"/>
    <w:rsid w:val="002D216E"/>
    <w:rsid w:val="002D2260"/>
    <w:rsid w:val="002D2301"/>
    <w:rsid w:val="002D2446"/>
    <w:rsid w:val="002D2463"/>
    <w:rsid w:val="002D2A55"/>
    <w:rsid w:val="002D2AA6"/>
    <w:rsid w:val="002D2D74"/>
    <w:rsid w:val="002D2FC9"/>
    <w:rsid w:val="002D32B6"/>
    <w:rsid w:val="002D3349"/>
    <w:rsid w:val="002D3418"/>
    <w:rsid w:val="002D36A8"/>
    <w:rsid w:val="002D3748"/>
    <w:rsid w:val="002D38A6"/>
    <w:rsid w:val="002D392D"/>
    <w:rsid w:val="002D3AFD"/>
    <w:rsid w:val="002D3BC8"/>
    <w:rsid w:val="002D3DFB"/>
    <w:rsid w:val="002D3E39"/>
    <w:rsid w:val="002D3E53"/>
    <w:rsid w:val="002D3F21"/>
    <w:rsid w:val="002D4384"/>
    <w:rsid w:val="002D4626"/>
    <w:rsid w:val="002D4B58"/>
    <w:rsid w:val="002D4B9B"/>
    <w:rsid w:val="002D4C1A"/>
    <w:rsid w:val="002D4C26"/>
    <w:rsid w:val="002D52FA"/>
    <w:rsid w:val="002D5321"/>
    <w:rsid w:val="002D5430"/>
    <w:rsid w:val="002D5D3A"/>
    <w:rsid w:val="002D5D56"/>
    <w:rsid w:val="002D5DF4"/>
    <w:rsid w:val="002D5EB4"/>
    <w:rsid w:val="002D64F5"/>
    <w:rsid w:val="002D64F7"/>
    <w:rsid w:val="002D66E8"/>
    <w:rsid w:val="002D6C38"/>
    <w:rsid w:val="002D6CA2"/>
    <w:rsid w:val="002D6DFC"/>
    <w:rsid w:val="002D7297"/>
    <w:rsid w:val="002D72E0"/>
    <w:rsid w:val="002D732E"/>
    <w:rsid w:val="002D73D9"/>
    <w:rsid w:val="002D7436"/>
    <w:rsid w:val="002D74C2"/>
    <w:rsid w:val="002D7554"/>
    <w:rsid w:val="002D75CB"/>
    <w:rsid w:val="002D7912"/>
    <w:rsid w:val="002D7945"/>
    <w:rsid w:val="002D7C2D"/>
    <w:rsid w:val="002E042E"/>
    <w:rsid w:val="002E05FA"/>
    <w:rsid w:val="002E0735"/>
    <w:rsid w:val="002E09D4"/>
    <w:rsid w:val="002E0B7E"/>
    <w:rsid w:val="002E1237"/>
    <w:rsid w:val="002E124F"/>
    <w:rsid w:val="002E1424"/>
    <w:rsid w:val="002E16E5"/>
    <w:rsid w:val="002E1710"/>
    <w:rsid w:val="002E17B9"/>
    <w:rsid w:val="002E1BC1"/>
    <w:rsid w:val="002E1E2C"/>
    <w:rsid w:val="002E24AB"/>
    <w:rsid w:val="002E27D4"/>
    <w:rsid w:val="002E2FD9"/>
    <w:rsid w:val="002E3053"/>
    <w:rsid w:val="002E33B6"/>
    <w:rsid w:val="002E34A0"/>
    <w:rsid w:val="002E36D4"/>
    <w:rsid w:val="002E3702"/>
    <w:rsid w:val="002E3838"/>
    <w:rsid w:val="002E3967"/>
    <w:rsid w:val="002E3A97"/>
    <w:rsid w:val="002E3AF5"/>
    <w:rsid w:val="002E3CB6"/>
    <w:rsid w:val="002E3F93"/>
    <w:rsid w:val="002E4570"/>
    <w:rsid w:val="002E4A93"/>
    <w:rsid w:val="002E566B"/>
    <w:rsid w:val="002E5875"/>
    <w:rsid w:val="002E60C7"/>
    <w:rsid w:val="002E6476"/>
    <w:rsid w:val="002E6774"/>
    <w:rsid w:val="002E6E08"/>
    <w:rsid w:val="002E6EA3"/>
    <w:rsid w:val="002E707D"/>
    <w:rsid w:val="002E72BF"/>
    <w:rsid w:val="002E744D"/>
    <w:rsid w:val="002E7492"/>
    <w:rsid w:val="002E7774"/>
    <w:rsid w:val="002E785B"/>
    <w:rsid w:val="002E792A"/>
    <w:rsid w:val="002E7A5B"/>
    <w:rsid w:val="002E7E23"/>
    <w:rsid w:val="002E7FEB"/>
    <w:rsid w:val="002F02D7"/>
    <w:rsid w:val="002F046E"/>
    <w:rsid w:val="002F052C"/>
    <w:rsid w:val="002F054D"/>
    <w:rsid w:val="002F0662"/>
    <w:rsid w:val="002F066D"/>
    <w:rsid w:val="002F07A0"/>
    <w:rsid w:val="002F0C1A"/>
    <w:rsid w:val="002F0FCC"/>
    <w:rsid w:val="002F0FEE"/>
    <w:rsid w:val="002F1397"/>
    <w:rsid w:val="002F160B"/>
    <w:rsid w:val="002F1789"/>
    <w:rsid w:val="002F178F"/>
    <w:rsid w:val="002F19D2"/>
    <w:rsid w:val="002F1A3D"/>
    <w:rsid w:val="002F1EF0"/>
    <w:rsid w:val="002F1FC0"/>
    <w:rsid w:val="002F2203"/>
    <w:rsid w:val="002F22C0"/>
    <w:rsid w:val="002F238F"/>
    <w:rsid w:val="002F2550"/>
    <w:rsid w:val="002F255F"/>
    <w:rsid w:val="002F26CE"/>
    <w:rsid w:val="002F2845"/>
    <w:rsid w:val="002F28B6"/>
    <w:rsid w:val="002F29C1"/>
    <w:rsid w:val="002F29DF"/>
    <w:rsid w:val="002F2BC9"/>
    <w:rsid w:val="002F2C13"/>
    <w:rsid w:val="002F2EE3"/>
    <w:rsid w:val="002F36BA"/>
    <w:rsid w:val="002F36DE"/>
    <w:rsid w:val="002F3857"/>
    <w:rsid w:val="002F3B32"/>
    <w:rsid w:val="002F3DAD"/>
    <w:rsid w:val="002F4160"/>
    <w:rsid w:val="002F476A"/>
    <w:rsid w:val="002F49AB"/>
    <w:rsid w:val="002F4AEB"/>
    <w:rsid w:val="002F51AC"/>
    <w:rsid w:val="002F5251"/>
    <w:rsid w:val="002F52D0"/>
    <w:rsid w:val="002F5300"/>
    <w:rsid w:val="002F56D8"/>
    <w:rsid w:val="002F5780"/>
    <w:rsid w:val="002F5B55"/>
    <w:rsid w:val="002F5BE9"/>
    <w:rsid w:val="002F5D94"/>
    <w:rsid w:val="002F635B"/>
    <w:rsid w:val="002F6448"/>
    <w:rsid w:val="002F6456"/>
    <w:rsid w:val="002F6661"/>
    <w:rsid w:val="002F66BB"/>
    <w:rsid w:val="002F69ED"/>
    <w:rsid w:val="002F6B09"/>
    <w:rsid w:val="002F6B40"/>
    <w:rsid w:val="002F6F6D"/>
    <w:rsid w:val="002F75C6"/>
    <w:rsid w:val="002F7728"/>
    <w:rsid w:val="002F77FE"/>
    <w:rsid w:val="002F7941"/>
    <w:rsid w:val="002F79F1"/>
    <w:rsid w:val="002F7ECB"/>
    <w:rsid w:val="003001E8"/>
    <w:rsid w:val="0030097E"/>
    <w:rsid w:val="00300A25"/>
    <w:rsid w:val="00300B62"/>
    <w:rsid w:val="00300D56"/>
    <w:rsid w:val="00301189"/>
    <w:rsid w:val="0030134D"/>
    <w:rsid w:val="003013DB"/>
    <w:rsid w:val="00301401"/>
    <w:rsid w:val="00301403"/>
    <w:rsid w:val="0030165B"/>
    <w:rsid w:val="00301699"/>
    <w:rsid w:val="003016BE"/>
    <w:rsid w:val="003016DB"/>
    <w:rsid w:val="00301B85"/>
    <w:rsid w:val="00301F44"/>
    <w:rsid w:val="00302010"/>
    <w:rsid w:val="00302241"/>
    <w:rsid w:val="0030231D"/>
    <w:rsid w:val="0030252A"/>
    <w:rsid w:val="003027AD"/>
    <w:rsid w:val="00302B75"/>
    <w:rsid w:val="00302C5C"/>
    <w:rsid w:val="00302C6D"/>
    <w:rsid w:val="00302D09"/>
    <w:rsid w:val="00302E8A"/>
    <w:rsid w:val="00302F33"/>
    <w:rsid w:val="00302F92"/>
    <w:rsid w:val="003032AC"/>
    <w:rsid w:val="00303520"/>
    <w:rsid w:val="0030372A"/>
    <w:rsid w:val="00303C1F"/>
    <w:rsid w:val="00303CFB"/>
    <w:rsid w:val="00304A78"/>
    <w:rsid w:val="00304B33"/>
    <w:rsid w:val="00304B3B"/>
    <w:rsid w:val="00304BFD"/>
    <w:rsid w:val="003053D0"/>
    <w:rsid w:val="003054E2"/>
    <w:rsid w:val="003054F9"/>
    <w:rsid w:val="00305AF6"/>
    <w:rsid w:val="00305B63"/>
    <w:rsid w:val="00305D70"/>
    <w:rsid w:val="00305DEA"/>
    <w:rsid w:val="00305FA2"/>
    <w:rsid w:val="00306141"/>
    <w:rsid w:val="003061F9"/>
    <w:rsid w:val="003063FC"/>
    <w:rsid w:val="0030664F"/>
    <w:rsid w:val="00306A3A"/>
    <w:rsid w:val="00306B64"/>
    <w:rsid w:val="00306BD5"/>
    <w:rsid w:val="00307468"/>
    <w:rsid w:val="003076F5"/>
    <w:rsid w:val="00307986"/>
    <w:rsid w:val="00307A22"/>
    <w:rsid w:val="00307CE3"/>
    <w:rsid w:val="0031000E"/>
    <w:rsid w:val="00310128"/>
    <w:rsid w:val="003101E5"/>
    <w:rsid w:val="0031061C"/>
    <w:rsid w:val="003108B6"/>
    <w:rsid w:val="0031094C"/>
    <w:rsid w:val="00310AB9"/>
    <w:rsid w:val="00310B06"/>
    <w:rsid w:val="00310B27"/>
    <w:rsid w:val="00310B33"/>
    <w:rsid w:val="00310F4E"/>
    <w:rsid w:val="003111AF"/>
    <w:rsid w:val="003112B7"/>
    <w:rsid w:val="003119C7"/>
    <w:rsid w:val="00311C72"/>
    <w:rsid w:val="00311D3C"/>
    <w:rsid w:val="003121B1"/>
    <w:rsid w:val="003126FA"/>
    <w:rsid w:val="00312A73"/>
    <w:rsid w:val="00313190"/>
    <w:rsid w:val="0031330C"/>
    <w:rsid w:val="00313349"/>
    <w:rsid w:val="0031360F"/>
    <w:rsid w:val="00313BF4"/>
    <w:rsid w:val="00313C0E"/>
    <w:rsid w:val="00313F50"/>
    <w:rsid w:val="0031413B"/>
    <w:rsid w:val="003141E3"/>
    <w:rsid w:val="00314356"/>
    <w:rsid w:val="00314559"/>
    <w:rsid w:val="0031455D"/>
    <w:rsid w:val="00314670"/>
    <w:rsid w:val="0031471D"/>
    <w:rsid w:val="0031497E"/>
    <w:rsid w:val="00314C28"/>
    <w:rsid w:val="00314F1E"/>
    <w:rsid w:val="00315065"/>
    <w:rsid w:val="003153B3"/>
    <w:rsid w:val="00315625"/>
    <w:rsid w:val="00315651"/>
    <w:rsid w:val="00315C05"/>
    <w:rsid w:val="00315D61"/>
    <w:rsid w:val="00315F63"/>
    <w:rsid w:val="00316323"/>
    <w:rsid w:val="00316597"/>
    <w:rsid w:val="00316AC0"/>
    <w:rsid w:val="00316B07"/>
    <w:rsid w:val="00316D13"/>
    <w:rsid w:val="00317189"/>
    <w:rsid w:val="00317AD0"/>
    <w:rsid w:val="00317AD2"/>
    <w:rsid w:val="00317D8A"/>
    <w:rsid w:val="003200E2"/>
    <w:rsid w:val="00320134"/>
    <w:rsid w:val="003205ED"/>
    <w:rsid w:val="00320682"/>
    <w:rsid w:val="003207CB"/>
    <w:rsid w:val="003207ED"/>
    <w:rsid w:val="003208CC"/>
    <w:rsid w:val="00321308"/>
    <w:rsid w:val="003213C1"/>
    <w:rsid w:val="00321692"/>
    <w:rsid w:val="003217EA"/>
    <w:rsid w:val="0032197B"/>
    <w:rsid w:val="00321D8E"/>
    <w:rsid w:val="003220B0"/>
    <w:rsid w:val="00322149"/>
    <w:rsid w:val="00322179"/>
    <w:rsid w:val="0032242E"/>
    <w:rsid w:val="00322549"/>
    <w:rsid w:val="003227F5"/>
    <w:rsid w:val="00322ACC"/>
    <w:rsid w:val="00322ADD"/>
    <w:rsid w:val="00322B35"/>
    <w:rsid w:val="00322B62"/>
    <w:rsid w:val="00322D04"/>
    <w:rsid w:val="00322DCE"/>
    <w:rsid w:val="00323042"/>
    <w:rsid w:val="003231A9"/>
    <w:rsid w:val="00323430"/>
    <w:rsid w:val="0032367E"/>
    <w:rsid w:val="003236D2"/>
    <w:rsid w:val="00323BDE"/>
    <w:rsid w:val="00323BDF"/>
    <w:rsid w:val="003245C3"/>
    <w:rsid w:val="0032473D"/>
    <w:rsid w:val="003247B5"/>
    <w:rsid w:val="00324AE7"/>
    <w:rsid w:val="00324BE5"/>
    <w:rsid w:val="00325167"/>
    <w:rsid w:val="00325295"/>
    <w:rsid w:val="003253B5"/>
    <w:rsid w:val="00325444"/>
    <w:rsid w:val="003254F0"/>
    <w:rsid w:val="00325526"/>
    <w:rsid w:val="0032576C"/>
    <w:rsid w:val="00325B10"/>
    <w:rsid w:val="00325B78"/>
    <w:rsid w:val="00325E24"/>
    <w:rsid w:val="00326572"/>
    <w:rsid w:val="003265AD"/>
    <w:rsid w:val="003265D1"/>
    <w:rsid w:val="00326804"/>
    <w:rsid w:val="00326863"/>
    <w:rsid w:val="00326AE3"/>
    <w:rsid w:val="00326B3F"/>
    <w:rsid w:val="00326C28"/>
    <w:rsid w:val="00326E94"/>
    <w:rsid w:val="00326F24"/>
    <w:rsid w:val="00327278"/>
    <w:rsid w:val="003273E4"/>
    <w:rsid w:val="00327EB0"/>
    <w:rsid w:val="003300D9"/>
    <w:rsid w:val="0033013C"/>
    <w:rsid w:val="00330755"/>
    <w:rsid w:val="00330ABC"/>
    <w:rsid w:val="00330B07"/>
    <w:rsid w:val="00330F29"/>
    <w:rsid w:val="0033124C"/>
    <w:rsid w:val="003312E4"/>
    <w:rsid w:val="0033144E"/>
    <w:rsid w:val="00331510"/>
    <w:rsid w:val="003319C6"/>
    <w:rsid w:val="00331EA3"/>
    <w:rsid w:val="00331ED0"/>
    <w:rsid w:val="00331F1D"/>
    <w:rsid w:val="00331F73"/>
    <w:rsid w:val="00332021"/>
    <w:rsid w:val="00332502"/>
    <w:rsid w:val="00332526"/>
    <w:rsid w:val="00332B77"/>
    <w:rsid w:val="00332CDD"/>
    <w:rsid w:val="00332CEF"/>
    <w:rsid w:val="00332DFE"/>
    <w:rsid w:val="00332E93"/>
    <w:rsid w:val="00332FCC"/>
    <w:rsid w:val="00333675"/>
    <w:rsid w:val="0033368C"/>
    <w:rsid w:val="003339C3"/>
    <w:rsid w:val="00333A0B"/>
    <w:rsid w:val="00333B3B"/>
    <w:rsid w:val="00333CF3"/>
    <w:rsid w:val="00333EE8"/>
    <w:rsid w:val="00334303"/>
    <w:rsid w:val="00334449"/>
    <w:rsid w:val="00334668"/>
    <w:rsid w:val="003346EC"/>
    <w:rsid w:val="00334A85"/>
    <w:rsid w:val="00334DB6"/>
    <w:rsid w:val="00334F4A"/>
    <w:rsid w:val="00334F51"/>
    <w:rsid w:val="00334F95"/>
    <w:rsid w:val="00334F9E"/>
    <w:rsid w:val="0033502E"/>
    <w:rsid w:val="003351E3"/>
    <w:rsid w:val="00335327"/>
    <w:rsid w:val="00335376"/>
    <w:rsid w:val="00335721"/>
    <w:rsid w:val="0033584F"/>
    <w:rsid w:val="00335D6D"/>
    <w:rsid w:val="00335EA7"/>
    <w:rsid w:val="00335F2F"/>
    <w:rsid w:val="003367D8"/>
    <w:rsid w:val="003369CA"/>
    <w:rsid w:val="00336A78"/>
    <w:rsid w:val="00337164"/>
    <w:rsid w:val="00337275"/>
    <w:rsid w:val="00337792"/>
    <w:rsid w:val="003378DF"/>
    <w:rsid w:val="00337999"/>
    <w:rsid w:val="00337A3F"/>
    <w:rsid w:val="00337FC9"/>
    <w:rsid w:val="00340218"/>
    <w:rsid w:val="003408D5"/>
    <w:rsid w:val="00340B9C"/>
    <w:rsid w:val="00340D50"/>
    <w:rsid w:val="00340F00"/>
    <w:rsid w:val="00340F35"/>
    <w:rsid w:val="003411F6"/>
    <w:rsid w:val="00341448"/>
    <w:rsid w:val="003416D2"/>
    <w:rsid w:val="003419CF"/>
    <w:rsid w:val="00341A59"/>
    <w:rsid w:val="00341B37"/>
    <w:rsid w:val="0034212E"/>
    <w:rsid w:val="00342829"/>
    <w:rsid w:val="00342A65"/>
    <w:rsid w:val="00342ED2"/>
    <w:rsid w:val="003434B0"/>
    <w:rsid w:val="00343690"/>
    <w:rsid w:val="00344149"/>
    <w:rsid w:val="0034443A"/>
    <w:rsid w:val="00344538"/>
    <w:rsid w:val="00344BFE"/>
    <w:rsid w:val="00344EDA"/>
    <w:rsid w:val="00345076"/>
    <w:rsid w:val="0034525E"/>
    <w:rsid w:val="00345672"/>
    <w:rsid w:val="0034569F"/>
    <w:rsid w:val="003456C2"/>
    <w:rsid w:val="003458FA"/>
    <w:rsid w:val="00345979"/>
    <w:rsid w:val="00345A96"/>
    <w:rsid w:val="00345AEB"/>
    <w:rsid w:val="00345CBF"/>
    <w:rsid w:val="00345D9B"/>
    <w:rsid w:val="00345E12"/>
    <w:rsid w:val="003461C1"/>
    <w:rsid w:val="00346285"/>
    <w:rsid w:val="0034643B"/>
    <w:rsid w:val="003469B5"/>
    <w:rsid w:val="003469F7"/>
    <w:rsid w:val="00346AA6"/>
    <w:rsid w:val="00346BF2"/>
    <w:rsid w:val="00346CAD"/>
    <w:rsid w:val="00346FAC"/>
    <w:rsid w:val="0034731A"/>
    <w:rsid w:val="0034758C"/>
    <w:rsid w:val="003478AF"/>
    <w:rsid w:val="00347962"/>
    <w:rsid w:val="00347A7C"/>
    <w:rsid w:val="00347B37"/>
    <w:rsid w:val="00347C5B"/>
    <w:rsid w:val="00347CDD"/>
    <w:rsid w:val="00347CF2"/>
    <w:rsid w:val="00347D4B"/>
    <w:rsid w:val="00347D76"/>
    <w:rsid w:val="00350867"/>
    <w:rsid w:val="00350A79"/>
    <w:rsid w:val="00350A80"/>
    <w:rsid w:val="00350AED"/>
    <w:rsid w:val="00350AFC"/>
    <w:rsid w:val="00350C84"/>
    <w:rsid w:val="00350F4D"/>
    <w:rsid w:val="00351467"/>
    <w:rsid w:val="0035152F"/>
    <w:rsid w:val="00351794"/>
    <w:rsid w:val="00351BE3"/>
    <w:rsid w:val="00351BEA"/>
    <w:rsid w:val="00351D18"/>
    <w:rsid w:val="00351F9F"/>
    <w:rsid w:val="00352035"/>
    <w:rsid w:val="00352129"/>
    <w:rsid w:val="00352195"/>
    <w:rsid w:val="0035223C"/>
    <w:rsid w:val="00352F8D"/>
    <w:rsid w:val="00353467"/>
    <w:rsid w:val="003534AA"/>
    <w:rsid w:val="00353EC7"/>
    <w:rsid w:val="00353EDA"/>
    <w:rsid w:val="00353FD0"/>
    <w:rsid w:val="00354518"/>
    <w:rsid w:val="00354797"/>
    <w:rsid w:val="00354A78"/>
    <w:rsid w:val="003550A3"/>
    <w:rsid w:val="00355420"/>
    <w:rsid w:val="003554D5"/>
    <w:rsid w:val="003555D1"/>
    <w:rsid w:val="003556CE"/>
    <w:rsid w:val="0035581F"/>
    <w:rsid w:val="00355823"/>
    <w:rsid w:val="00355D08"/>
    <w:rsid w:val="00355D32"/>
    <w:rsid w:val="00356024"/>
    <w:rsid w:val="00356299"/>
    <w:rsid w:val="003564F7"/>
    <w:rsid w:val="00356724"/>
    <w:rsid w:val="0035677A"/>
    <w:rsid w:val="0035683F"/>
    <w:rsid w:val="00356842"/>
    <w:rsid w:val="00356849"/>
    <w:rsid w:val="00356BFC"/>
    <w:rsid w:val="00356EA1"/>
    <w:rsid w:val="00357192"/>
    <w:rsid w:val="003571F1"/>
    <w:rsid w:val="0035735E"/>
    <w:rsid w:val="00357531"/>
    <w:rsid w:val="00357706"/>
    <w:rsid w:val="00357797"/>
    <w:rsid w:val="003577E3"/>
    <w:rsid w:val="003578E9"/>
    <w:rsid w:val="0035796E"/>
    <w:rsid w:val="00357F54"/>
    <w:rsid w:val="003600A9"/>
    <w:rsid w:val="003603AD"/>
    <w:rsid w:val="003603E1"/>
    <w:rsid w:val="003604C9"/>
    <w:rsid w:val="0036068E"/>
    <w:rsid w:val="00360839"/>
    <w:rsid w:val="00360919"/>
    <w:rsid w:val="00360962"/>
    <w:rsid w:val="003609D7"/>
    <w:rsid w:val="00360A6A"/>
    <w:rsid w:val="00360B10"/>
    <w:rsid w:val="00360C52"/>
    <w:rsid w:val="00360F18"/>
    <w:rsid w:val="00360F29"/>
    <w:rsid w:val="003612A2"/>
    <w:rsid w:val="0036131C"/>
    <w:rsid w:val="0036137E"/>
    <w:rsid w:val="0036156C"/>
    <w:rsid w:val="0036178E"/>
    <w:rsid w:val="00361BCC"/>
    <w:rsid w:val="00361BDE"/>
    <w:rsid w:val="00361E6B"/>
    <w:rsid w:val="00361ED9"/>
    <w:rsid w:val="00361FAA"/>
    <w:rsid w:val="003620A0"/>
    <w:rsid w:val="0036244C"/>
    <w:rsid w:val="00362618"/>
    <w:rsid w:val="00362725"/>
    <w:rsid w:val="00362BA5"/>
    <w:rsid w:val="0036346F"/>
    <w:rsid w:val="00363610"/>
    <w:rsid w:val="00363653"/>
    <w:rsid w:val="00363A2F"/>
    <w:rsid w:val="00363A57"/>
    <w:rsid w:val="00363A9F"/>
    <w:rsid w:val="00363AE2"/>
    <w:rsid w:val="00363B69"/>
    <w:rsid w:val="00363BCD"/>
    <w:rsid w:val="00363BE0"/>
    <w:rsid w:val="00363D0F"/>
    <w:rsid w:val="00364141"/>
    <w:rsid w:val="0036415A"/>
    <w:rsid w:val="003642A0"/>
    <w:rsid w:val="00364FF2"/>
    <w:rsid w:val="0036541D"/>
    <w:rsid w:val="00365484"/>
    <w:rsid w:val="00365533"/>
    <w:rsid w:val="0036589C"/>
    <w:rsid w:val="003659ED"/>
    <w:rsid w:val="00365BC1"/>
    <w:rsid w:val="0036603C"/>
    <w:rsid w:val="00366169"/>
    <w:rsid w:val="00366366"/>
    <w:rsid w:val="003663AF"/>
    <w:rsid w:val="003666AD"/>
    <w:rsid w:val="003667EC"/>
    <w:rsid w:val="00366842"/>
    <w:rsid w:val="00366997"/>
    <w:rsid w:val="00366CA7"/>
    <w:rsid w:val="00366D8F"/>
    <w:rsid w:val="00366F5E"/>
    <w:rsid w:val="003670AE"/>
    <w:rsid w:val="0036744A"/>
    <w:rsid w:val="0036783B"/>
    <w:rsid w:val="0036784D"/>
    <w:rsid w:val="00367879"/>
    <w:rsid w:val="00367E95"/>
    <w:rsid w:val="00367FAE"/>
    <w:rsid w:val="0037015B"/>
    <w:rsid w:val="003701C9"/>
    <w:rsid w:val="003703A7"/>
    <w:rsid w:val="003703E0"/>
    <w:rsid w:val="00370514"/>
    <w:rsid w:val="00370809"/>
    <w:rsid w:val="0037082A"/>
    <w:rsid w:val="00370ABA"/>
    <w:rsid w:val="00370ABC"/>
    <w:rsid w:val="00370B40"/>
    <w:rsid w:val="00370BA8"/>
    <w:rsid w:val="00370BE4"/>
    <w:rsid w:val="00370C31"/>
    <w:rsid w:val="00370FB7"/>
    <w:rsid w:val="0037157D"/>
    <w:rsid w:val="00371583"/>
    <w:rsid w:val="003718B2"/>
    <w:rsid w:val="00371EAC"/>
    <w:rsid w:val="00372164"/>
    <w:rsid w:val="00372723"/>
    <w:rsid w:val="003727BB"/>
    <w:rsid w:val="00372C0A"/>
    <w:rsid w:val="00372E57"/>
    <w:rsid w:val="00373071"/>
    <w:rsid w:val="0037336D"/>
    <w:rsid w:val="003735EE"/>
    <w:rsid w:val="003737DB"/>
    <w:rsid w:val="00373B0A"/>
    <w:rsid w:val="00373BDB"/>
    <w:rsid w:val="00373FD6"/>
    <w:rsid w:val="003742F3"/>
    <w:rsid w:val="003743CD"/>
    <w:rsid w:val="0037441C"/>
    <w:rsid w:val="00374563"/>
    <w:rsid w:val="003749B4"/>
    <w:rsid w:val="003749BA"/>
    <w:rsid w:val="00374A14"/>
    <w:rsid w:val="00374C30"/>
    <w:rsid w:val="00375290"/>
    <w:rsid w:val="00375331"/>
    <w:rsid w:val="003753F4"/>
    <w:rsid w:val="00375557"/>
    <w:rsid w:val="003755FE"/>
    <w:rsid w:val="00375B57"/>
    <w:rsid w:val="00375BDE"/>
    <w:rsid w:val="00375CE9"/>
    <w:rsid w:val="00375DFE"/>
    <w:rsid w:val="00375F70"/>
    <w:rsid w:val="00376348"/>
    <w:rsid w:val="00376415"/>
    <w:rsid w:val="0037642B"/>
    <w:rsid w:val="003767E0"/>
    <w:rsid w:val="00376ADC"/>
    <w:rsid w:val="00376C18"/>
    <w:rsid w:val="00376F8E"/>
    <w:rsid w:val="00376FF8"/>
    <w:rsid w:val="003770E6"/>
    <w:rsid w:val="00377112"/>
    <w:rsid w:val="00377451"/>
    <w:rsid w:val="0037787F"/>
    <w:rsid w:val="00377C8A"/>
    <w:rsid w:val="0038001E"/>
    <w:rsid w:val="00380135"/>
    <w:rsid w:val="00380416"/>
    <w:rsid w:val="00380785"/>
    <w:rsid w:val="003808F3"/>
    <w:rsid w:val="00380BC9"/>
    <w:rsid w:val="00380CEE"/>
    <w:rsid w:val="003810C3"/>
    <w:rsid w:val="00381178"/>
    <w:rsid w:val="0038148B"/>
    <w:rsid w:val="00381736"/>
    <w:rsid w:val="0038175E"/>
    <w:rsid w:val="0038188A"/>
    <w:rsid w:val="0038188B"/>
    <w:rsid w:val="00381A7D"/>
    <w:rsid w:val="00381A97"/>
    <w:rsid w:val="00381BD3"/>
    <w:rsid w:val="00381C78"/>
    <w:rsid w:val="00381DC4"/>
    <w:rsid w:val="00381E57"/>
    <w:rsid w:val="00381FA9"/>
    <w:rsid w:val="003822C8"/>
    <w:rsid w:val="003822E4"/>
    <w:rsid w:val="00382D5B"/>
    <w:rsid w:val="003831E8"/>
    <w:rsid w:val="003833B7"/>
    <w:rsid w:val="00383419"/>
    <w:rsid w:val="0038347D"/>
    <w:rsid w:val="003834F1"/>
    <w:rsid w:val="0038353D"/>
    <w:rsid w:val="0038357D"/>
    <w:rsid w:val="003835E8"/>
    <w:rsid w:val="00383900"/>
    <w:rsid w:val="00384883"/>
    <w:rsid w:val="00384A92"/>
    <w:rsid w:val="00384ACE"/>
    <w:rsid w:val="0038523D"/>
    <w:rsid w:val="003852BD"/>
    <w:rsid w:val="003854A6"/>
    <w:rsid w:val="003856C4"/>
    <w:rsid w:val="00385847"/>
    <w:rsid w:val="00385C80"/>
    <w:rsid w:val="00385E47"/>
    <w:rsid w:val="00385F1E"/>
    <w:rsid w:val="003862F7"/>
    <w:rsid w:val="003863F7"/>
    <w:rsid w:val="00386441"/>
    <w:rsid w:val="00386458"/>
    <w:rsid w:val="0038653F"/>
    <w:rsid w:val="003865E9"/>
    <w:rsid w:val="003868C2"/>
    <w:rsid w:val="00386989"/>
    <w:rsid w:val="003869E7"/>
    <w:rsid w:val="00386AF3"/>
    <w:rsid w:val="00386B22"/>
    <w:rsid w:val="00386C9A"/>
    <w:rsid w:val="00386DB2"/>
    <w:rsid w:val="00386EE4"/>
    <w:rsid w:val="0038707D"/>
    <w:rsid w:val="0038708C"/>
    <w:rsid w:val="003871B3"/>
    <w:rsid w:val="00387257"/>
    <w:rsid w:val="003873C6"/>
    <w:rsid w:val="0038761A"/>
    <w:rsid w:val="003876B4"/>
    <w:rsid w:val="003876F3"/>
    <w:rsid w:val="00387B6D"/>
    <w:rsid w:val="00387ECC"/>
    <w:rsid w:val="003901EA"/>
    <w:rsid w:val="0039025B"/>
    <w:rsid w:val="00390503"/>
    <w:rsid w:val="003907C5"/>
    <w:rsid w:val="003908AE"/>
    <w:rsid w:val="00390A9E"/>
    <w:rsid w:val="00390EF5"/>
    <w:rsid w:val="00391227"/>
    <w:rsid w:val="0039130C"/>
    <w:rsid w:val="00391854"/>
    <w:rsid w:val="00391DBC"/>
    <w:rsid w:val="00391ECD"/>
    <w:rsid w:val="00391FC1"/>
    <w:rsid w:val="003920AA"/>
    <w:rsid w:val="003920E9"/>
    <w:rsid w:val="003923DC"/>
    <w:rsid w:val="003923FB"/>
    <w:rsid w:val="003925CA"/>
    <w:rsid w:val="00392803"/>
    <w:rsid w:val="00392856"/>
    <w:rsid w:val="00392AE9"/>
    <w:rsid w:val="00392E96"/>
    <w:rsid w:val="003931A7"/>
    <w:rsid w:val="003931DE"/>
    <w:rsid w:val="003933B6"/>
    <w:rsid w:val="003935DD"/>
    <w:rsid w:val="00393792"/>
    <w:rsid w:val="00393D19"/>
    <w:rsid w:val="00393E10"/>
    <w:rsid w:val="00393E4C"/>
    <w:rsid w:val="00393E88"/>
    <w:rsid w:val="00394282"/>
    <w:rsid w:val="003942F1"/>
    <w:rsid w:val="0039442E"/>
    <w:rsid w:val="0039449B"/>
    <w:rsid w:val="00394503"/>
    <w:rsid w:val="00394981"/>
    <w:rsid w:val="00394BCB"/>
    <w:rsid w:val="00394DB0"/>
    <w:rsid w:val="00394F9C"/>
    <w:rsid w:val="00395382"/>
    <w:rsid w:val="003955FD"/>
    <w:rsid w:val="0039565C"/>
    <w:rsid w:val="0039598E"/>
    <w:rsid w:val="0039615F"/>
    <w:rsid w:val="00396445"/>
    <w:rsid w:val="003968D8"/>
    <w:rsid w:val="00396952"/>
    <w:rsid w:val="00396D41"/>
    <w:rsid w:val="00397008"/>
    <w:rsid w:val="003970D7"/>
    <w:rsid w:val="00397186"/>
    <w:rsid w:val="003975F1"/>
    <w:rsid w:val="00397691"/>
    <w:rsid w:val="00397CD5"/>
    <w:rsid w:val="00397D49"/>
    <w:rsid w:val="00397D4A"/>
    <w:rsid w:val="00397E66"/>
    <w:rsid w:val="00397F27"/>
    <w:rsid w:val="003A0072"/>
    <w:rsid w:val="003A0177"/>
    <w:rsid w:val="003A02FE"/>
    <w:rsid w:val="003A044B"/>
    <w:rsid w:val="003A050F"/>
    <w:rsid w:val="003A08D2"/>
    <w:rsid w:val="003A096A"/>
    <w:rsid w:val="003A0BFD"/>
    <w:rsid w:val="003A0CF9"/>
    <w:rsid w:val="003A1173"/>
    <w:rsid w:val="003A122E"/>
    <w:rsid w:val="003A12B3"/>
    <w:rsid w:val="003A172E"/>
    <w:rsid w:val="003A1841"/>
    <w:rsid w:val="003A1846"/>
    <w:rsid w:val="003A196B"/>
    <w:rsid w:val="003A1B91"/>
    <w:rsid w:val="003A1CCA"/>
    <w:rsid w:val="003A1E8D"/>
    <w:rsid w:val="003A21F1"/>
    <w:rsid w:val="003A2379"/>
    <w:rsid w:val="003A2569"/>
    <w:rsid w:val="003A26A4"/>
    <w:rsid w:val="003A2A52"/>
    <w:rsid w:val="003A2B76"/>
    <w:rsid w:val="003A2B8C"/>
    <w:rsid w:val="003A30C0"/>
    <w:rsid w:val="003A31F1"/>
    <w:rsid w:val="003A32D2"/>
    <w:rsid w:val="003A3339"/>
    <w:rsid w:val="003A35DD"/>
    <w:rsid w:val="003A3695"/>
    <w:rsid w:val="003A3C14"/>
    <w:rsid w:val="003A3EB1"/>
    <w:rsid w:val="003A3F6E"/>
    <w:rsid w:val="003A40A1"/>
    <w:rsid w:val="003A4735"/>
    <w:rsid w:val="003A49EF"/>
    <w:rsid w:val="003A4A89"/>
    <w:rsid w:val="003A4C66"/>
    <w:rsid w:val="003A5450"/>
    <w:rsid w:val="003A54A0"/>
    <w:rsid w:val="003A5631"/>
    <w:rsid w:val="003A56E9"/>
    <w:rsid w:val="003A5F44"/>
    <w:rsid w:val="003A6083"/>
    <w:rsid w:val="003A61AA"/>
    <w:rsid w:val="003A6213"/>
    <w:rsid w:val="003A62F2"/>
    <w:rsid w:val="003A657A"/>
    <w:rsid w:val="003A692C"/>
    <w:rsid w:val="003A6B34"/>
    <w:rsid w:val="003A6FB2"/>
    <w:rsid w:val="003A7371"/>
    <w:rsid w:val="003A7387"/>
    <w:rsid w:val="003A7445"/>
    <w:rsid w:val="003A79E3"/>
    <w:rsid w:val="003A7FA4"/>
    <w:rsid w:val="003A7FEC"/>
    <w:rsid w:val="003B01AC"/>
    <w:rsid w:val="003B036E"/>
    <w:rsid w:val="003B058F"/>
    <w:rsid w:val="003B0995"/>
    <w:rsid w:val="003B09D1"/>
    <w:rsid w:val="003B0BE4"/>
    <w:rsid w:val="003B0C7A"/>
    <w:rsid w:val="003B10E5"/>
    <w:rsid w:val="003B10E8"/>
    <w:rsid w:val="003B115B"/>
    <w:rsid w:val="003B11CC"/>
    <w:rsid w:val="003B1413"/>
    <w:rsid w:val="003B1700"/>
    <w:rsid w:val="003B178D"/>
    <w:rsid w:val="003B1949"/>
    <w:rsid w:val="003B1B4F"/>
    <w:rsid w:val="003B1E15"/>
    <w:rsid w:val="003B210F"/>
    <w:rsid w:val="003B2167"/>
    <w:rsid w:val="003B2234"/>
    <w:rsid w:val="003B29C9"/>
    <w:rsid w:val="003B2A03"/>
    <w:rsid w:val="003B2AF5"/>
    <w:rsid w:val="003B2CB4"/>
    <w:rsid w:val="003B2F94"/>
    <w:rsid w:val="003B30B3"/>
    <w:rsid w:val="003B32A3"/>
    <w:rsid w:val="003B3360"/>
    <w:rsid w:val="003B3492"/>
    <w:rsid w:val="003B37A5"/>
    <w:rsid w:val="003B397A"/>
    <w:rsid w:val="003B3A7D"/>
    <w:rsid w:val="003B3CAE"/>
    <w:rsid w:val="003B3CCE"/>
    <w:rsid w:val="003B3E27"/>
    <w:rsid w:val="003B4090"/>
    <w:rsid w:val="003B4244"/>
    <w:rsid w:val="003B46FE"/>
    <w:rsid w:val="003B4704"/>
    <w:rsid w:val="003B49A1"/>
    <w:rsid w:val="003B4CEE"/>
    <w:rsid w:val="003B5847"/>
    <w:rsid w:val="003B59A0"/>
    <w:rsid w:val="003B5A64"/>
    <w:rsid w:val="003B6234"/>
    <w:rsid w:val="003B658B"/>
    <w:rsid w:val="003B65C4"/>
    <w:rsid w:val="003B679B"/>
    <w:rsid w:val="003B68FF"/>
    <w:rsid w:val="003B6974"/>
    <w:rsid w:val="003B6998"/>
    <w:rsid w:val="003B69C0"/>
    <w:rsid w:val="003B6AF6"/>
    <w:rsid w:val="003B6B80"/>
    <w:rsid w:val="003B6DF6"/>
    <w:rsid w:val="003B6E61"/>
    <w:rsid w:val="003B6E88"/>
    <w:rsid w:val="003B6F33"/>
    <w:rsid w:val="003B7102"/>
    <w:rsid w:val="003B7344"/>
    <w:rsid w:val="003B73C8"/>
    <w:rsid w:val="003B76D3"/>
    <w:rsid w:val="003B7771"/>
    <w:rsid w:val="003B78D9"/>
    <w:rsid w:val="003B7D1B"/>
    <w:rsid w:val="003BE502"/>
    <w:rsid w:val="003C0020"/>
    <w:rsid w:val="003C0302"/>
    <w:rsid w:val="003C0408"/>
    <w:rsid w:val="003C04B8"/>
    <w:rsid w:val="003C060B"/>
    <w:rsid w:val="003C0631"/>
    <w:rsid w:val="003C0AB1"/>
    <w:rsid w:val="003C0B51"/>
    <w:rsid w:val="003C0D26"/>
    <w:rsid w:val="003C0E1B"/>
    <w:rsid w:val="003C1C2B"/>
    <w:rsid w:val="003C1F94"/>
    <w:rsid w:val="003C2315"/>
    <w:rsid w:val="003C26BF"/>
    <w:rsid w:val="003C28C9"/>
    <w:rsid w:val="003C2C4C"/>
    <w:rsid w:val="003C2EBD"/>
    <w:rsid w:val="003C30A6"/>
    <w:rsid w:val="003C30A9"/>
    <w:rsid w:val="003C3132"/>
    <w:rsid w:val="003C3539"/>
    <w:rsid w:val="003C35D7"/>
    <w:rsid w:val="003C3933"/>
    <w:rsid w:val="003C3B71"/>
    <w:rsid w:val="003C3E12"/>
    <w:rsid w:val="003C3E7D"/>
    <w:rsid w:val="003C4091"/>
    <w:rsid w:val="003C4153"/>
    <w:rsid w:val="003C4473"/>
    <w:rsid w:val="003C45E3"/>
    <w:rsid w:val="003C484E"/>
    <w:rsid w:val="003C4C6F"/>
    <w:rsid w:val="003C4E26"/>
    <w:rsid w:val="003C5023"/>
    <w:rsid w:val="003C5228"/>
    <w:rsid w:val="003C56A5"/>
    <w:rsid w:val="003C591B"/>
    <w:rsid w:val="003C5AC4"/>
    <w:rsid w:val="003C6577"/>
    <w:rsid w:val="003C6675"/>
    <w:rsid w:val="003C66EC"/>
    <w:rsid w:val="003C67D9"/>
    <w:rsid w:val="003C755D"/>
    <w:rsid w:val="003C76C0"/>
    <w:rsid w:val="003D104C"/>
    <w:rsid w:val="003D1100"/>
    <w:rsid w:val="003D117D"/>
    <w:rsid w:val="003D184F"/>
    <w:rsid w:val="003D1877"/>
    <w:rsid w:val="003D1879"/>
    <w:rsid w:val="003D18BF"/>
    <w:rsid w:val="003D1946"/>
    <w:rsid w:val="003D1A52"/>
    <w:rsid w:val="003D1B50"/>
    <w:rsid w:val="003D1BE4"/>
    <w:rsid w:val="003D1C33"/>
    <w:rsid w:val="003D2042"/>
    <w:rsid w:val="003D21D4"/>
    <w:rsid w:val="003D22FB"/>
    <w:rsid w:val="003D2D6B"/>
    <w:rsid w:val="003D3062"/>
    <w:rsid w:val="003D30F8"/>
    <w:rsid w:val="003D3133"/>
    <w:rsid w:val="003D330B"/>
    <w:rsid w:val="003D33ED"/>
    <w:rsid w:val="003D343D"/>
    <w:rsid w:val="003D429C"/>
    <w:rsid w:val="003D4421"/>
    <w:rsid w:val="003D46F8"/>
    <w:rsid w:val="003D4707"/>
    <w:rsid w:val="003D47CC"/>
    <w:rsid w:val="003D4A72"/>
    <w:rsid w:val="003D4C5D"/>
    <w:rsid w:val="003D4D31"/>
    <w:rsid w:val="003D510C"/>
    <w:rsid w:val="003D5249"/>
    <w:rsid w:val="003D5482"/>
    <w:rsid w:val="003D5589"/>
    <w:rsid w:val="003D563A"/>
    <w:rsid w:val="003D5667"/>
    <w:rsid w:val="003D56A2"/>
    <w:rsid w:val="003D5757"/>
    <w:rsid w:val="003D59A5"/>
    <w:rsid w:val="003D59D7"/>
    <w:rsid w:val="003D5D50"/>
    <w:rsid w:val="003D5E2E"/>
    <w:rsid w:val="003D611C"/>
    <w:rsid w:val="003D621B"/>
    <w:rsid w:val="003D6223"/>
    <w:rsid w:val="003D641F"/>
    <w:rsid w:val="003D64EF"/>
    <w:rsid w:val="003D6B60"/>
    <w:rsid w:val="003D6CC4"/>
    <w:rsid w:val="003D6DCC"/>
    <w:rsid w:val="003D6E2D"/>
    <w:rsid w:val="003D7024"/>
    <w:rsid w:val="003D7114"/>
    <w:rsid w:val="003D720A"/>
    <w:rsid w:val="003D7286"/>
    <w:rsid w:val="003D7420"/>
    <w:rsid w:val="003D75E9"/>
    <w:rsid w:val="003D77C7"/>
    <w:rsid w:val="003D78CB"/>
    <w:rsid w:val="003D799D"/>
    <w:rsid w:val="003D79AD"/>
    <w:rsid w:val="003E0321"/>
    <w:rsid w:val="003E03F0"/>
    <w:rsid w:val="003E08DA"/>
    <w:rsid w:val="003E0FDA"/>
    <w:rsid w:val="003E150C"/>
    <w:rsid w:val="003E1577"/>
    <w:rsid w:val="003E165B"/>
    <w:rsid w:val="003E178E"/>
    <w:rsid w:val="003E17BD"/>
    <w:rsid w:val="003E19F3"/>
    <w:rsid w:val="003E1D2A"/>
    <w:rsid w:val="003E24E3"/>
    <w:rsid w:val="003E2643"/>
    <w:rsid w:val="003E2A9F"/>
    <w:rsid w:val="003E2AB3"/>
    <w:rsid w:val="003E2E07"/>
    <w:rsid w:val="003E2EEF"/>
    <w:rsid w:val="003E3424"/>
    <w:rsid w:val="003E35FB"/>
    <w:rsid w:val="003E36B4"/>
    <w:rsid w:val="003E36E3"/>
    <w:rsid w:val="003E3A11"/>
    <w:rsid w:val="003E3B41"/>
    <w:rsid w:val="003E3D8A"/>
    <w:rsid w:val="003E3FD4"/>
    <w:rsid w:val="003E40F5"/>
    <w:rsid w:val="003E425A"/>
    <w:rsid w:val="003E42AB"/>
    <w:rsid w:val="003E43E2"/>
    <w:rsid w:val="003E4773"/>
    <w:rsid w:val="003E4A7A"/>
    <w:rsid w:val="003E4EC6"/>
    <w:rsid w:val="003E4EF2"/>
    <w:rsid w:val="003E5503"/>
    <w:rsid w:val="003E58A2"/>
    <w:rsid w:val="003E59C8"/>
    <w:rsid w:val="003E5A86"/>
    <w:rsid w:val="003E5C25"/>
    <w:rsid w:val="003E5D7C"/>
    <w:rsid w:val="003E5F0C"/>
    <w:rsid w:val="003E5FAD"/>
    <w:rsid w:val="003E628B"/>
    <w:rsid w:val="003E63D2"/>
    <w:rsid w:val="003E65F1"/>
    <w:rsid w:val="003E6C01"/>
    <w:rsid w:val="003E6CEA"/>
    <w:rsid w:val="003E7058"/>
    <w:rsid w:val="003E70E0"/>
    <w:rsid w:val="003E72FA"/>
    <w:rsid w:val="003E7481"/>
    <w:rsid w:val="003E7754"/>
    <w:rsid w:val="003E798D"/>
    <w:rsid w:val="003E79F7"/>
    <w:rsid w:val="003E7DBB"/>
    <w:rsid w:val="003E7E87"/>
    <w:rsid w:val="003E7F45"/>
    <w:rsid w:val="003E7F74"/>
    <w:rsid w:val="003F0547"/>
    <w:rsid w:val="003F05B4"/>
    <w:rsid w:val="003F05E2"/>
    <w:rsid w:val="003F0724"/>
    <w:rsid w:val="003F09A9"/>
    <w:rsid w:val="003F09E1"/>
    <w:rsid w:val="003F0EBF"/>
    <w:rsid w:val="003F1067"/>
    <w:rsid w:val="003F183D"/>
    <w:rsid w:val="003F1AAC"/>
    <w:rsid w:val="003F1DA8"/>
    <w:rsid w:val="003F1EB5"/>
    <w:rsid w:val="003F1FD6"/>
    <w:rsid w:val="003F23D4"/>
    <w:rsid w:val="003F2539"/>
    <w:rsid w:val="003F25F7"/>
    <w:rsid w:val="003F2E80"/>
    <w:rsid w:val="003F2FCF"/>
    <w:rsid w:val="003F30EE"/>
    <w:rsid w:val="003F3583"/>
    <w:rsid w:val="003F3595"/>
    <w:rsid w:val="003F360D"/>
    <w:rsid w:val="003F3662"/>
    <w:rsid w:val="003F3746"/>
    <w:rsid w:val="003F3802"/>
    <w:rsid w:val="003F386F"/>
    <w:rsid w:val="003F3FB7"/>
    <w:rsid w:val="003F41F5"/>
    <w:rsid w:val="003F4201"/>
    <w:rsid w:val="003F44F0"/>
    <w:rsid w:val="003F45DA"/>
    <w:rsid w:val="003F45FF"/>
    <w:rsid w:val="003F49CA"/>
    <w:rsid w:val="003F4DC9"/>
    <w:rsid w:val="003F5012"/>
    <w:rsid w:val="003F52C8"/>
    <w:rsid w:val="003F531E"/>
    <w:rsid w:val="003F5327"/>
    <w:rsid w:val="003F57B9"/>
    <w:rsid w:val="003F5866"/>
    <w:rsid w:val="003F59EE"/>
    <w:rsid w:val="003F5CA1"/>
    <w:rsid w:val="003F5D4E"/>
    <w:rsid w:val="003F5E39"/>
    <w:rsid w:val="003F5FB7"/>
    <w:rsid w:val="003F608F"/>
    <w:rsid w:val="003F61F2"/>
    <w:rsid w:val="003F638C"/>
    <w:rsid w:val="003F662D"/>
    <w:rsid w:val="003F6634"/>
    <w:rsid w:val="003F667E"/>
    <w:rsid w:val="003F6D02"/>
    <w:rsid w:val="003F6D28"/>
    <w:rsid w:val="003F6D84"/>
    <w:rsid w:val="003F6E40"/>
    <w:rsid w:val="003F6FF4"/>
    <w:rsid w:val="003F702B"/>
    <w:rsid w:val="003F7064"/>
    <w:rsid w:val="003F710A"/>
    <w:rsid w:val="003F7414"/>
    <w:rsid w:val="003F78DA"/>
    <w:rsid w:val="003F7D6C"/>
    <w:rsid w:val="003F7DF1"/>
    <w:rsid w:val="00400072"/>
    <w:rsid w:val="00400296"/>
    <w:rsid w:val="004004E5"/>
    <w:rsid w:val="0040059A"/>
    <w:rsid w:val="004006EE"/>
    <w:rsid w:val="00400766"/>
    <w:rsid w:val="00400871"/>
    <w:rsid w:val="00400A9E"/>
    <w:rsid w:val="00400BE1"/>
    <w:rsid w:val="004010D3"/>
    <w:rsid w:val="00401294"/>
    <w:rsid w:val="004015DF"/>
    <w:rsid w:val="004017E9"/>
    <w:rsid w:val="004018F2"/>
    <w:rsid w:val="00401A52"/>
    <w:rsid w:val="00401AF3"/>
    <w:rsid w:val="00401AFA"/>
    <w:rsid w:val="00401AFE"/>
    <w:rsid w:val="00401C67"/>
    <w:rsid w:val="00401E6D"/>
    <w:rsid w:val="00401E94"/>
    <w:rsid w:val="00401FBB"/>
    <w:rsid w:val="00401FFD"/>
    <w:rsid w:val="004021AB"/>
    <w:rsid w:val="00402424"/>
    <w:rsid w:val="00402449"/>
    <w:rsid w:val="00402707"/>
    <w:rsid w:val="00402D4C"/>
    <w:rsid w:val="00402D53"/>
    <w:rsid w:val="00402E20"/>
    <w:rsid w:val="00403163"/>
    <w:rsid w:val="004031E8"/>
    <w:rsid w:val="004034E4"/>
    <w:rsid w:val="00403573"/>
    <w:rsid w:val="004036DC"/>
    <w:rsid w:val="004037C7"/>
    <w:rsid w:val="00403C02"/>
    <w:rsid w:val="00403FE3"/>
    <w:rsid w:val="004040F9"/>
    <w:rsid w:val="00404409"/>
    <w:rsid w:val="0040466F"/>
    <w:rsid w:val="00404C10"/>
    <w:rsid w:val="00404C62"/>
    <w:rsid w:val="00404F03"/>
    <w:rsid w:val="00405231"/>
    <w:rsid w:val="004055B0"/>
    <w:rsid w:val="00405832"/>
    <w:rsid w:val="004058AE"/>
    <w:rsid w:val="00405A79"/>
    <w:rsid w:val="00405ABB"/>
    <w:rsid w:val="00405F6F"/>
    <w:rsid w:val="004061E5"/>
    <w:rsid w:val="00406467"/>
    <w:rsid w:val="0040647F"/>
    <w:rsid w:val="004064D6"/>
    <w:rsid w:val="00406562"/>
    <w:rsid w:val="004066FD"/>
    <w:rsid w:val="004068ED"/>
    <w:rsid w:val="00406960"/>
    <w:rsid w:val="004069D2"/>
    <w:rsid w:val="00406C10"/>
    <w:rsid w:val="00406EEA"/>
    <w:rsid w:val="00406F43"/>
    <w:rsid w:val="004073B3"/>
    <w:rsid w:val="004073F6"/>
    <w:rsid w:val="004074A2"/>
    <w:rsid w:val="004074BF"/>
    <w:rsid w:val="004077BB"/>
    <w:rsid w:val="00407CB7"/>
    <w:rsid w:val="00407E4F"/>
    <w:rsid w:val="004100BC"/>
    <w:rsid w:val="004101E7"/>
    <w:rsid w:val="00410292"/>
    <w:rsid w:val="00410401"/>
    <w:rsid w:val="00410456"/>
    <w:rsid w:val="00410554"/>
    <w:rsid w:val="00410810"/>
    <w:rsid w:val="00410DE2"/>
    <w:rsid w:val="00410E8F"/>
    <w:rsid w:val="00410EC9"/>
    <w:rsid w:val="004113F6"/>
    <w:rsid w:val="00411708"/>
    <w:rsid w:val="00411AE2"/>
    <w:rsid w:val="00411BFA"/>
    <w:rsid w:val="00411C9C"/>
    <w:rsid w:val="00411CE3"/>
    <w:rsid w:val="00411D7C"/>
    <w:rsid w:val="00411F76"/>
    <w:rsid w:val="00412070"/>
    <w:rsid w:val="0041219C"/>
    <w:rsid w:val="004121EA"/>
    <w:rsid w:val="00412218"/>
    <w:rsid w:val="004123F7"/>
    <w:rsid w:val="0041264F"/>
    <w:rsid w:val="00412AA6"/>
    <w:rsid w:val="00412B43"/>
    <w:rsid w:val="00413071"/>
    <w:rsid w:val="0041307C"/>
    <w:rsid w:val="004131D1"/>
    <w:rsid w:val="00413204"/>
    <w:rsid w:val="004133C9"/>
    <w:rsid w:val="0041355E"/>
    <w:rsid w:val="004135C8"/>
    <w:rsid w:val="0041371F"/>
    <w:rsid w:val="00413CD3"/>
    <w:rsid w:val="004142A2"/>
    <w:rsid w:val="00414491"/>
    <w:rsid w:val="00414563"/>
    <w:rsid w:val="004145BD"/>
    <w:rsid w:val="0041478E"/>
    <w:rsid w:val="00414801"/>
    <w:rsid w:val="00414ACA"/>
    <w:rsid w:val="00414ECA"/>
    <w:rsid w:val="00414EF7"/>
    <w:rsid w:val="00415105"/>
    <w:rsid w:val="004152CE"/>
    <w:rsid w:val="00415574"/>
    <w:rsid w:val="004159A0"/>
    <w:rsid w:val="00415A0E"/>
    <w:rsid w:val="00415D76"/>
    <w:rsid w:val="004160C1"/>
    <w:rsid w:val="004163D6"/>
    <w:rsid w:val="00416471"/>
    <w:rsid w:val="0041666D"/>
    <w:rsid w:val="004166EC"/>
    <w:rsid w:val="0041673B"/>
    <w:rsid w:val="0041679F"/>
    <w:rsid w:val="00416805"/>
    <w:rsid w:val="00416824"/>
    <w:rsid w:val="004168ED"/>
    <w:rsid w:val="004168F7"/>
    <w:rsid w:val="00416920"/>
    <w:rsid w:val="004169E0"/>
    <w:rsid w:val="00416D9C"/>
    <w:rsid w:val="00417551"/>
    <w:rsid w:val="00417862"/>
    <w:rsid w:val="0041791E"/>
    <w:rsid w:val="00417AA2"/>
    <w:rsid w:val="00417F17"/>
    <w:rsid w:val="004202BB"/>
    <w:rsid w:val="004202F3"/>
    <w:rsid w:val="00420502"/>
    <w:rsid w:val="00420546"/>
    <w:rsid w:val="0042058C"/>
    <w:rsid w:val="0042061D"/>
    <w:rsid w:val="004207EF"/>
    <w:rsid w:val="00420BAF"/>
    <w:rsid w:val="00420C97"/>
    <w:rsid w:val="00420CC2"/>
    <w:rsid w:val="00420CFE"/>
    <w:rsid w:val="00420E13"/>
    <w:rsid w:val="00421231"/>
    <w:rsid w:val="004213E3"/>
    <w:rsid w:val="00421652"/>
    <w:rsid w:val="00421776"/>
    <w:rsid w:val="00421A6D"/>
    <w:rsid w:val="00421ABE"/>
    <w:rsid w:val="00421C30"/>
    <w:rsid w:val="00421ECE"/>
    <w:rsid w:val="00421EE0"/>
    <w:rsid w:val="00421F85"/>
    <w:rsid w:val="004222A6"/>
    <w:rsid w:val="0042266E"/>
    <w:rsid w:val="0042270A"/>
    <w:rsid w:val="00422889"/>
    <w:rsid w:val="00422C6D"/>
    <w:rsid w:val="00422D4D"/>
    <w:rsid w:val="004232EF"/>
    <w:rsid w:val="004233A4"/>
    <w:rsid w:val="00423684"/>
    <w:rsid w:val="00423953"/>
    <w:rsid w:val="004241F7"/>
    <w:rsid w:val="00424215"/>
    <w:rsid w:val="0042444C"/>
    <w:rsid w:val="0042451B"/>
    <w:rsid w:val="004248D8"/>
    <w:rsid w:val="00424990"/>
    <w:rsid w:val="00424AD8"/>
    <w:rsid w:val="00424E8D"/>
    <w:rsid w:val="00425008"/>
    <w:rsid w:val="00425179"/>
    <w:rsid w:val="004251C2"/>
    <w:rsid w:val="0042551B"/>
    <w:rsid w:val="004257E7"/>
    <w:rsid w:val="00425C92"/>
    <w:rsid w:val="00425EAE"/>
    <w:rsid w:val="00426031"/>
    <w:rsid w:val="004264B3"/>
    <w:rsid w:val="0042650B"/>
    <w:rsid w:val="00426640"/>
    <w:rsid w:val="004267A3"/>
    <w:rsid w:val="004269BD"/>
    <w:rsid w:val="00426A30"/>
    <w:rsid w:val="00427123"/>
    <w:rsid w:val="0042718E"/>
    <w:rsid w:val="00427440"/>
    <w:rsid w:val="0042776C"/>
    <w:rsid w:val="004278E4"/>
    <w:rsid w:val="00427961"/>
    <w:rsid w:val="00427A7A"/>
    <w:rsid w:val="00427A97"/>
    <w:rsid w:val="004302FF"/>
    <w:rsid w:val="00430433"/>
    <w:rsid w:val="00430496"/>
    <w:rsid w:val="0043078D"/>
    <w:rsid w:val="00430823"/>
    <w:rsid w:val="00430BC0"/>
    <w:rsid w:val="00430C77"/>
    <w:rsid w:val="00430D20"/>
    <w:rsid w:val="00430D77"/>
    <w:rsid w:val="00430E09"/>
    <w:rsid w:val="0043106B"/>
    <w:rsid w:val="0043108B"/>
    <w:rsid w:val="00431154"/>
    <w:rsid w:val="0043140C"/>
    <w:rsid w:val="00431723"/>
    <w:rsid w:val="00431759"/>
    <w:rsid w:val="0043195E"/>
    <w:rsid w:val="00431BA2"/>
    <w:rsid w:val="00431BD7"/>
    <w:rsid w:val="004320A5"/>
    <w:rsid w:val="00432554"/>
    <w:rsid w:val="00432564"/>
    <w:rsid w:val="00432A8E"/>
    <w:rsid w:val="00432B75"/>
    <w:rsid w:val="00432B8B"/>
    <w:rsid w:val="00432F53"/>
    <w:rsid w:val="0043305D"/>
    <w:rsid w:val="0043312D"/>
    <w:rsid w:val="0043329F"/>
    <w:rsid w:val="00433313"/>
    <w:rsid w:val="004334D7"/>
    <w:rsid w:val="004335B9"/>
    <w:rsid w:val="004335F6"/>
    <w:rsid w:val="00433855"/>
    <w:rsid w:val="00433A0B"/>
    <w:rsid w:val="00433D87"/>
    <w:rsid w:val="00433FE9"/>
    <w:rsid w:val="004341F7"/>
    <w:rsid w:val="0043428F"/>
    <w:rsid w:val="004343FA"/>
    <w:rsid w:val="0043478F"/>
    <w:rsid w:val="004349AB"/>
    <w:rsid w:val="00434B5D"/>
    <w:rsid w:val="00434B88"/>
    <w:rsid w:val="00434D1F"/>
    <w:rsid w:val="00435043"/>
    <w:rsid w:val="00435209"/>
    <w:rsid w:val="0043532C"/>
    <w:rsid w:val="004353C8"/>
    <w:rsid w:val="00435400"/>
    <w:rsid w:val="004354BE"/>
    <w:rsid w:val="00435646"/>
    <w:rsid w:val="00435D3B"/>
    <w:rsid w:val="00435E94"/>
    <w:rsid w:val="00435FD8"/>
    <w:rsid w:val="00436007"/>
    <w:rsid w:val="0043622F"/>
    <w:rsid w:val="004364A7"/>
    <w:rsid w:val="0043689F"/>
    <w:rsid w:val="004369B8"/>
    <w:rsid w:val="00436F6F"/>
    <w:rsid w:val="00436FA5"/>
    <w:rsid w:val="0043705F"/>
    <w:rsid w:val="004370A5"/>
    <w:rsid w:val="004374F7"/>
    <w:rsid w:val="00437667"/>
    <w:rsid w:val="0043774F"/>
    <w:rsid w:val="004377E9"/>
    <w:rsid w:val="00437B4A"/>
    <w:rsid w:val="00437C8D"/>
    <w:rsid w:val="00437F2A"/>
    <w:rsid w:val="004403B5"/>
    <w:rsid w:val="00440423"/>
    <w:rsid w:val="004407EC"/>
    <w:rsid w:val="004408A4"/>
    <w:rsid w:val="004409A7"/>
    <w:rsid w:val="004409E8"/>
    <w:rsid w:val="00440BA7"/>
    <w:rsid w:val="00440F9A"/>
    <w:rsid w:val="004410B9"/>
    <w:rsid w:val="0044125F"/>
    <w:rsid w:val="00441294"/>
    <w:rsid w:val="00441316"/>
    <w:rsid w:val="00441533"/>
    <w:rsid w:val="00441562"/>
    <w:rsid w:val="00441647"/>
    <w:rsid w:val="0044175A"/>
    <w:rsid w:val="004419B8"/>
    <w:rsid w:val="00441A59"/>
    <w:rsid w:val="00441C56"/>
    <w:rsid w:val="00441ED5"/>
    <w:rsid w:val="00442284"/>
    <w:rsid w:val="00442393"/>
    <w:rsid w:val="00442679"/>
    <w:rsid w:val="00442812"/>
    <w:rsid w:val="00442937"/>
    <w:rsid w:val="004429C1"/>
    <w:rsid w:val="00442AF3"/>
    <w:rsid w:val="00442B53"/>
    <w:rsid w:val="00442E0B"/>
    <w:rsid w:val="00442F7F"/>
    <w:rsid w:val="00443175"/>
    <w:rsid w:val="00443184"/>
    <w:rsid w:val="0044327E"/>
    <w:rsid w:val="0044369D"/>
    <w:rsid w:val="00443A82"/>
    <w:rsid w:val="00443AC5"/>
    <w:rsid w:val="00443DEB"/>
    <w:rsid w:val="0044464A"/>
    <w:rsid w:val="004447A4"/>
    <w:rsid w:val="00444868"/>
    <w:rsid w:val="004448D5"/>
    <w:rsid w:val="00444CA1"/>
    <w:rsid w:val="00444CDB"/>
    <w:rsid w:val="00444D68"/>
    <w:rsid w:val="00444F7C"/>
    <w:rsid w:val="00444FA9"/>
    <w:rsid w:val="004457AF"/>
    <w:rsid w:val="004458DF"/>
    <w:rsid w:val="00445B3F"/>
    <w:rsid w:val="00445CD4"/>
    <w:rsid w:val="00445F0D"/>
    <w:rsid w:val="00445F6D"/>
    <w:rsid w:val="00446033"/>
    <w:rsid w:val="00446127"/>
    <w:rsid w:val="00446279"/>
    <w:rsid w:val="00446286"/>
    <w:rsid w:val="004462B2"/>
    <w:rsid w:val="0044633A"/>
    <w:rsid w:val="00446426"/>
    <w:rsid w:val="00446494"/>
    <w:rsid w:val="00446564"/>
    <w:rsid w:val="00446653"/>
    <w:rsid w:val="0044680D"/>
    <w:rsid w:val="00446817"/>
    <w:rsid w:val="00446831"/>
    <w:rsid w:val="00446A41"/>
    <w:rsid w:val="00446B49"/>
    <w:rsid w:val="00446BDF"/>
    <w:rsid w:val="00446C6E"/>
    <w:rsid w:val="00446D5E"/>
    <w:rsid w:val="00446D6D"/>
    <w:rsid w:val="00446EF3"/>
    <w:rsid w:val="0044719D"/>
    <w:rsid w:val="0044728A"/>
    <w:rsid w:val="004472BE"/>
    <w:rsid w:val="0044739D"/>
    <w:rsid w:val="00447437"/>
    <w:rsid w:val="00447678"/>
    <w:rsid w:val="004478D1"/>
    <w:rsid w:val="00447C38"/>
    <w:rsid w:val="00447C4A"/>
    <w:rsid w:val="00447DB0"/>
    <w:rsid w:val="00450013"/>
    <w:rsid w:val="0045001A"/>
    <w:rsid w:val="004503C5"/>
    <w:rsid w:val="00450593"/>
    <w:rsid w:val="00450ECC"/>
    <w:rsid w:val="00451566"/>
    <w:rsid w:val="004516E3"/>
    <w:rsid w:val="0045180F"/>
    <w:rsid w:val="004520E1"/>
    <w:rsid w:val="0045248F"/>
    <w:rsid w:val="00452A14"/>
    <w:rsid w:val="00452A77"/>
    <w:rsid w:val="00452A9E"/>
    <w:rsid w:val="00452BB4"/>
    <w:rsid w:val="00452C37"/>
    <w:rsid w:val="00452DEB"/>
    <w:rsid w:val="00452E42"/>
    <w:rsid w:val="004534BA"/>
    <w:rsid w:val="00453795"/>
    <w:rsid w:val="00453A4E"/>
    <w:rsid w:val="00453AF7"/>
    <w:rsid w:val="00453AFC"/>
    <w:rsid w:val="00453BFE"/>
    <w:rsid w:val="00453C64"/>
    <w:rsid w:val="00453DE2"/>
    <w:rsid w:val="00454712"/>
    <w:rsid w:val="00454C50"/>
    <w:rsid w:val="00454D14"/>
    <w:rsid w:val="00454E26"/>
    <w:rsid w:val="004550FF"/>
    <w:rsid w:val="00455ACF"/>
    <w:rsid w:val="00455BAE"/>
    <w:rsid w:val="00455C90"/>
    <w:rsid w:val="00456348"/>
    <w:rsid w:val="004566E1"/>
    <w:rsid w:val="00456920"/>
    <w:rsid w:val="00457361"/>
    <w:rsid w:val="0045736A"/>
    <w:rsid w:val="004573E8"/>
    <w:rsid w:val="00457601"/>
    <w:rsid w:val="004576F7"/>
    <w:rsid w:val="00457A09"/>
    <w:rsid w:val="00457B3D"/>
    <w:rsid w:val="0046004C"/>
    <w:rsid w:val="0046016C"/>
    <w:rsid w:val="004607D9"/>
    <w:rsid w:val="00460862"/>
    <w:rsid w:val="00460BA4"/>
    <w:rsid w:val="0046103C"/>
    <w:rsid w:val="004610D0"/>
    <w:rsid w:val="004614DD"/>
    <w:rsid w:val="00461B15"/>
    <w:rsid w:val="00461FF3"/>
    <w:rsid w:val="004623D9"/>
    <w:rsid w:val="004624B1"/>
    <w:rsid w:val="00462560"/>
    <w:rsid w:val="00462623"/>
    <w:rsid w:val="00462A03"/>
    <w:rsid w:val="00462ADC"/>
    <w:rsid w:val="00462F6F"/>
    <w:rsid w:val="00463243"/>
    <w:rsid w:val="0046359C"/>
    <w:rsid w:val="00463999"/>
    <w:rsid w:val="00463A57"/>
    <w:rsid w:val="00463CCC"/>
    <w:rsid w:val="00463D1E"/>
    <w:rsid w:val="00463DE8"/>
    <w:rsid w:val="004640CF"/>
    <w:rsid w:val="00464254"/>
    <w:rsid w:val="00464384"/>
    <w:rsid w:val="0046443D"/>
    <w:rsid w:val="004647FB"/>
    <w:rsid w:val="00464929"/>
    <w:rsid w:val="00464B85"/>
    <w:rsid w:val="00464DDB"/>
    <w:rsid w:val="004652B5"/>
    <w:rsid w:val="0046538B"/>
    <w:rsid w:val="00465442"/>
    <w:rsid w:val="004658F8"/>
    <w:rsid w:val="00465CF9"/>
    <w:rsid w:val="00465E9C"/>
    <w:rsid w:val="004660C4"/>
    <w:rsid w:val="00466274"/>
    <w:rsid w:val="00466555"/>
    <w:rsid w:val="00466669"/>
    <w:rsid w:val="00466776"/>
    <w:rsid w:val="0046680A"/>
    <w:rsid w:val="004668F7"/>
    <w:rsid w:val="00466B3A"/>
    <w:rsid w:val="00466B75"/>
    <w:rsid w:val="00466D44"/>
    <w:rsid w:val="00467055"/>
    <w:rsid w:val="00467410"/>
    <w:rsid w:val="00467542"/>
    <w:rsid w:val="00467580"/>
    <w:rsid w:val="004676F2"/>
    <w:rsid w:val="004678AB"/>
    <w:rsid w:val="00467966"/>
    <w:rsid w:val="0046796D"/>
    <w:rsid w:val="00467C50"/>
    <w:rsid w:val="00467D55"/>
    <w:rsid w:val="00467D5D"/>
    <w:rsid w:val="00467FC6"/>
    <w:rsid w:val="00467FF6"/>
    <w:rsid w:val="0047007F"/>
    <w:rsid w:val="004703AD"/>
    <w:rsid w:val="004704CD"/>
    <w:rsid w:val="004705D6"/>
    <w:rsid w:val="004705DB"/>
    <w:rsid w:val="004707B3"/>
    <w:rsid w:val="0047081B"/>
    <w:rsid w:val="00470C1C"/>
    <w:rsid w:val="00470E3E"/>
    <w:rsid w:val="00470EE2"/>
    <w:rsid w:val="00471026"/>
    <w:rsid w:val="00471179"/>
    <w:rsid w:val="00471858"/>
    <w:rsid w:val="00471BB0"/>
    <w:rsid w:val="00471D21"/>
    <w:rsid w:val="0047217B"/>
    <w:rsid w:val="00472BF6"/>
    <w:rsid w:val="00472D24"/>
    <w:rsid w:val="00472D71"/>
    <w:rsid w:val="0047346F"/>
    <w:rsid w:val="004734CC"/>
    <w:rsid w:val="0047368A"/>
    <w:rsid w:val="004737B9"/>
    <w:rsid w:val="0047380D"/>
    <w:rsid w:val="00473972"/>
    <w:rsid w:val="00473B4B"/>
    <w:rsid w:val="00473D3D"/>
    <w:rsid w:val="00473DD6"/>
    <w:rsid w:val="00473F7E"/>
    <w:rsid w:val="00474186"/>
    <w:rsid w:val="0047432E"/>
    <w:rsid w:val="0047470A"/>
    <w:rsid w:val="0047471B"/>
    <w:rsid w:val="00474727"/>
    <w:rsid w:val="00474884"/>
    <w:rsid w:val="004748A8"/>
    <w:rsid w:val="00474C44"/>
    <w:rsid w:val="00475032"/>
    <w:rsid w:val="004750A8"/>
    <w:rsid w:val="00475228"/>
    <w:rsid w:val="00475687"/>
    <w:rsid w:val="004756E2"/>
    <w:rsid w:val="00475AF0"/>
    <w:rsid w:val="00475C24"/>
    <w:rsid w:val="00475C96"/>
    <w:rsid w:val="00476171"/>
    <w:rsid w:val="004763BF"/>
    <w:rsid w:val="0047664B"/>
    <w:rsid w:val="00476C26"/>
    <w:rsid w:val="004773FB"/>
    <w:rsid w:val="004775E3"/>
    <w:rsid w:val="004775FD"/>
    <w:rsid w:val="00477A9E"/>
    <w:rsid w:val="00477BC8"/>
    <w:rsid w:val="004808A7"/>
    <w:rsid w:val="00480917"/>
    <w:rsid w:val="00480966"/>
    <w:rsid w:val="00480E0D"/>
    <w:rsid w:val="0048101B"/>
    <w:rsid w:val="00481201"/>
    <w:rsid w:val="00481446"/>
    <w:rsid w:val="00481635"/>
    <w:rsid w:val="004816B4"/>
    <w:rsid w:val="004817EA"/>
    <w:rsid w:val="0048188F"/>
    <w:rsid w:val="0048204B"/>
    <w:rsid w:val="00482086"/>
    <w:rsid w:val="004820D1"/>
    <w:rsid w:val="004822CE"/>
    <w:rsid w:val="00482385"/>
    <w:rsid w:val="00482637"/>
    <w:rsid w:val="004828E0"/>
    <w:rsid w:val="00482C0C"/>
    <w:rsid w:val="00482D61"/>
    <w:rsid w:val="00482E38"/>
    <w:rsid w:val="0048332B"/>
    <w:rsid w:val="0048381E"/>
    <w:rsid w:val="00483A0A"/>
    <w:rsid w:val="00483A6F"/>
    <w:rsid w:val="00483C0C"/>
    <w:rsid w:val="00483ED3"/>
    <w:rsid w:val="004840A3"/>
    <w:rsid w:val="004842AB"/>
    <w:rsid w:val="00484757"/>
    <w:rsid w:val="0048481C"/>
    <w:rsid w:val="00484D97"/>
    <w:rsid w:val="004851EE"/>
    <w:rsid w:val="004852EF"/>
    <w:rsid w:val="00485B33"/>
    <w:rsid w:val="00485B7A"/>
    <w:rsid w:val="00485B9F"/>
    <w:rsid w:val="00485CA0"/>
    <w:rsid w:val="00485EF2"/>
    <w:rsid w:val="00486298"/>
    <w:rsid w:val="00486364"/>
    <w:rsid w:val="00486A96"/>
    <w:rsid w:val="00486DD0"/>
    <w:rsid w:val="00486FA2"/>
    <w:rsid w:val="004871B8"/>
    <w:rsid w:val="0048720B"/>
    <w:rsid w:val="0048754F"/>
    <w:rsid w:val="0048756E"/>
    <w:rsid w:val="00487C37"/>
    <w:rsid w:val="00487D56"/>
    <w:rsid w:val="00487E42"/>
    <w:rsid w:val="004902B4"/>
    <w:rsid w:val="00490B5D"/>
    <w:rsid w:val="00490DA6"/>
    <w:rsid w:val="00491262"/>
    <w:rsid w:val="0049141D"/>
    <w:rsid w:val="00491488"/>
    <w:rsid w:val="00491831"/>
    <w:rsid w:val="00491AA3"/>
    <w:rsid w:val="00491AA5"/>
    <w:rsid w:val="00491B99"/>
    <w:rsid w:val="00492040"/>
    <w:rsid w:val="00492272"/>
    <w:rsid w:val="0049269B"/>
    <w:rsid w:val="00492940"/>
    <w:rsid w:val="00492B11"/>
    <w:rsid w:val="00492E43"/>
    <w:rsid w:val="00492F36"/>
    <w:rsid w:val="00492F75"/>
    <w:rsid w:val="0049322A"/>
    <w:rsid w:val="004932BF"/>
    <w:rsid w:val="0049396D"/>
    <w:rsid w:val="004939B2"/>
    <w:rsid w:val="00493A21"/>
    <w:rsid w:val="00493A45"/>
    <w:rsid w:val="00493C3A"/>
    <w:rsid w:val="00493C75"/>
    <w:rsid w:val="0049421E"/>
    <w:rsid w:val="00494247"/>
    <w:rsid w:val="004943E8"/>
    <w:rsid w:val="0049456E"/>
    <w:rsid w:val="004947E1"/>
    <w:rsid w:val="00494900"/>
    <w:rsid w:val="00494B5A"/>
    <w:rsid w:val="0049521F"/>
    <w:rsid w:val="0049529E"/>
    <w:rsid w:val="004958B2"/>
    <w:rsid w:val="00495AC9"/>
    <w:rsid w:val="00495AF6"/>
    <w:rsid w:val="00495BB8"/>
    <w:rsid w:val="00495C29"/>
    <w:rsid w:val="00495CA7"/>
    <w:rsid w:val="00495FAB"/>
    <w:rsid w:val="004961B7"/>
    <w:rsid w:val="004963CC"/>
    <w:rsid w:val="00496411"/>
    <w:rsid w:val="004966F6"/>
    <w:rsid w:val="004967C8"/>
    <w:rsid w:val="00496850"/>
    <w:rsid w:val="004968D4"/>
    <w:rsid w:val="004969B3"/>
    <w:rsid w:val="00496BCF"/>
    <w:rsid w:val="00497219"/>
    <w:rsid w:val="00497460"/>
    <w:rsid w:val="0049757D"/>
    <w:rsid w:val="004977D0"/>
    <w:rsid w:val="00497802"/>
    <w:rsid w:val="00497D4F"/>
    <w:rsid w:val="00497E31"/>
    <w:rsid w:val="004A03EB"/>
    <w:rsid w:val="004A0499"/>
    <w:rsid w:val="004A0552"/>
    <w:rsid w:val="004A0A7A"/>
    <w:rsid w:val="004A0A7F"/>
    <w:rsid w:val="004A0D7F"/>
    <w:rsid w:val="004A0EDA"/>
    <w:rsid w:val="004A0F7D"/>
    <w:rsid w:val="004A0FB7"/>
    <w:rsid w:val="004A0FED"/>
    <w:rsid w:val="004A11FE"/>
    <w:rsid w:val="004A1270"/>
    <w:rsid w:val="004A131E"/>
    <w:rsid w:val="004A1393"/>
    <w:rsid w:val="004A13A8"/>
    <w:rsid w:val="004A1418"/>
    <w:rsid w:val="004A14A5"/>
    <w:rsid w:val="004A1587"/>
    <w:rsid w:val="004A16BA"/>
    <w:rsid w:val="004A1E15"/>
    <w:rsid w:val="004A211B"/>
    <w:rsid w:val="004A27B8"/>
    <w:rsid w:val="004A27EE"/>
    <w:rsid w:val="004A2814"/>
    <w:rsid w:val="004A3252"/>
    <w:rsid w:val="004A3379"/>
    <w:rsid w:val="004A35B3"/>
    <w:rsid w:val="004A35BB"/>
    <w:rsid w:val="004A38C0"/>
    <w:rsid w:val="004A3BB5"/>
    <w:rsid w:val="004A3C5F"/>
    <w:rsid w:val="004A3DA1"/>
    <w:rsid w:val="004A3F5C"/>
    <w:rsid w:val="004A3FC9"/>
    <w:rsid w:val="004A4378"/>
    <w:rsid w:val="004A4552"/>
    <w:rsid w:val="004A4A30"/>
    <w:rsid w:val="004A4C8D"/>
    <w:rsid w:val="004A4D9C"/>
    <w:rsid w:val="004A4F63"/>
    <w:rsid w:val="004A510E"/>
    <w:rsid w:val="004A588A"/>
    <w:rsid w:val="004A58EA"/>
    <w:rsid w:val="004A59A2"/>
    <w:rsid w:val="004A5DEA"/>
    <w:rsid w:val="004A5FC9"/>
    <w:rsid w:val="004A6021"/>
    <w:rsid w:val="004A6049"/>
    <w:rsid w:val="004A6246"/>
    <w:rsid w:val="004A63D9"/>
    <w:rsid w:val="004A64D8"/>
    <w:rsid w:val="004A6548"/>
    <w:rsid w:val="004A6699"/>
    <w:rsid w:val="004A67A7"/>
    <w:rsid w:val="004A68A5"/>
    <w:rsid w:val="004A6A35"/>
    <w:rsid w:val="004A6CFB"/>
    <w:rsid w:val="004A6DDD"/>
    <w:rsid w:val="004A6E2F"/>
    <w:rsid w:val="004A7205"/>
    <w:rsid w:val="004A744F"/>
    <w:rsid w:val="004A7541"/>
    <w:rsid w:val="004A75BD"/>
    <w:rsid w:val="004A78AC"/>
    <w:rsid w:val="004A79E0"/>
    <w:rsid w:val="004A7C3A"/>
    <w:rsid w:val="004A7EE8"/>
    <w:rsid w:val="004A7FA9"/>
    <w:rsid w:val="004B01F9"/>
    <w:rsid w:val="004B0833"/>
    <w:rsid w:val="004B0C5A"/>
    <w:rsid w:val="004B0D2F"/>
    <w:rsid w:val="004B10C7"/>
    <w:rsid w:val="004B144C"/>
    <w:rsid w:val="004B172F"/>
    <w:rsid w:val="004B1A19"/>
    <w:rsid w:val="004B1B50"/>
    <w:rsid w:val="004B1B72"/>
    <w:rsid w:val="004B1DAF"/>
    <w:rsid w:val="004B1EB7"/>
    <w:rsid w:val="004B2719"/>
    <w:rsid w:val="004B28B9"/>
    <w:rsid w:val="004B31AF"/>
    <w:rsid w:val="004B31C7"/>
    <w:rsid w:val="004B327F"/>
    <w:rsid w:val="004B33EE"/>
    <w:rsid w:val="004B3623"/>
    <w:rsid w:val="004B3682"/>
    <w:rsid w:val="004B3818"/>
    <w:rsid w:val="004B3857"/>
    <w:rsid w:val="004B3871"/>
    <w:rsid w:val="004B38C9"/>
    <w:rsid w:val="004B391C"/>
    <w:rsid w:val="004B3966"/>
    <w:rsid w:val="004B3A4A"/>
    <w:rsid w:val="004B3C8C"/>
    <w:rsid w:val="004B3D43"/>
    <w:rsid w:val="004B3D46"/>
    <w:rsid w:val="004B3E83"/>
    <w:rsid w:val="004B3E86"/>
    <w:rsid w:val="004B3EF7"/>
    <w:rsid w:val="004B3F48"/>
    <w:rsid w:val="004B407C"/>
    <w:rsid w:val="004B4186"/>
    <w:rsid w:val="004B41A7"/>
    <w:rsid w:val="004B4404"/>
    <w:rsid w:val="004B445B"/>
    <w:rsid w:val="004B449D"/>
    <w:rsid w:val="004B496B"/>
    <w:rsid w:val="004B49AC"/>
    <w:rsid w:val="004B4D34"/>
    <w:rsid w:val="004B4E9C"/>
    <w:rsid w:val="004B4EA4"/>
    <w:rsid w:val="004B4EB9"/>
    <w:rsid w:val="004B4F11"/>
    <w:rsid w:val="004B4F37"/>
    <w:rsid w:val="004B506F"/>
    <w:rsid w:val="004B5082"/>
    <w:rsid w:val="004B510D"/>
    <w:rsid w:val="004B5278"/>
    <w:rsid w:val="004B53C9"/>
    <w:rsid w:val="004B54AD"/>
    <w:rsid w:val="004B5631"/>
    <w:rsid w:val="004B5808"/>
    <w:rsid w:val="004B5C55"/>
    <w:rsid w:val="004B5C9D"/>
    <w:rsid w:val="004B5DF1"/>
    <w:rsid w:val="004B6035"/>
    <w:rsid w:val="004B609C"/>
    <w:rsid w:val="004B64CC"/>
    <w:rsid w:val="004B6632"/>
    <w:rsid w:val="004B68AC"/>
    <w:rsid w:val="004B68BE"/>
    <w:rsid w:val="004B696B"/>
    <w:rsid w:val="004B6988"/>
    <w:rsid w:val="004B705F"/>
    <w:rsid w:val="004B70C1"/>
    <w:rsid w:val="004B712B"/>
    <w:rsid w:val="004B750E"/>
    <w:rsid w:val="004B792A"/>
    <w:rsid w:val="004B7BEF"/>
    <w:rsid w:val="004C0175"/>
    <w:rsid w:val="004C047A"/>
    <w:rsid w:val="004C0545"/>
    <w:rsid w:val="004C06A3"/>
    <w:rsid w:val="004C06BB"/>
    <w:rsid w:val="004C09E8"/>
    <w:rsid w:val="004C0A25"/>
    <w:rsid w:val="004C0B3D"/>
    <w:rsid w:val="004C0B4F"/>
    <w:rsid w:val="004C1437"/>
    <w:rsid w:val="004C147C"/>
    <w:rsid w:val="004C14BE"/>
    <w:rsid w:val="004C1611"/>
    <w:rsid w:val="004C17C7"/>
    <w:rsid w:val="004C1819"/>
    <w:rsid w:val="004C1A0C"/>
    <w:rsid w:val="004C1A31"/>
    <w:rsid w:val="004C1AC5"/>
    <w:rsid w:val="004C1BD5"/>
    <w:rsid w:val="004C1BE2"/>
    <w:rsid w:val="004C1C6D"/>
    <w:rsid w:val="004C1F06"/>
    <w:rsid w:val="004C24A4"/>
    <w:rsid w:val="004C24F5"/>
    <w:rsid w:val="004C2611"/>
    <w:rsid w:val="004C2852"/>
    <w:rsid w:val="004C2896"/>
    <w:rsid w:val="004C290A"/>
    <w:rsid w:val="004C29BB"/>
    <w:rsid w:val="004C2A26"/>
    <w:rsid w:val="004C2C57"/>
    <w:rsid w:val="004C2F2E"/>
    <w:rsid w:val="004C2F5B"/>
    <w:rsid w:val="004C33A5"/>
    <w:rsid w:val="004C381D"/>
    <w:rsid w:val="004C3940"/>
    <w:rsid w:val="004C3E59"/>
    <w:rsid w:val="004C3F12"/>
    <w:rsid w:val="004C4152"/>
    <w:rsid w:val="004C42C9"/>
    <w:rsid w:val="004C43C9"/>
    <w:rsid w:val="004C4BB8"/>
    <w:rsid w:val="004C5021"/>
    <w:rsid w:val="004C54D5"/>
    <w:rsid w:val="004C5614"/>
    <w:rsid w:val="004C5782"/>
    <w:rsid w:val="004C5A2D"/>
    <w:rsid w:val="004C5BF7"/>
    <w:rsid w:val="004C5C0D"/>
    <w:rsid w:val="004C5CC2"/>
    <w:rsid w:val="004C6128"/>
    <w:rsid w:val="004C618F"/>
    <w:rsid w:val="004C65E4"/>
    <w:rsid w:val="004C66B8"/>
    <w:rsid w:val="004C67AC"/>
    <w:rsid w:val="004C6B9F"/>
    <w:rsid w:val="004C6F23"/>
    <w:rsid w:val="004C7045"/>
    <w:rsid w:val="004C7238"/>
    <w:rsid w:val="004C7290"/>
    <w:rsid w:val="004C74BE"/>
    <w:rsid w:val="004C78F0"/>
    <w:rsid w:val="004C7936"/>
    <w:rsid w:val="004C799F"/>
    <w:rsid w:val="004C7B86"/>
    <w:rsid w:val="004C7C8D"/>
    <w:rsid w:val="004D028A"/>
    <w:rsid w:val="004D03C9"/>
    <w:rsid w:val="004D058B"/>
    <w:rsid w:val="004D05CA"/>
    <w:rsid w:val="004D0842"/>
    <w:rsid w:val="004D08C9"/>
    <w:rsid w:val="004D1031"/>
    <w:rsid w:val="004D111D"/>
    <w:rsid w:val="004D14AC"/>
    <w:rsid w:val="004D14EA"/>
    <w:rsid w:val="004D1725"/>
    <w:rsid w:val="004D1830"/>
    <w:rsid w:val="004D1B62"/>
    <w:rsid w:val="004D2586"/>
    <w:rsid w:val="004D2961"/>
    <w:rsid w:val="004D2DD4"/>
    <w:rsid w:val="004D2E5F"/>
    <w:rsid w:val="004D3365"/>
    <w:rsid w:val="004D338E"/>
    <w:rsid w:val="004D3823"/>
    <w:rsid w:val="004D3A56"/>
    <w:rsid w:val="004D3B04"/>
    <w:rsid w:val="004D3D37"/>
    <w:rsid w:val="004D3D59"/>
    <w:rsid w:val="004D3E81"/>
    <w:rsid w:val="004D3EB6"/>
    <w:rsid w:val="004D4789"/>
    <w:rsid w:val="004D4BB0"/>
    <w:rsid w:val="004D4CA8"/>
    <w:rsid w:val="004D504B"/>
    <w:rsid w:val="004D5364"/>
    <w:rsid w:val="004D53FB"/>
    <w:rsid w:val="004D58F0"/>
    <w:rsid w:val="004D5BF1"/>
    <w:rsid w:val="004D5E13"/>
    <w:rsid w:val="004D6088"/>
    <w:rsid w:val="004D60F2"/>
    <w:rsid w:val="004D60F5"/>
    <w:rsid w:val="004D618B"/>
    <w:rsid w:val="004D690A"/>
    <w:rsid w:val="004D6A17"/>
    <w:rsid w:val="004D6BB8"/>
    <w:rsid w:val="004D70DC"/>
    <w:rsid w:val="004D7587"/>
    <w:rsid w:val="004D7A52"/>
    <w:rsid w:val="004D7C1B"/>
    <w:rsid w:val="004D7D30"/>
    <w:rsid w:val="004D7DD7"/>
    <w:rsid w:val="004D7E8C"/>
    <w:rsid w:val="004D7F4A"/>
    <w:rsid w:val="004E01BE"/>
    <w:rsid w:val="004E0361"/>
    <w:rsid w:val="004E050E"/>
    <w:rsid w:val="004E05F8"/>
    <w:rsid w:val="004E08F9"/>
    <w:rsid w:val="004E09A3"/>
    <w:rsid w:val="004E0B89"/>
    <w:rsid w:val="004E0DB5"/>
    <w:rsid w:val="004E0E27"/>
    <w:rsid w:val="004E0E87"/>
    <w:rsid w:val="004E0EDC"/>
    <w:rsid w:val="004E101F"/>
    <w:rsid w:val="004E1181"/>
    <w:rsid w:val="004E132A"/>
    <w:rsid w:val="004E1702"/>
    <w:rsid w:val="004E1A4F"/>
    <w:rsid w:val="004E1C82"/>
    <w:rsid w:val="004E1CAD"/>
    <w:rsid w:val="004E1FA9"/>
    <w:rsid w:val="004E20FA"/>
    <w:rsid w:val="004E2471"/>
    <w:rsid w:val="004E259C"/>
    <w:rsid w:val="004E2790"/>
    <w:rsid w:val="004E2B0A"/>
    <w:rsid w:val="004E2D83"/>
    <w:rsid w:val="004E2EA5"/>
    <w:rsid w:val="004E2F5D"/>
    <w:rsid w:val="004E2F5E"/>
    <w:rsid w:val="004E2F76"/>
    <w:rsid w:val="004E3019"/>
    <w:rsid w:val="004E3142"/>
    <w:rsid w:val="004E32BB"/>
    <w:rsid w:val="004E3748"/>
    <w:rsid w:val="004E3931"/>
    <w:rsid w:val="004E3957"/>
    <w:rsid w:val="004E3DB2"/>
    <w:rsid w:val="004E3EF4"/>
    <w:rsid w:val="004E40AC"/>
    <w:rsid w:val="004E4766"/>
    <w:rsid w:val="004E47F0"/>
    <w:rsid w:val="004E496E"/>
    <w:rsid w:val="004E55B7"/>
    <w:rsid w:val="004E57FC"/>
    <w:rsid w:val="004E58A2"/>
    <w:rsid w:val="004E58B3"/>
    <w:rsid w:val="004E5BBD"/>
    <w:rsid w:val="004E5E5F"/>
    <w:rsid w:val="004E69D5"/>
    <w:rsid w:val="004E6B25"/>
    <w:rsid w:val="004E6C27"/>
    <w:rsid w:val="004E6CC5"/>
    <w:rsid w:val="004E6D02"/>
    <w:rsid w:val="004E6F9F"/>
    <w:rsid w:val="004E72CB"/>
    <w:rsid w:val="004E74C8"/>
    <w:rsid w:val="004E792F"/>
    <w:rsid w:val="004E7931"/>
    <w:rsid w:val="004E79B1"/>
    <w:rsid w:val="004E7E23"/>
    <w:rsid w:val="004E7F66"/>
    <w:rsid w:val="004F02F1"/>
    <w:rsid w:val="004F0364"/>
    <w:rsid w:val="004F03B4"/>
    <w:rsid w:val="004F0464"/>
    <w:rsid w:val="004F053B"/>
    <w:rsid w:val="004F061C"/>
    <w:rsid w:val="004F069B"/>
    <w:rsid w:val="004F0731"/>
    <w:rsid w:val="004F0762"/>
    <w:rsid w:val="004F0C80"/>
    <w:rsid w:val="004F0CCC"/>
    <w:rsid w:val="004F0D44"/>
    <w:rsid w:val="004F0DBA"/>
    <w:rsid w:val="004F11B6"/>
    <w:rsid w:val="004F121A"/>
    <w:rsid w:val="004F1380"/>
    <w:rsid w:val="004F159D"/>
    <w:rsid w:val="004F189D"/>
    <w:rsid w:val="004F1B7D"/>
    <w:rsid w:val="004F1DCD"/>
    <w:rsid w:val="004F1EF7"/>
    <w:rsid w:val="004F1F78"/>
    <w:rsid w:val="004F2334"/>
    <w:rsid w:val="004F26A9"/>
    <w:rsid w:val="004F29B6"/>
    <w:rsid w:val="004F2BCE"/>
    <w:rsid w:val="004F33AC"/>
    <w:rsid w:val="004F33F5"/>
    <w:rsid w:val="004F3468"/>
    <w:rsid w:val="004F381A"/>
    <w:rsid w:val="004F3B21"/>
    <w:rsid w:val="004F3D70"/>
    <w:rsid w:val="004F3F92"/>
    <w:rsid w:val="004F406D"/>
    <w:rsid w:val="004F40A7"/>
    <w:rsid w:val="004F40BE"/>
    <w:rsid w:val="004F40C4"/>
    <w:rsid w:val="004F432C"/>
    <w:rsid w:val="004F4481"/>
    <w:rsid w:val="004F4537"/>
    <w:rsid w:val="004F49BD"/>
    <w:rsid w:val="004F49E6"/>
    <w:rsid w:val="004F4CF4"/>
    <w:rsid w:val="004F4E78"/>
    <w:rsid w:val="004F4F93"/>
    <w:rsid w:val="004F528B"/>
    <w:rsid w:val="004F5358"/>
    <w:rsid w:val="004F57B6"/>
    <w:rsid w:val="004F5911"/>
    <w:rsid w:val="004F59C7"/>
    <w:rsid w:val="004F5A12"/>
    <w:rsid w:val="004F5BAF"/>
    <w:rsid w:val="004F5EB8"/>
    <w:rsid w:val="004F5F68"/>
    <w:rsid w:val="004F6220"/>
    <w:rsid w:val="004F66EB"/>
    <w:rsid w:val="004F6CB8"/>
    <w:rsid w:val="004F6CBC"/>
    <w:rsid w:val="004F6D98"/>
    <w:rsid w:val="004F6E36"/>
    <w:rsid w:val="004F6F67"/>
    <w:rsid w:val="004F7395"/>
    <w:rsid w:val="004F7463"/>
    <w:rsid w:val="004F76B7"/>
    <w:rsid w:val="004F7CA9"/>
    <w:rsid w:val="004F7E4B"/>
    <w:rsid w:val="00500015"/>
    <w:rsid w:val="00500383"/>
    <w:rsid w:val="00500584"/>
    <w:rsid w:val="00500851"/>
    <w:rsid w:val="00500A0F"/>
    <w:rsid w:val="00500AEF"/>
    <w:rsid w:val="00500BB9"/>
    <w:rsid w:val="00500DE1"/>
    <w:rsid w:val="00500F85"/>
    <w:rsid w:val="00500FC6"/>
    <w:rsid w:val="00501033"/>
    <w:rsid w:val="005017EC"/>
    <w:rsid w:val="00501949"/>
    <w:rsid w:val="005019AF"/>
    <w:rsid w:val="00501D9D"/>
    <w:rsid w:val="00502027"/>
    <w:rsid w:val="00502103"/>
    <w:rsid w:val="00502388"/>
    <w:rsid w:val="005028AC"/>
    <w:rsid w:val="00502A3A"/>
    <w:rsid w:val="00502F51"/>
    <w:rsid w:val="0050301B"/>
    <w:rsid w:val="0050329E"/>
    <w:rsid w:val="005036AA"/>
    <w:rsid w:val="0050374F"/>
    <w:rsid w:val="00503758"/>
    <w:rsid w:val="00503D74"/>
    <w:rsid w:val="00503EBB"/>
    <w:rsid w:val="00503FCC"/>
    <w:rsid w:val="005041A5"/>
    <w:rsid w:val="005045D2"/>
    <w:rsid w:val="0050464B"/>
    <w:rsid w:val="00504738"/>
    <w:rsid w:val="00504782"/>
    <w:rsid w:val="00504829"/>
    <w:rsid w:val="005048A3"/>
    <w:rsid w:val="0050495D"/>
    <w:rsid w:val="0050508B"/>
    <w:rsid w:val="0050532D"/>
    <w:rsid w:val="0050539A"/>
    <w:rsid w:val="00505457"/>
    <w:rsid w:val="005054B6"/>
    <w:rsid w:val="00505B11"/>
    <w:rsid w:val="00505BB6"/>
    <w:rsid w:val="00505DDE"/>
    <w:rsid w:val="00505DF7"/>
    <w:rsid w:val="005062DA"/>
    <w:rsid w:val="00506322"/>
    <w:rsid w:val="0050656C"/>
    <w:rsid w:val="005071BA"/>
    <w:rsid w:val="0050747D"/>
    <w:rsid w:val="00507862"/>
    <w:rsid w:val="00507BD3"/>
    <w:rsid w:val="00507C21"/>
    <w:rsid w:val="00507C99"/>
    <w:rsid w:val="00507D6E"/>
    <w:rsid w:val="00507F75"/>
    <w:rsid w:val="00510AFB"/>
    <w:rsid w:val="00510DE6"/>
    <w:rsid w:val="005110E0"/>
    <w:rsid w:val="00511463"/>
    <w:rsid w:val="0051151D"/>
    <w:rsid w:val="00511AB4"/>
    <w:rsid w:val="00511EC2"/>
    <w:rsid w:val="00511FD8"/>
    <w:rsid w:val="005121BF"/>
    <w:rsid w:val="005121FC"/>
    <w:rsid w:val="005122DE"/>
    <w:rsid w:val="005126B0"/>
    <w:rsid w:val="00512826"/>
    <w:rsid w:val="00512A86"/>
    <w:rsid w:val="00512A99"/>
    <w:rsid w:val="00512C0C"/>
    <w:rsid w:val="005132AB"/>
    <w:rsid w:val="0051342E"/>
    <w:rsid w:val="005136BC"/>
    <w:rsid w:val="0051371C"/>
    <w:rsid w:val="00513877"/>
    <w:rsid w:val="005138B5"/>
    <w:rsid w:val="005139A8"/>
    <w:rsid w:val="00513CE8"/>
    <w:rsid w:val="00513E55"/>
    <w:rsid w:val="00513EE8"/>
    <w:rsid w:val="00513F6E"/>
    <w:rsid w:val="00513F79"/>
    <w:rsid w:val="005141A9"/>
    <w:rsid w:val="005147AF"/>
    <w:rsid w:val="00514881"/>
    <w:rsid w:val="005149BB"/>
    <w:rsid w:val="00514A7A"/>
    <w:rsid w:val="00514C3F"/>
    <w:rsid w:val="00514D0E"/>
    <w:rsid w:val="00514FA3"/>
    <w:rsid w:val="00515266"/>
    <w:rsid w:val="00515675"/>
    <w:rsid w:val="005159D9"/>
    <w:rsid w:val="00516063"/>
    <w:rsid w:val="005161F6"/>
    <w:rsid w:val="0051639B"/>
    <w:rsid w:val="00516474"/>
    <w:rsid w:val="0051656E"/>
    <w:rsid w:val="0051682B"/>
    <w:rsid w:val="00516CF6"/>
    <w:rsid w:val="00516FC9"/>
    <w:rsid w:val="00517292"/>
    <w:rsid w:val="005175AF"/>
    <w:rsid w:val="00517910"/>
    <w:rsid w:val="00517E83"/>
    <w:rsid w:val="0052024E"/>
    <w:rsid w:val="005202A2"/>
    <w:rsid w:val="0052060C"/>
    <w:rsid w:val="00520768"/>
    <w:rsid w:val="005207A8"/>
    <w:rsid w:val="00520D02"/>
    <w:rsid w:val="005211B6"/>
    <w:rsid w:val="0052145F"/>
    <w:rsid w:val="00521483"/>
    <w:rsid w:val="005215EF"/>
    <w:rsid w:val="00521992"/>
    <w:rsid w:val="00521A7D"/>
    <w:rsid w:val="00521B1E"/>
    <w:rsid w:val="00521B5A"/>
    <w:rsid w:val="00521CC2"/>
    <w:rsid w:val="00521D9C"/>
    <w:rsid w:val="00522301"/>
    <w:rsid w:val="00522323"/>
    <w:rsid w:val="00522470"/>
    <w:rsid w:val="0052249B"/>
    <w:rsid w:val="00522615"/>
    <w:rsid w:val="0052298A"/>
    <w:rsid w:val="0052365C"/>
    <w:rsid w:val="0052369C"/>
    <w:rsid w:val="00523920"/>
    <w:rsid w:val="005239C8"/>
    <w:rsid w:val="00523F45"/>
    <w:rsid w:val="0052443F"/>
    <w:rsid w:val="0052447A"/>
    <w:rsid w:val="0052456D"/>
    <w:rsid w:val="0052462C"/>
    <w:rsid w:val="005246BF"/>
    <w:rsid w:val="00524A25"/>
    <w:rsid w:val="00524A75"/>
    <w:rsid w:val="00524B02"/>
    <w:rsid w:val="00524C99"/>
    <w:rsid w:val="00524EFE"/>
    <w:rsid w:val="00524F63"/>
    <w:rsid w:val="005255A2"/>
    <w:rsid w:val="0052573A"/>
    <w:rsid w:val="00525C6B"/>
    <w:rsid w:val="00525CC7"/>
    <w:rsid w:val="00525EF4"/>
    <w:rsid w:val="00526000"/>
    <w:rsid w:val="00526477"/>
    <w:rsid w:val="00526513"/>
    <w:rsid w:val="00526521"/>
    <w:rsid w:val="00526632"/>
    <w:rsid w:val="005267FF"/>
    <w:rsid w:val="00526874"/>
    <w:rsid w:val="00526C79"/>
    <w:rsid w:val="00526EDF"/>
    <w:rsid w:val="0052710C"/>
    <w:rsid w:val="00527739"/>
    <w:rsid w:val="005277F2"/>
    <w:rsid w:val="00527837"/>
    <w:rsid w:val="005279EE"/>
    <w:rsid w:val="005279EF"/>
    <w:rsid w:val="00527B47"/>
    <w:rsid w:val="005301CE"/>
    <w:rsid w:val="00530324"/>
    <w:rsid w:val="005303B3"/>
    <w:rsid w:val="00530429"/>
    <w:rsid w:val="00530484"/>
    <w:rsid w:val="0053053D"/>
    <w:rsid w:val="00530553"/>
    <w:rsid w:val="005307E9"/>
    <w:rsid w:val="00530A6B"/>
    <w:rsid w:val="00530F82"/>
    <w:rsid w:val="00531161"/>
    <w:rsid w:val="005312BE"/>
    <w:rsid w:val="00531554"/>
    <w:rsid w:val="00531653"/>
    <w:rsid w:val="00531817"/>
    <w:rsid w:val="00531A1D"/>
    <w:rsid w:val="005323CC"/>
    <w:rsid w:val="005326AD"/>
    <w:rsid w:val="00532D1C"/>
    <w:rsid w:val="00532D6D"/>
    <w:rsid w:val="00532F02"/>
    <w:rsid w:val="00532F5D"/>
    <w:rsid w:val="00533055"/>
    <w:rsid w:val="00533592"/>
    <w:rsid w:val="005339D9"/>
    <w:rsid w:val="00533AE6"/>
    <w:rsid w:val="00533B5A"/>
    <w:rsid w:val="00533B9A"/>
    <w:rsid w:val="00533E3F"/>
    <w:rsid w:val="00534037"/>
    <w:rsid w:val="0053439A"/>
    <w:rsid w:val="00534916"/>
    <w:rsid w:val="00534974"/>
    <w:rsid w:val="00534BAD"/>
    <w:rsid w:val="00534CA1"/>
    <w:rsid w:val="00534E26"/>
    <w:rsid w:val="00534FC2"/>
    <w:rsid w:val="005352D0"/>
    <w:rsid w:val="005354D4"/>
    <w:rsid w:val="0053558B"/>
    <w:rsid w:val="005357E9"/>
    <w:rsid w:val="00535C85"/>
    <w:rsid w:val="00535D58"/>
    <w:rsid w:val="00535EBE"/>
    <w:rsid w:val="00535F3B"/>
    <w:rsid w:val="00536063"/>
    <w:rsid w:val="005361F2"/>
    <w:rsid w:val="005366A3"/>
    <w:rsid w:val="005368B7"/>
    <w:rsid w:val="00536C30"/>
    <w:rsid w:val="00536D3D"/>
    <w:rsid w:val="00536D6E"/>
    <w:rsid w:val="00537096"/>
    <w:rsid w:val="00537194"/>
    <w:rsid w:val="0053728E"/>
    <w:rsid w:val="005372D3"/>
    <w:rsid w:val="00537469"/>
    <w:rsid w:val="005377FB"/>
    <w:rsid w:val="005378C9"/>
    <w:rsid w:val="00537B0A"/>
    <w:rsid w:val="00537BA2"/>
    <w:rsid w:val="00537D4D"/>
    <w:rsid w:val="00537FAA"/>
    <w:rsid w:val="0054001C"/>
    <w:rsid w:val="005400F3"/>
    <w:rsid w:val="005403D5"/>
    <w:rsid w:val="005405C4"/>
    <w:rsid w:val="00540770"/>
    <w:rsid w:val="00540C2F"/>
    <w:rsid w:val="005411DF"/>
    <w:rsid w:val="00541283"/>
    <w:rsid w:val="00541382"/>
    <w:rsid w:val="00541410"/>
    <w:rsid w:val="00541536"/>
    <w:rsid w:val="0054156F"/>
    <w:rsid w:val="00541722"/>
    <w:rsid w:val="005417F3"/>
    <w:rsid w:val="00541910"/>
    <w:rsid w:val="00541B3B"/>
    <w:rsid w:val="00541CF7"/>
    <w:rsid w:val="00541E03"/>
    <w:rsid w:val="0054202D"/>
    <w:rsid w:val="00542189"/>
    <w:rsid w:val="005421D6"/>
    <w:rsid w:val="005423D1"/>
    <w:rsid w:val="00542566"/>
    <w:rsid w:val="00542673"/>
    <w:rsid w:val="005426C6"/>
    <w:rsid w:val="0054295F"/>
    <w:rsid w:val="005430C2"/>
    <w:rsid w:val="00543489"/>
    <w:rsid w:val="00543930"/>
    <w:rsid w:val="005439B5"/>
    <w:rsid w:val="00543D62"/>
    <w:rsid w:val="00543F5B"/>
    <w:rsid w:val="0054414B"/>
    <w:rsid w:val="00544227"/>
    <w:rsid w:val="00544503"/>
    <w:rsid w:val="00544CEB"/>
    <w:rsid w:val="00544EAF"/>
    <w:rsid w:val="005452CE"/>
    <w:rsid w:val="0054532C"/>
    <w:rsid w:val="0054558F"/>
    <w:rsid w:val="00545593"/>
    <w:rsid w:val="005455F1"/>
    <w:rsid w:val="00545683"/>
    <w:rsid w:val="00545691"/>
    <w:rsid w:val="005456C1"/>
    <w:rsid w:val="00545986"/>
    <w:rsid w:val="00545A33"/>
    <w:rsid w:val="00545ABC"/>
    <w:rsid w:val="00545E70"/>
    <w:rsid w:val="0054601D"/>
    <w:rsid w:val="005466F8"/>
    <w:rsid w:val="005469C8"/>
    <w:rsid w:val="00546B29"/>
    <w:rsid w:val="005475E4"/>
    <w:rsid w:val="00547702"/>
    <w:rsid w:val="0054772E"/>
    <w:rsid w:val="00547730"/>
    <w:rsid w:val="0054789F"/>
    <w:rsid w:val="00547BC2"/>
    <w:rsid w:val="00547D39"/>
    <w:rsid w:val="0054DFCB"/>
    <w:rsid w:val="005500A2"/>
    <w:rsid w:val="005500C1"/>
    <w:rsid w:val="00550145"/>
    <w:rsid w:val="005502A3"/>
    <w:rsid w:val="00550814"/>
    <w:rsid w:val="00550943"/>
    <w:rsid w:val="00550A38"/>
    <w:rsid w:val="00550AF6"/>
    <w:rsid w:val="00550FBB"/>
    <w:rsid w:val="005515C9"/>
    <w:rsid w:val="00551DE5"/>
    <w:rsid w:val="005526F6"/>
    <w:rsid w:val="005527D4"/>
    <w:rsid w:val="00552DD9"/>
    <w:rsid w:val="00552F96"/>
    <w:rsid w:val="00553048"/>
    <w:rsid w:val="005530D5"/>
    <w:rsid w:val="0055322C"/>
    <w:rsid w:val="005535A4"/>
    <w:rsid w:val="005536D9"/>
    <w:rsid w:val="00553AA8"/>
    <w:rsid w:val="00553BD3"/>
    <w:rsid w:val="00553BE9"/>
    <w:rsid w:val="00553CC4"/>
    <w:rsid w:val="00553D54"/>
    <w:rsid w:val="00553FBF"/>
    <w:rsid w:val="005541BF"/>
    <w:rsid w:val="005542CF"/>
    <w:rsid w:val="00554659"/>
    <w:rsid w:val="00554690"/>
    <w:rsid w:val="005547D4"/>
    <w:rsid w:val="005548DD"/>
    <w:rsid w:val="00554D42"/>
    <w:rsid w:val="00555053"/>
    <w:rsid w:val="00555098"/>
    <w:rsid w:val="00555166"/>
    <w:rsid w:val="00555640"/>
    <w:rsid w:val="00555760"/>
    <w:rsid w:val="00555783"/>
    <w:rsid w:val="00555CA4"/>
    <w:rsid w:val="00555DEB"/>
    <w:rsid w:val="00556149"/>
    <w:rsid w:val="00556331"/>
    <w:rsid w:val="00556938"/>
    <w:rsid w:val="0055709B"/>
    <w:rsid w:val="0055733C"/>
    <w:rsid w:val="00557426"/>
    <w:rsid w:val="0055748F"/>
    <w:rsid w:val="00557526"/>
    <w:rsid w:val="00557535"/>
    <w:rsid w:val="005575D9"/>
    <w:rsid w:val="00557C9D"/>
    <w:rsid w:val="00560074"/>
    <w:rsid w:val="0056027C"/>
    <w:rsid w:val="00560318"/>
    <w:rsid w:val="00560476"/>
    <w:rsid w:val="00560522"/>
    <w:rsid w:val="0056091E"/>
    <w:rsid w:val="00560DEA"/>
    <w:rsid w:val="00561142"/>
    <w:rsid w:val="0056135A"/>
    <w:rsid w:val="005617BE"/>
    <w:rsid w:val="00561959"/>
    <w:rsid w:val="00561F45"/>
    <w:rsid w:val="0056223E"/>
    <w:rsid w:val="00562287"/>
    <w:rsid w:val="005625BF"/>
    <w:rsid w:val="00562681"/>
    <w:rsid w:val="00562774"/>
    <w:rsid w:val="00562787"/>
    <w:rsid w:val="00562796"/>
    <w:rsid w:val="005634B8"/>
    <w:rsid w:val="00563579"/>
    <w:rsid w:val="005639CD"/>
    <w:rsid w:val="00563A39"/>
    <w:rsid w:val="00563A71"/>
    <w:rsid w:val="00563D0E"/>
    <w:rsid w:val="00563ED3"/>
    <w:rsid w:val="00563EFE"/>
    <w:rsid w:val="00564017"/>
    <w:rsid w:val="0056438A"/>
    <w:rsid w:val="005644C7"/>
    <w:rsid w:val="005645E6"/>
    <w:rsid w:val="005649EC"/>
    <w:rsid w:val="00564B9A"/>
    <w:rsid w:val="00564C15"/>
    <w:rsid w:val="00565055"/>
    <w:rsid w:val="00565094"/>
    <w:rsid w:val="00565210"/>
    <w:rsid w:val="0056564C"/>
    <w:rsid w:val="0056597E"/>
    <w:rsid w:val="005659C2"/>
    <w:rsid w:val="005659FD"/>
    <w:rsid w:val="00565CE6"/>
    <w:rsid w:val="005662A6"/>
    <w:rsid w:val="00566AE3"/>
    <w:rsid w:val="00566E87"/>
    <w:rsid w:val="0056734C"/>
    <w:rsid w:val="005675FA"/>
    <w:rsid w:val="005678C1"/>
    <w:rsid w:val="00567A54"/>
    <w:rsid w:val="00567A68"/>
    <w:rsid w:val="00567DA6"/>
    <w:rsid w:val="0056FCDB"/>
    <w:rsid w:val="0057007D"/>
    <w:rsid w:val="00570197"/>
    <w:rsid w:val="00570313"/>
    <w:rsid w:val="00570317"/>
    <w:rsid w:val="0057041A"/>
    <w:rsid w:val="005704C6"/>
    <w:rsid w:val="00570913"/>
    <w:rsid w:val="00570990"/>
    <w:rsid w:val="00570D32"/>
    <w:rsid w:val="00571141"/>
    <w:rsid w:val="00571197"/>
    <w:rsid w:val="005711E5"/>
    <w:rsid w:val="00571201"/>
    <w:rsid w:val="00571252"/>
    <w:rsid w:val="00571593"/>
    <w:rsid w:val="005715EC"/>
    <w:rsid w:val="005718E5"/>
    <w:rsid w:val="00571D65"/>
    <w:rsid w:val="00571E6D"/>
    <w:rsid w:val="0057204A"/>
    <w:rsid w:val="00572122"/>
    <w:rsid w:val="00572439"/>
    <w:rsid w:val="00572C7E"/>
    <w:rsid w:val="00572D9B"/>
    <w:rsid w:val="00573094"/>
    <w:rsid w:val="00573119"/>
    <w:rsid w:val="0057325E"/>
    <w:rsid w:val="005736C8"/>
    <w:rsid w:val="0057383D"/>
    <w:rsid w:val="00573886"/>
    <w:rsid w:val="005738B8"/>
    <w:rsid w:val="0057394D"/>
    <w:rsid w:val="00573B3F"/>
    <w:rsid w:val="00573C0A"/>
    <w:rsid w:val="00573CD1"/>
    <w:rsid w:val="00573D9C"/>
    <w:rsid w:val="00573EFC"/>
    <w:rsid w:val="0057411F"/>
    <w:rsid w:val="0057441B"/>
    <w:rsid w:val="00574859"/>
    <w:rsid w:val="005749A2"/>
    <w:rsid w:val="00574B8F"/>
    <w:rsid w:val="00574C3F"/>
    <w:rsid w:val="00574C8E"/>
    <w:rsid w:val="00574CE9"/>
    <w:rsid w:val="00575111"/>
    <w:rsid w:val="0057536A"/>
    <w:rsid w:val="00575425"/>
    <w:rsid w:val="0057564D"/>
    <w:rsid w:val="00575C2B"/>
    <w:rsid w:val="0057632F"/>
    <w:rsid w:val="00576579"/>
    <w:rsid w:val="00576793"/>
    <w:rsid w:val="005769BA"/>
    <w:rsid w:val="00576B04"/>
    <w:rsid w:val="00577284"/>
    <w:rsid w:val="0057758F"/>
    <w:rsid w:val="0057776B"/>
    <w:rsid w:val="005777BA"/>
    <w:rsid w:val="00577842"/>
    <w:rsid w:val="005779B9"/>
    <w:rsid w:val="005779FB"/>
    <w:rsid w:val="00577B8A"/>
    <w:rsid w:val="00577C13"/>
    <w:rsid w:val="00577CAC"/>
    <w:rsid w:val="00577D32"/>
    <w:rsid w:val="00577DA8"/>
    <w:rsid w:val="00577EC3"/>
    <w:rsid w:val="00577F8D"/>
    <w:rsid w:val="0058008C"/>
    <w:rsid w:val="00580374"/>
    <w:rsid w:val="0058087A"/>
    <w:rsid w:val="00580892"/>
    <w:rsid w:val="00580A61"/>
    <w:rsid w:val="00580AD6"/>
    <w:rsid w:val="00580DAE"/>
    <w:rsid w:val="00580E7D"/>
    <w:rsid w:val="0058152A"/>
    <w:rsid w:val="00581895"/>
    <w:rsid w:val="00581D6C"/>
    <w:rsid w:val="00581FDC"/>
    <w:rsid w:val="005823E3"/>
    <w:rsid w:val="0058289F"/>
    <w:rsid w:val="00582A97"/>
    <w:rsid w:val="00582E3D"/>
    <w:rsid w:val="00582EA4"/>
    <w:rsid w:val="00582EB3"/>
    <w:rsid w:val="005831AB"/>
    <w:rsid w:val="005832B6"/>
    <w:rsid w:val="0058332A"/>
    <w:rsid w:val="00583470"/>
    <w:rsid w:val="005835C7"/>
    <w:rsid w:val="005839F7"/>
    <w:rsid w:val="00583AFB"/>
    <w:rsid w:val="00583C50"/>
    <w:rsid w:val="00583D48"/>
    <w:rsid w:val="00583EFA"/>
    <w:rsid w:val="00583FB9"/>
    <w:rsid w:val="0058404E"/>
    <w:rsid w:val="005849E6"/>
    <w:rsid w:val="00584B42"/>
    <w:rsid w:val="005854D5"/>
    <w:rsid w:val="0058585E"/>
    <w:rsid w:val="005859D3"/>
    <w:rsid w:val="00585B06"/>
    <w:rsid w:val="00585C49"/>
    <w:rsid w:val="00585E39"/>
    <w:rsid w:val="00585FEC"/>
    <w:rsid w:val="005860D4"/>
    <w:rsid w:val="00586154"/>
    <w:rsid w:val="005866F0"/>
    <w:rsid w:val="0058689C"/>
    <w:rsid w:val="00586912"/>
    <w:rsid w:val="00586B0E"/>
    <w:rsid w:val="00586D63"/>
    <w:rsid w:val="005872C4"/>
    <w:rsid w:val="00587474"/>
    <w:rsid w:val="00587588"/>
    <w:rsid w:val="0058787E"/>
    <w:rsid w:val="00587945"/>
    <w:rsid w:val="00587BCC"/>
    <w:rsid w:val="005902E6"/>
    <w:rsid w:val="005902FC"/>
    <w:rsid w:val="0059048C"/>
    <w:rsid w:val="0059063A"/>
    <w:rsid w:val="0059078B"/>
    <w:rsid w:val="00590865"/>
    <w:rsid w:val="00590BBF"/>
    <w:rsid w:val="00590CD8"/>
    <w:rsid w:val="00590FD9"/>
    <w:rsid w:val="00591001"/>
    <w:rsid w:val="005910C4"/>
    <w:rsid w:val="00591508"/>
    <w:rsid w:val="00591805"/>
    <w:rsid w:val="00591D27"/>
    <w:rsid w:val="00591EC7"/>
    <w:rsid w:val="00591F0C"/>
    <w:rsid w:val="00592324"/>
    <w:rsid w:val="00592831"/>
    <w:rsid w:val="005929C8"/>
    <w:rsid w:val="005929FB"/>
    <w:rsid w:val="00592A9A"/>
    <w:rsid w:val="00592DB8"/>
    <w:rsid w:val="00592DDD"/>
    <w:rsid w:val="00592F2E"/>
    <w:rsid w:val="00593059"/>
    <w:rsid w:val="00593079"/>
    <w:rsid w:val="00593941"/>
    <w:rsid w:val="00593ACA"/>
    <w:rsid w:val="00593BC9"/>
    <w:rsid w:val="00593ED5"/>
    <w:rsid w:val="00594037"/>
    <w:rsid w:val="005941DA"/>
    <w:rsid w:val="005942A9"/>
    <w:rsid w:val="005943C5"/>
    <w:rsid w:val="00594403"/>
    <w:rsid w:val="0059449D"/>
    <w:rsid w:val="00594704"/>
    <w:rsid w:val="00594D27"/>
    <w:rsid w:val="00594D74"/>
    <w:rsid w:val="00594D98"/>
    <w:rsid w:val="00595244"/>
    <w:rsid w:val="00595314"/>
    <w:rsid w:val="005953F2"/>
    <w:rsid w:val="005956B5"/>
    <w:rsid w:val="005956D6"/>
    <w:rsid w:val="00595823"/>
    <w:rsid w:val="0059591B"/>
    <w:rsid w:val="00595DF5"/>
    <w:rsid w:val="0059620C"/>
    <w:rsid w:val="00596286"/>
    <w:rsid w:val="00596492"/>
    <w:rsid w:val="00596573"/>
    <w:rsid w:val="005965EA"/>
    <w:rsid w:val="00596667"/>
    <w:rsid w:val="005966F1"/>
    <w:rsid w:val="00596A45"/>
    <w:rsid w:val="00596E7E"/>
    <w:rsid w:val="00596EFF"/>
    <w:rsid w:val="005970BB"/>
    <w:rsid w:val="005972B6"/>
    <w:rsid w:val="005975C2"/>
    <w:rsid w:val="00597752"/>
    <w:rsid w:val="0059799B"/>
    <w:rsid w:val="00597A19"/>
    <w:rsid w:val="00597A28"/>
    <w:rsid w:val="00597C57"/>
    <w:rsid w:val="00597DE4"/>
    <w:rsid w:val="005A008D"/>
    <w:rsid w:val="005A0228"/>
    <w:rsid w:val="005A02FB"/>
    <w:rsid w:val="005A04EA"/>
    <w:rsid w:val="005A0572"/>
    <w:rsid w:val="005A0587"/>
    <w:rsid w:val="005A0928"/>
    <w:rsid w:val="005A09AF"/>
    <w:rsid w:val="005A0CB6"/>
    <w:rsid w:val="005A117A"/>
    <w:rsid w:val="005A1553"/>
    <w:rsid w:val="005A1748"/>
    <w:rsid w:val="005A17B8"/>
    <w:rsid w:val="005A17C5"/>
    <w:rsid w:val="005A19D9"/>
    <w:rsid w:val="005A1E1B"/>
    <w:rsid w:val="005A1F4C"/>
    <w:rsid w:val="005A218E"/>
    <w:rsid w:val="005A2454"/>
    <w:rsid w:val="005A29C2"/>
    <w:rsid w:val="005A2A0E"/>
    <w:rsid w:val="005A2C48"/>
    <w:rsid w:val="005A2D66"/>
    <w:rsid w:val="005A2DBD"/>
    <w:rsid w:val="005A2E85"/>
    <w:rsid w:val="005A3050"/>
    <w:rsid w:val="005A366A"/>
    <w:rsid w:val="005A3ABF"/>
    <w:rsid w:val="005A3C1C"/>
    <w:rsid w:val="005A3E75"/>
    <w:rsid w:val="005A402D"/>
    <w:rsid w:val="005A4067"/>
    <w:rsid w:val="005A45A1"/>
    <w:rsid w:val="005A45BF"/>
    <w:rsid w:val="005A4628"/>
    <w:rsid w:val="005A46D4"/>
    <w:rsid w:val="005A484E"/>
    <w:rsid w:val="005A52A9"/>
    <w:rsid w:val="005A52F0"/>
    <w:rsid w:val="005A5379"/>
    <w:rsid w:val="005A590A"/>
    <w:rsid w:val="005A593B"/>
    <w:rsid w:val="005A5944"/>
    <w:rsid w:val="005A5FC8"/>
    <w:rsid w:val="005A63EB"/>
    <w:rsid w:val="005A69A9"/>
    <w:rsid w:val="005A6DE2"/>
    <w:rsid w:val="005A6E06"/>
    <w:rsid w:val="005A6E94"/>
    <w:rsid w:val="005A6EAC"/>
    <w:rsid w:val="005A71FA"/>
    <w:rsid w:val="005A7373"/>
    <w:rsid w:val="005A75B0"/>
    <w:rsid w:val="005A76BE"/>
    <w:rsid w:val="005A7965"/>
    <w:rsid w:val="005B0738"/>
    <w:rsid w:val="005B0940"/>
    <w:rsid w:val="005B096B"/>
    <w:rsid w:val="005B0D82"/>
    <w:rsid w:val="005B0F8B"/>
    <w:rsid w:val="005B103C"/>
    <w:rsid w:val="005B1278"/>
    <w:rsid w:val="005B13E8"/>
    <w:rsid w:val="005B15DD"/>
    <w:rsid w:val="005B161C"/>
    <w:rsid w:val="005B1682"/>
    <w:rsid w:val="005B174B"/>
    <w:rsid w:val="005B1ADD"/>
    <w:rsid w:val="005B1BF3"/>
    <w:rsid w:val="005B1D8F"/>
    <w:rsid w:val="005B1D92"/>
    <w:rsid w:val="005B1E24"/>
    <w:rsid w:val="005B22A7"/>
    <w:rsid w:val="005B246C"/>
    <w:rsid w:val="005B2532"/>
    <w:rsid w:val="005B25AF"/>
    <w:rsid w:val="005B2831"/>
    <w:rsid w:val="005B2A54"/>
    <w:rsid w:val="005B2EAC"/>
    <w:rsid w:val="005B3016"/>
    <w:rsid w:val="005B32A3"/>
    <w:rsid w:val="005B3300"/>
    <w:rsid w:val="005B34FE"/>
    <w:rsid w:val="005B367C"/>
    <w:rsid w:val="005B3851"/>
    <w:rsid w:val="005B3E67"/>
    <w:rsid w:val="005B3F4C"/>
    <w:rsid w:val="005B40C3"/>
    <w:rsid w:val="005B4678"/>
    <w:rsid w:val="005B4D08"/>
    <w:rsid w:val="005B4F5B"/>
    <w:rsid w:val="005B51BB"/>
    <w:rsid w:val="005B5205"/>
    <w:rsid w:val="005B56FF"/>
    <w:rsid w:val="005B575C"/>
    <w:rsid w:val="005B57B0"/>
    <w:rsid w:val="005B5B6D"/>
    <w:rsid w:val="005B5B72"/>
    <w:rsid w:val="005B5DE5"/>
    <w:rsid w:val="005B602F"/>
    <w:rsid w:val="005B6632"/>
    <w:rsid w:val="005B6806"/>
    <w:rsid w:val="005B699F"/>
    <w:rsid w:val="005B6A59"/>
    <w:rsid w:val="005B6C90"/>
    <w:rsid w:val="005B6CC6"/>
    <w:rsid w:val="005B6CF5"/>
    <w:rsid w:val="005B7045"/>
    <w:rsid w:val="005B71BB"/>
    <w:rsid w:val="005B7428"/>
    <w:rsid w:val="005B74BC"/>
    <w:rsid w:val="005B753A"/>
    <w:rsid w:val="005B79D9"/>
    <w:rsid w:val="005B7C35"/>
    <w:rsid w:val="005B7CE8"/>
    <w:rsid w:val="005C0542"/>
    <w:rsid w:val="005C071A"/>
    <w:rsid w:val="005C08C0"/>
    <w:rsid w:val="005C0A38"/>
    <w:rsid w:val="005C0A5D"/>
    <w:rsid w:val="005C1075"/>
    <w:rsid w:val="005C11F7"/>
    <w:rsid w:val="005C144D"/>
    <w:rsid w:val="005C1539"/>
    <w:rsid w:val="005C1A25"/>
    <w:rsid w:val="005C20DE"/>
    <w:rsid w:val="005C22B6"/>
    <w:rsid w:val="005C23F8"/>
    <w:rsid w:val="005C2546"/>
    <w:rsid w:val="005C25C1"/>
    <w:rsid w:val="005C2647"/>
    <w:rsid w:val="005C2CCF"/>
    <w:rsid w:val="005C30A7"/>
    <w:rsid w:val="005C3442"/>
    <w:rsid w:val="005C345E"/>
    <w:rsid w:val="005C37F5"/>
    <w:rsid w:val="005C3CEF"/>
    <w:rsid w:val="005C3D1B"/>
    <w:rsid w:val="005C452B"/>
    <w:rsid w:val="005C4721"/>
    <w:rsid w:val="005C4BF9"/>
    <w:rsid w:val="005C4C0E"/>
    <w:rsid w:val="005C4D3E"/>
    <w:rsid w:val="005C506E"/>
    <w:rsid w:val="005C509A"/>
    <w:rsid w:val="005C512E"/>
    <w:rsid w:val="005C53B3"/>
    <w:rsid w:val="005C56E2"/>
    <w:rsid w:val="005C5798"/>
    <w:rsid w:val="005C58F8"/>
    <w:rsid w:val="005C59EA"/>
    <w:rsid w:val="005C5E6C"/>
    <w:rsid w:val="005C6357"/>
    <w:rsid w:val="005C661F"/>
    <w:rsid w:val="005C697F"/>
    <w:rsid w:val="005C6C7E"/>
    <w:rsid w:val="005C6D88"/>
    <w:rsid w:val="005C7004"/>
    <w:rsid w:val="005C701C"/>
    <w:rsid w:val="005C722E"/>
    <w:rsid w:val="005C78C5"/>
    <w:rsid w:val="005C7A63"/>
    <w:rsid w:val="005C7C67"/>
    <w:rsid w:val="005D0332"/>
    <w:rsid w:val="005D04CF"/>
    <w:rsid w:val="005D04F6"/>
    <w:rsid w:val="005D0639"/>
    <w:rsid w:val="005D0921"/>
    <w:rsid w:val="005D0B6D"/>
    <w:rsid w:val="005D0BF3"/>
    <w:rsid w:val="005D0CA2"/>
    <w:rsid w:val="005D0FA2"/>
    <w:rsid w:val="005D193C"/>
    <w:rsid w:val="005D1A17"/>
    <w:rsid w:val="005D1B61"/>
    <w:rsid w:val="005D1D39"/>
    <w:rsid w:val="005D21A9"/>
    <w:rsid w:val="005D2334"/>
    <w:rsid w:val="005D2935"/>
    <w:rsid w:val="005D2938"/>
    <w:rsid w:val="005D2F8B"/>
    <w:rsid w:val="005D2F91"/>
    <w:rsid w:val="005D32BB"/>
    <w:rsid w:val="005D339A"/>
    <w:rsid w:val="005D39B0"/>
    <w:rsid w:val="005D3D7E"/>
    <w:rsid w:val="005D3DF2"/>
    <w:rsid w:val="005D4197"/>
    <w:rsid w:val="005D43CA"/>
    <w:rsid w:val="005D47D8"/>
    <w:rsid w:val="005D487B"/>
    <w:rsid w:val="005D4C9E"/>
    <w:rsid w:val="005D4DB1"/>
    <w:rsid w:val="005D4E14"/>
    <w:rsid w:val="005D5061"/>
    <w:rsid w:val="005D5462"/>
    <w:rsid w:val="005D582A"/>
    <w:rsid w:val="005D5A54"/>
    <w:rsid w:val="005D5DF0"/>
    <w:rsid w:val="005D5F13"/>
    <w:rsid w:val="005D628F"/>
    <w:rsid w:val="005D63FD"/>
    <w:rsid w:val="005D667E"/>
    <w:rsid w:val="005D69A9"/>
    <w:rsid w:val="005D6A63"/>
    <w:rsid w:val="005D6B7E"/>
    <w:rsid w:val="005D6BB3"/>
    <w:rsid w:val="005D7145"/>
    <w:rsid w:val="005D7166"/>
    <w:rsid w:val="005D719D"/>
    <w:rsid w:val="005D72A0"/>
    <w:rsid w:val="005D72CC"/>
    <w:rsid w:val="005D7909"/>
    <w:rsid w:val="005D791B"/>
    <w:rsid w:val="005D7C16"/>
    <w:rsid w:val="005D7DD6"/>
    <w:rsid w:val="005D7F75"/>
    <w:rsid w:val="005E0011"/>
    <w:rsid w:val="005E00EA"/>
    <w:rsid w:val="005E013E"/>
    <w:rsid w:val="005E0231"/>
    <w:rsid w:val="005E090C"/>
    <w:rsid w:val="005E0C7D"/>
    <w:rsid w:val="005E0DFF"/>
    <w:rsid w:val="005E135D"/>
    <w:rsid w:val="005E1617"/>
    <w:rsid w:val="005E1677"/>
    <w:rsid w:val="005E1708"/>
    <w:rsid w:val="005E1C9C"/>
    <w:rsid w:val="005E1CF6"/>
    <w:rsid w:val="005E20B9"/>
    <w:rsid w:val="005E2832"/>
    <w:rsid w:val="005E29FC"/>
    <w:rsid w:val="005E2F51"/>
    <w:rsid w:val="005E37DA"/>
    <w:rsid w:val="005E3806"/>
    <w:rsid w:val="005E3838"/>
    <w:rsid w:val="005E40D8"/>
    <w:rsid w:val="005E4B4C"/>
    <w:rsid w:val="005E4C0B"/>
    <w:rsid w:val="005E5183"/>
    <w:rsid w:val="005E52E8"/>
    <w:rsid w:val="005E542C"/>
    <w:rsid w:val="005E548A"/>
    <w:rsid w:val="005E55EF"/>
    <w:rsid w:val="005E5758"/>
    <w:rsid w:val="005E5D20"/>
    <w:rsid w:val="005E5F53"/>
    <w:rsid w:val="005E6196"/>
    <w:rsid w:val="005E61BF"/>
    <w:rsid w:val="005E6246"/>
    <w:rsid w:val="005E627D"/>
    <w:rsid w:val="005E64CC"/>
    <w:rsid w:val="005E6A08"/>
    <w:rsid w:val="005E6CFA"/>
    <w:rsid w:val="005E6DC1"/>
    <w:rsid w:val="005E71CC"/>
    <w:rsid w:val="005E7270"/>
    <w:rsid w:val="005E743A"/>
    <w:rsid w:val="005E75C3"/>
    <w:rsid w:val="005E7615"/>
    <w:rsid w:val="005E7749"/>
    <w:rsid w:val="005E7A12"/>
    <w:rsid w:val="005E7AC9"/>
    <w:rsid w:val="005E7B85"/>
    <w:rsid w:val="005E7CDE"/>
    <w:rsid w:val="005E7D79"/>
    <w:rsid w:val="005F0962"/>
    <w:rsid w:val="005F0C48"/>
    <w:rsid w:val="005F0E48"/>
    <w:rsid w:val="005F17F0"/>
    <w:rsid w:val="005F1A10"/>
    <w:rsid w:val="005F1B80"/>
    <w:rsid w:val="005F1C0D"/>
    <w:rsid w:val="005F1D5E"/>
    <w:rsid w:val="005F1DC7"/>
    <w:rsid w:val="005F2087"/>
    <w:rsid w:val="005F2289"/>
    <w:rsid w:val="005F2622"/>
    <w:rsid w:val="005F312A"/>
    <w:rsid w:val="005F3242"/>
    <w:rsid w:val="005F3344"/>
    <w:rsid w:val="005F3681"/>
    <w:rsid w:val="005F3690"/>
    <w:rsid w:val="005F38E6"/>
    <w:rsid w:val="005F3E06"/>
    <w:rsid w:val="005F3F9F"/>
    <w:rsid w:val="005F40CD"/>
    <w:rsid w:val="005F429D"/>
    <w:rsid w:val="005F436F"/>
    <w:rsid w:val="005F438E"/>
    <w:rsid w:val="005F43E6"/>
    <w:rsid w:val="005F4754"/>
    <w:rsid w:val="005F4964"/>
    <w:rsid w:val="005F4ADB"/>
    <w:rsid w:val="005F51BC"/>
    <w:rsid w:val="005F5742"/>
    <w:rsid w:val="005F593A"/>
    <w:rsid w:val="005F5A4F"/>
    <w:rsid w:val="005F5B0E"/>
    <w:rsid w:val="005F5D73"/>
    <w:rsid w:val="005F5E8C"/>
    <w:rsid w:val="005F608B"/>
    <w:rsid w:val="005F60F3"/>
    <w:rsid w:val="005F614E"/>
    <w:rsid w:val="005F617A"/>
    <w:rsid w:val="005F6CB1"/>
    <w:rsid w:val="005F6ECD"/>
    <w:rsid w:val="005F6F2F"/>
    <w:rsid w:val="005F6F5A"/>
    <w:rsid w:val="005F7229"/>
    <w:rsid w:val="005F7410"/>
    <w:rsid w:val="005F7561"/>
    <w:rsid w:val="005F75D8"/>
    <w:rsid w:val="005F7864"/>
    <w:rsid w:val="005F7C0A"/>
    <w:rsid w:val="005F7C24"/>
    <w:rsid w:val="005F7CA9"/>
    <w:rsid w:val="005F7D06"/>
    <w:rsid w:val="005F7DE3"/>
    <w:rsid w:val="005F7DEF"/>
    <w:rsid w:val="005F7E0D"/>
    <w:rsid w:val="005F7EB9"/>
    <w:rsid w:val="006001AA"/>
    <w:rsid w:val="006003F7"/>
    <w:rsid w:val="0060044C"/>
    <w:rsid w:val="006004E6"/>
    <w:rsid w:val="006006A8"/>
    <w:rsid w:val="0060105B"/>
    <w:rsid w:val="00601149"/>
    <w:rsid w:val="0060140D"/>
    <w:rsid w:val="00601438"/>
    <w:rsid w:val="006014DF"/>
    <w:rsid w:val="006019E7"/>
    <w:rsid w:val="00601BD0"/>
    <w:rsid w:val="00601F15"/>
    <w:rsid w:val="00602017"/>
    <w:rsid w:val="00602429"/>
    <w:rsid w:val="0060280C"/>
    <w:rsid w:val="00602863"/>
    <w:rsid w:val="00602CE9"/>
    <w:rsid w:val="00602DCC"/>
    <w:rsid w:val="00603508"/>
    <w:rsid w:val="00603774"/>
    <w:rsid w:val="00603CBC"/>
    <w:rsid w:val="00604319"/>
    <w:rsid w:val="006045E1"/>
    <w:rsid w:val="00604692"/>
    <w:rsid w:val="0060493D"/>
    <w:rsid w:val="006049F6"/>
    <w:rsid w:val="00604C75"/>
    <w:rsid w:val="00604D47"/>
    <w:rsid w:val="00604E83"/>
    <w:rsid w:val="00604F56"/>
    <w:rsid w:val="00605605"/>
    <w:rsid w:val="006057AE"/>
    <w:rsid w:val="00605C07"/>
    <w:rsid w:val="00605CAE"/>
    <w:rsid w:val="00605FE0"/>
    <w:rsid w:val="0060614C"/>
    <w:rsid w:val="0060627E"/>
    <w:rsid w:val="006065A8"/>
    <w:rsid w:val="00606667"/>
    <w:rsid w:val="00606C47"/>
    <w:rsid w:val="00606D04"/>
    <w:rsid w:val="00606F0A"/>
    <w:rsid w:val="0060749E"/>
    <w:rsid w:val="006076CB"/>
    <w:rsid w:val="00607CAE"/>
    <w:rsid w:val="00607DBD"/>
    <w:rsid w:val="00607E03"/>
    <w:rsid w:val="00607F8B"/>
    <w:rsid w:val="00610343"/>
    <w:rsid w:val="00610353"/>
    <w:rsid w:val="00610667"/>
    <w:rsid w:val="00610771"/>
    <w:rsid w:val="00610A26"/>
    <w:rsid w:val="00610BA3"/>
    <w:rsid w:val="00610CBD"/>
    <w:rsid w:val="00610FAA"/>
    <w:rsid w:val="006110D0"/>
    <w:rsid w:val="0061111F"/>
    <w:rsid w:val="006116BD"/>
    <w:rsid w:val="006118CC"/>
    <w:rsid w:val="00611A57"/>
    <w:rsid w:val="00611C0E"/>
    <w:rsid w:val="00611C0F"/>
    <w:rsid w:val="00611C78"/>
    <w:rsid w:val="00611D51"/>
    <w:rsid w:val="00611E30"/>
    <w:rsid w:val="00611E4A"/>
    <w:rsid w:val="006122D0"/>
    <w:rsid w:val="00612363"/>
    <w:rsid w:val="00612383"/>
    <w:rsid w:val="0061276F"/>
    <w:rsid w:val="00612859"/>
    <w:rsid w:val="00612C7E"/>
    <w:rsid w:val="00612CE3"/>
    <w:rsid w:val="00612F04"/>
    <w:rsid w:val="00613037"/>
    <w:rsid w:val="00613048"/>
    <w:rsid w:val="0061322E"/>
    <w:rsid w:val="006132B3"/>
    <w:rsid w:val="006133F9"/>
    <w:rsid w:val="00613844"/>
    <w:rsid w:val="006138F7"/>
    <w:rsid w:val="00613A03"/>
    <w:rsid w:val="00613A92"/>
    <w:rsid w:val="00613AA0"/>
    <w:rsid w:val="00613D3E"/>
    <w:rsid w:val="00613D87"/>
    <w:rsid w:val="00613F97"/>
    <w:rsid w:val="00613FC3"/>
    <w:rsid w:val="00614112"/>
    <w:rsid w:val="006141DB"/>
    <w:rsid w:val="00614272"/>
    <w:rsid w:val="00614979"/>
    <w:rsid w:val="00615712"/>
    <w:rsid w:val="00615A11"/>
    <w:rsid w:val="00615ACB"/>
    <w:rsid w:val="00615AD9"/>
    <w:rsid w:val="00615B39"/>
    <w:rsid w:val="00615C8F"/>
    <w:rsid w:val="00615D06"/>
    <w:rsid w:val="006160CA"/>
    <w:rsid w:val="006162B1"/>
    <w:rsid w:val="006169C6"/>
    <w:rsid w:val="006171B4"/>
    <w:rsid w:val="006173F5"/>
    <w:rsid w:val="00617498"/>
    <w:rsid w:val="006176B8"/>
    <w:rsid w:val="00617914"/>
    <w:rsid w:val="00617944"/>
    <w:rsid w:val="00617A16"/>
    <w:rsid w:val="00617F5E"/>
    <w:rsid w:val="00620149"/>
    <w:rsid w:val="006201C8"/>
    <w:rsid w:val="006204B9"/>
    <w:rsid w:val="00620521"/>
    <w:rsid w:val="0062079C"/>
    <w:rsid w:val="0062091B"/>
    <w:rsid w:val="00620C0D"/>
    <w:rsid w:val="00620C38"/>
    <w:rsid w:val="00620D73"/>
    <w:rsid w:val="00621415"/>
    <w:rsid w:val="00621946"/>
    <w:rsid w:val="00621A56"/>
    <w:rsid w:val="00621C0E"/>
    <w:rsid w:val="00621D52"/>
    <w:rsid w:val="00621DDA"/>
    <w:rsid w:val="00621E41"/>
    <w:rsid w:val="00622000"/>
    <w:rsid w:val="00622499"/>
    <w:rsid w:val="00622767"/>
    <w:rsid w:val="00622950"/>
    <w:rsid w:val="00622AB8"/>
    <w:rsid w:val="00622D2C"/>
    <w:rsid w:val="00622E5D"/>
    <w:rsid w:val="00622ED6"/>
    <w:rsid w:val="00623147"/>
    <w:rsid w:val="00623645"/>
    <w:rsid w:val="006237E9"/>
    <w:rsid w:val="00623819"/>
    <w:rsid w:val="00623822"/>
    <w:rsid w:val="0062392B"/>
    <w:rsid w:val="00623962"/>
    <w:rsid w:val="006239F5"/>
    <w:rsid w:val="00623D39"/>
    <w:rsid w:val="00624214"/>
    <w:rsid w:val="00624390"/>
    <w:rsid w:val="006243F8"/>
    <w:rsid w:val="00624401"/>
    <w:rsid w:val="00624472"/>
    <w:rsid w:val="006244ED"/>
    <w:rsid w:val="0062485A"/>
    <w:rsid w:val="00624A90"/>
    <w:rsid w:val="00624B27"/>
    <w:rsid w:val="00624DDD"/>
    <w:rsid w:val="00624FC5"/>
    <w:rsid w:val="006252E3"/>
    <w:rsid w:val="006253F5"/>
    <w:rsid w:val="00625522"/>
    <w:rsid w:val="00625539"/>
    <w:rsid w:val="00625552"/>
    <w:rsid w:val="00625767"/>
    <w:rsid w:val="006257C8"/>
    <w:rsid w:val="006259CB"/>
    <w:rsid w:val="006259EC"/>
    <w:rsid w:val="00625E1B"/>
    <w:rsid w:val="00625E99"/>
    <w:rsid w:val="006260D2"/>
    <w:rsid w:val="0062634A"/>
    <w:rsid w:val="00626385"/>
    <w:rsid w:val="006264C9"/>
    <w:rsid w:val="00626612"/>
    <w:rsid w:val="0062666E"/>
    <w:rsid w:val="00626822"/>
    <w:rsid w:val="0062695E"/>
    <w:rsid w:val="0062698C"/>
    <w:rsid w:val="00626B4E"/>
    <w:rsid w:val="00626EFB"/>
    <w:rsid w:val="006270BF"/>
    <w:rsid w:val="00627451"/>
    <w:rsid w:val="0062761A"/>
    <w:rsid w:val="00627759"/>
    <w:rsid w:val="0062790F"/>
    <w:rsid w:val="00627B11"/>
    <w:rsid w:val="00627C0F"/>
    <w:rsid w:val="00627E7D"/>
    <w:rsid w:val="006308BD"/>
    <w:rsid w:val="00630D46"/>
    <w:rsid w:val="00630FE6"/>
    <w:rsid w:val="00630FF2"/>
    <w:rsid w:val="00631094"/>
    <w:rsid w:val="0063148D"/>
    <w:rsid w:val="00631708"/>
    <w:rsid w:val="00631A31"/>
    <w:rsid w:val="00631AFC"/>
    <w:rsid w:val="00631B44"/>
    <w:rsid w:val="00631B68"/>
    <w:rsid w:val="00631CAC"/>
    <w:rsid w:val="00631D1A"/>
    <w:rsid w:val="00631E56"/>
    <w:rsid w:val="00631FBB"/>
    <w:rsid w:val="006323A1"/>
    <w:rsid w:val="0063242A"/>
    <w:rsid w:val="006325CA"/>
    <w:rsid w:val="00632FAE"/>
    <w:rsid w:val="00633496"/>
    <w:rsid w:val="00633A15"/>
    <w:rsid w:val="00633B31"/>
    <w:rsid w:val="00633E01"/>
    <w:rsid w:val="00633F10"/>
    <w:rsid w:val="00634007"/>
    <w:rsid w:val="006340B8"/>
    <w:rsid w:val="00634344"/>
    <w:rsid w:val="0063448B"/>
    <w:rsid w:val="00634ABC"/>
    <w:rsid w:val="00635197"/>
    <w:rsid w:val="00635270"/>
    <w:rsid w:val="0063569C"/>
    <w:rsid w:val="006357F1"/>
    <w:rsid w:val="00635A9F"/>
    <w:rsid w:val="006363BE"/>
    <w:rsid w:val="0063657F"/>
    <w:rsid w:val="006368F0"/>
    <w:rsid w:val="00636B5B"/>
    <w:rsid w:val="00636C35"/>
    <w:rsid w:val="00636D23"/>
    <w:rsid w:val="00636E80"/>
    <w:rsid w:val="00636E81"/>
    <w:rsid w:val="00637089"/>
    <w:rsid w:val="00637395"/>
    <w:rsid w:val="006373BF"/>
    <w:rsid w:val="006373EF"/>
    <w:rsid w:val="00637558"/>
    <w:rsid w:val="0063756A"/>
    <w:rsid w:val="006375B4"/>
    <w:rsid w:val="0063784A"/>
    <w:rsid w:val="00637875"/>
    <w:rsid w:val="00637A0A"/>
    <w:rsid w:val="00637CBF"/>
    <w:rsid w:val="00637F5E"/>
    <w:rsid w:val="00640085"/>
    <w:rsid w:val="006400EA"/>
    <w:rsid w:val="00640259"/>
    <w:rsid w:val="00640403"/>
    <w:rsid w:val="00640487"/>
    <w:rsid w:val="00640827"/>
    <w:rsid w:val="00640A08"/>
    <w:rsid w:val="00640B04"/>
    <w:rsid w:val="00640D4B"/>
    <w:rsid w:val="00641244"/>
    <w:rsid w:val="00641344"/>
    <w:rsid w:val="0064193A"/>
    <w:rsid w:val="006419E7"/>
    <w:rsid w:val="006420EE"/>
    <w:rsid w:val="00642161"/>
    <w:rsid w:val="00642399"/>
    <w:rsid w:val="00642653"/>
    <w:rsid w:val="00642833"/>
    <w:rsid w:val="0064297C"/>
    <w:rsid w:val="00642C39"/>
    <w:rsid w:val="00643293"/>
    <w:rsid w:val="00643329"/>
    <w:rsid w:val="0064399D"/>
    <w:rsid w:val="006439A8"/>
    <w:rsid w:val="00643B03"/>
    <w:rsid w:val="00643B66"/>
    <w:rsid w:val="00643CA8"/>
    <w:rsid w:val="00643CD2"/>
    <w:rsid w:val="00643CDF"/>
    <w:rsid w:val="00643E6F"/>
    <w:rsid w:val="006440C4"/>
    <w:rsid w:val="006440EB"/>
    <w:rsid w:val="0064420B"/>
    <w:rsid w:val="00644266"/>
    <w:rsid w:val="006445AA"/>
    <w:rsid w:val="006445E5"/>
    <w:rsid w:val="006447B0"/>
    <w:rsid w:val="00644800"/>
    <w:rsid w:val="00644892"/>
    <w:rsid w:val="00644C23"/>
    <w:rsid w:val="00644E9B"/>
    <w:rsid w:val="00644F95"/>
    <w:rsid w:val="0064509D"/>
    <w:rsid w:val="0064530E"/>
    <w:rsid w:val="00645444"/>
    <w:rsid w:val="00645550"/>
    <w:rsid w:val="0064570A"/>
    <w:rsid w:val="00645810"/>
    <w:rsid w:val="00645900"/>
    <w:rsid w:val="00645A86"/>
    <w:rsid w:val="00645C21"/>
    <w:rsid w:val="00645D43"/>
    <w:rsid w:val="0064600D"/>
    <w:rsid w:val="0064658D"/>
    <w:rsid w:val="00646747"/>
    <w:rsid w:val="006467DD"/>
    <w:rsid w:val="0064682E"/>
    <w:rsid w:val="00646DDF"/>
    <w:rsid w:val="00646F54"/>
    <w:rsid w:val="00647088"/>
    <w:rsid w:val="0064725F"/>
    <w:rsid w:val="00647321"/>
    <w:rsid w:val="00647373"/>
    <w:rsid w:val="0064741F"/>
    <w:rsid w:val="006474FC"/>
    <w:rsid w:val="00647782"/>
    <w:rsid w:val="006477C6"/>
    <w:rsid w:val="00647C1A"/>
    <w:rsid w:val="00647D35"/>
    <w:rsid w:val="00647FE7"/>
    <w:rsid w:val="00650A86"/>
    <w:rsid w:val="00650D5A"/>
    <w:rsid w:val="00650DFA"/>
    <w:rsid w:val="00651311"/>
    <w:rsid w:val="006514DD"/>
    <w:rsid w:val="00652036"/>
    <w:rsid w:val="006525CC"/>
    <w:rsid w:val="006527CB"/>
    <w:rsid w:val="00652B0F"/>
    <w:rsid w:val="00652ED3"/>
    <w:rsid w:val="00653B18"/>
    <w:rsid w:val="00653B5F"/>
    <w:rsid w:val="00653D49"/>
    <w:rsid w:val="00653F4C"/>
    <w:rsid w:val="00653F9C"/>
    <w:rsid w:val="00653FCE"/>
    <w:rsid w:val="0065403D"/>
    <w:rsid w:val="00654720"/>
    <w:rsid w:val="00654CA4"/>
    <w:rsid w:val="00654D22"/>
    <w:rsid w:val="00655066"/>
    <w:rsid w:val="00655307"/>
    <w:rsid w:val="006554BB"/>
    <w:rsid w:val="00655613"/>
    <w:rsid w:val="006558AA"/>
    <w:rsid w:val="00655E02"/>
    <w:rsid w:val="00655EBB"/>
    <w:rsid w:val="00655F15"/>
    <w:rsid w:val="00655FAB"/>
    <w:rsid w:val="00656070"/>
    <w:rsid w:val="0065624E"/>
    <w:rsid w:val="00656277"/>
    <w:rsid w:val="00656285"/>
    <w:rsid w:val="00656599"/>
    <w:rsid w:val="0065667F"/>
    <w:rsid w:val="00656E05"/>
    <w:rsid w:val="00656E07"/>
    <w:rsid w:val="006571C3"/>
    <w:rsid w:val="00657377"/>
    <w:rsid w:val="006573C0"/>
    <w:rsid w:val="006579DB"/>
    <w:rsid w:val="00657C62"/>
    <w:rsid w:val="00657CDA"/>
    <w:rsid w:val="00657F8C"/>
    <w:rsid w:val="00660191"/>
    <w:rsid w:val="006602C2"/>
    <w:rsid w:val="00660728"/>
    <w:rsid w:val="006607CA"/>
    <w:rsid w:val="0066084C"/>
    <w:rsid w:val="0066093C"/>
    <w:rsid w:val="00660987"/>
    <w:rsid w:val="00660B40"/>
    <w:rsid w:val="00660BA0"/>
    <w:rsid w:val="00661330"/>
    <w:rsid w:val="006616A6"/>
    <w:rsid w:val="00661859"/>
    <w:rsid w:val="00661A4E"/>
    <w:rsid w:val="00661BC0"/>
    <w:rsid w:val="00661F44"/>
    <w:rsid w:val="00662521"/>
    <w:rsid w:val="0066263E"/>
    <w:rsid w:val="00662B55"/>
    <w:rsid w:val="00662CB5"/>
    <w:rsid w:val="006630DB"/>
    <w:rsid w:val="00663263"/>
    <w:rsid w:val="006633BC"/>
    <w:rsid w:val="00663473"/>
    <w:rsid w:val="0066392E"/>
    <w:rsid w:val="00663AAA"/>
    <w:rsid w:val="00663EBD"/>
    <w:rsid w:val="006649D3"/>
    <w:rsid w:val="0066510E"/>
    <w:rsid w:val="00665270"/>
    <w:rsid w:val="0066550A"/>
    <w:rsid w:val="006655C6"/>
    <w:rsid w:val="006657B8"/>
    <w:rsid w:val="006657FB"/>
    <w:rsid w:val="006659B1"/>
    <w:rsid w:val="00665B30"/>
    <w:rsid w:val="00665CED"/>
    <w:rsid w:val="006660E6"/>
    <w:rsid w:val="006662D7"/>
    <w:rsid w:val="0066655D"/>
    <w:rsid w:val="00666595"/>
    <w:rsid w:val="0066681C"/>
    <w:rsid w:val="0066694F"/>
    <w:rsid w:val="00666AD6"/>
    <w:rsid w:val="00666EE5"/>
    <w:rsid w:val="006671B8"/>
    <w:rsid w:val="006672EE"/>
    <w:rsid w:val="006673CF"/>
    <w:rsid w:val="0066758C"/>
    <w:rsid w:val="00667614"/>
    <w:rsid w:val="0066763A"/>
    <w:rsid w:val="00667642"/>
    <w:rsid w:val="00667837"/>
    <w:rsid w:val="00667DA1"/>
    <w:rsid w:val="00670051"/>
    <w:rsid w:val="0067005C"/>
    <w:rsid w:val="006700C1"/>
    <w:rsid w:val="006704B3"/>
    <w:rsid w:val="0067082C"/>
    <w:rsid w:val="00670C4C"/>
    <w:rsid w:val="006713A8"/>
    <w:rsid w:val="0067145F"/>
    <w:rsid w:val="0067179D"/>
    <w:rsid w:val="00671B90"/>
    <w:rsid w:val="00671BB9"/>
    <w:rsid w:val="00671D68"/>
    <w:rsid w:val="00672154"/>
    <w:rsid w:val="00672320"/>
    <w:rsid w:val="00672395"/>
    <w:rsid w:val="00672456"/>
    <w:rsid w:val="0067245D"/>
    <w:rsid w:val="00672909"/>
    <w:rsid w:val="006729D8"/>
    <w:rsid w:val="00672BAA"/>
    <w:rsid w:val="00672DE1"/>
    <w:rsid w:val="00672F75"/>
    <w:rsid w:val="006730EC"/>
    <w:rsid w:val="0067343E"/>
    <w:rsid w:val="006734A2"/>
    <w:rsid w:val="00673910"/>
    <w:rsid w:val="00673926"/>
    <w:rsid w:val="00674147"/>
    <w:rsid w:val="00674254"/>
    <w:rsid w:val="00674619"/>
    <w:rsid w:val="00674662"/>
    <w:rsid w:val="00674957"/>
    <w:rsid w:val="00674A69"/>
    <w:rsid w:val="00674AAD"/>
    <w:rsid w:val="00674C6F"/>
    <w:rsid w:val="006750A1"/>
    <w:rsid w:val="00675450"/>
    <w:rsid w:val="006755F6"/>
    <w:rsid w:val="006757C4"/>
    <w:rsid w:val="006759EA"/>
    <w:rsid w:val="00675BA3"/>
    <w:rsid w:val="00675BB5"/>
    <w:rsid w:val="00675BC1"/>
    <w:rsid w:val="00675C8F"/>
    <w:rsid w:val="00675D1B"/>
    <w:rsid w:val="00675EF8"/>
    <w:rsid w:val="0067636F"/>
    <w:rsid w:val="0067642F"/>
    <w:rsid w:val="0067648A"/>
    <w:rsid w:val="00676571"/>
    <w:rsid w:val="006765C4"/>
    <w:rsid w:val="00676A4B"/>
    <w:rsid w:val="00676D48"/>
    <w:rsid w:val="00676E4A"/>
    <w:rsid w:val="00676FEA"/>
    <w:rsid w:val="00677149"/>
    <w:rsid w:val="00677645"/>
    <w:rsid w:val="00677656"/>
    <w:rsid w:val="00677BF0"/>
    <w:rsid w:val="006804D9"/>
    <w:rsid w:val="006804DA"/>
    <w:rsid w:val="00680571"/>
    <w:rsid w:val="0068077B"/>
    <w:rsid w:val="006808A5"/>
    <w:rsid w:val="006809D0"/>
    <w:rsid w:val="006812BF"/>
    <w:rsid w:val="00681522"/>
    <w:rsid w:val="00681584"/>
    <w:rsid w:val="0068164C"/>
    <w:rsid w:val="00681728"/>
    <w:rsid w:val="006819D5"/>
    <w:rsid w:val="00681A28"/>
    <w:rsid w:val="006820D6"/>
    <w:rsid w:val="00682178"/>
    <w:rsid w:val="006822EC"/>
    <w:rsid w:val="0068232F"/>
    <w:rsid w:val="00682338"/>
    <w:rsid w:val="0068260E"/>
    <w:rsid w:val="00682716"/>
    <w:rsid w:val="006827B0"/>
    <w:rsid w:val="006829CC"/>
    <w:rsid w:val="006829EF"/>
    <w:rsid w:val="00682ECC"/>
    <w:rsid w:val="0068314F"/>
    <w:rsid w:val="006831C3"/>
    <w:rsid w:val="006832C6"/>
    <w:rsid w:val="00683400"/>
    <w:rsid w:val="0068347E"/>
    <w:rsid w:val="00683615"/>
    <w:rsid w:val="0068394F"/>
    <w:rsid w:val="00684382"/>
    <w:rsid w:val="0068447A"/>
    <w:rsid w:val="006845FD"/>
    <w:rsid w:val="00684A1F"/>
    <w:rsid w:val="00684A6D"/>
    <w:rsid w:val="00684D6B"/>
    <w:rsid w:val="00684FCF"/>
    <w:rsid w:val="00685271"/>
    <w:rsid w:val="00685274"/>
    <w:rsid w:val="00685494"/>
    <w:rsid w:val="00685759"/>
    <w:rsid w:val="006857A2"/>
    <w:rsid w:val="00685B6A"/>
    <w:rsid w:val="00685D80"/>
    <w:rsid w:val="00685F7A"/>
    <w:rsid w:val="00686140"/>
    <w:rsid w:val="006861D0"/>
    <w:rsid w:val="00686A32"/>
    <w:rsid w:val="00686D67"/>
    <w:rsid w:val="00686E10"/>
    <w:rsid w:val="00686F24"/>
    <w:rsid w:val="0068722E"/>
    <w:rsid w:val="00687287"/>
    <w:rsid w:val="006873B5"/>
    <w:rsid w:val="00687474"/>
    <w:rsid w:val="006875CD"/>
    <w:rsid w:val="00687628"/>
    <w:rsid w:val="00687711"/>
    <w:rsid w:val="00687A8A"/>
    <w:rsid w:val="00687BF4"/>
    <w:rsid w:val="00687C4D"/>
    <w:rsid w:val="00687C76"/>
    <w:rsid w:val="00687D56"/>
    <w:rsid w:val="00687D68"/>
    <w:rsid w:val="00687E3A"/>
    <w:rsid w:val="0069019D"/>
    <w:rsid w:val="006902FF"/>
    <w:rsid w:val="0069037B"/>
    <w:rsid w:val="00690481"/>
    <w:rsid w:val="00690525"/>
    <w:rsid w:val="00690564"/>
    <w:rsid w:val="006905D9"/>
    <w:rsid w:val="00690676"/>
    <w:rsid w:val="00690FA9"/>
    <w:rsid w:val="00691059"/>
    <w:rsid w:val="00691094"/>
    <w:rsid w:val="00691130"/>
    <w:rsid w:val="00691AB6"/>
    <w:rsid w:val="00691AFF"/>
    <w:rsid w:val="00691B8F"/>
    <w:rsid w:val="00691C35"/>
    <w:rsid w:val="00691DD9"/>
    <w:rsid w:val="00691E28"/>
    <w:rsid w:val="00691F36"/>
    <w:rsid w:val="00691F9B"/>
    <w:rsid w:val="0069208C"/>
    <w:rsid w:val="0069240C"/>
    <w:rsid w:val="00692A3B"/>
    <w:rsid w:val="00692A77"/>
    <w:rsid w:val="00692C2A"/>
    <w:rsid w:val="006931B8"/>
    <w:rsid w:val="00693229"/>
    <w:rsid w:val="006936DC"/>
    <w:rsid w:val="006938F1"/>
    <w:rsid w:val="00693A5A"/>
    <w:rsid w:val="00693A78"/>
    <w:rsid w:val="00693AC3"/>
    <w:rsid w:val="00693BBB"/>
    <w:rsid w:val="00693C15"/>
    <w:rsid w:val="00693C1E"/>
    <w:rsid w:val="00693D25"/>
    <w:rsid w:val="00693E16"/>
    <w:rsid w:val="006941D3"/>
    <w:rsid w:val="00694274"/>
    <w:rsid w:val="006945B2"/>
    <w:rsid w:val="00694914"/>
    <w:rsid w:val="00694C99"/>
    <w:rsid w:val="00694DCF"/>
    <w:rsid w:val="00695174"/>
    <w:rsid w:val="006955A3"/>
    <w:rsid w:val="006955DE"/>
    <w:rsid w:val="006956BD"/>
    <w:rsid w:val="006957C7"/>
    <w:rsid w:val="0069599E"/>
    <w:rsid w:val="00695DBF"/>
    <w:rsid w:val="00695F76"/>
    <w:rsid w:val="00695FAD"/>
    <w:rsid w:val="00696164"/>
    <w:rsid w:val="0069628B"/>
    <w:rsid w:val="0069635A"/>
    <w:rsid w:val="00696518"/>
    <w:rsid w:val="00696814"/>
    <w:rsid w:val="00696976"/>
    <w:rsid w:val="00696A17"/>
    <w:rsid w:val="00696AB8"/>
    <w:rsid w:val="00697027"/>
    <w:rsid w:val="00697065"/>
    <w:rsid w:val="00697083"/>
    <w:rsid w:val="006970F7"/>
    <w:rsid w:val="006971A1"/>
    <w:rsid w:val="00697423"/>
    <w:rsid w:val="0069761D"/>
    <w:rsid w:val="0069765F"/>
    <w:rsid w:val="006979BF"/>
    <w:rsid w:val="00697A52"/>
    <w:rsid w:val="00697C41"/>
    <w:rsid w:val="00697D94"/>
    <w:rsid w:val="00697FCD"/>
    <w:rsid w:val="006A0075"/>
    <w:rsid w:val="006A0112"/>
    <w:rsid w:val="006A04D6"/>
    <w:rsid w:val="006A05DB"/>
    <w:rsid w:val="006A0903"/>
    <w:rsid w:val="006A0C9E"/>
    <w:rsid w:val="006A114B"/>
    <w:rsid w:val="006A1333"/>
    <w:rsid w:val="006A15CB"/>
    <w:rsid w:val="006A1858"/>
    <w:rsid w:val="006A195C"/>
    <w:rsid w:val="006A1A58"/>
    <w:rsid w:val="006A1AF6"/>
    <w:rsid w:val="006A1C86"/>
    <w:rsid w:val="006A202D"/>
    <w:rsid w:val="006A206C"/>
    <w:rsid w:val="006A20C8"/>
    <w:rsid w:val="006A20E6"/>
    <w:rsid w:val="006A244B"/>
    <w:rsid w:val="006A2615"/>
    <w:rsid w:val="006A2730"/>
    <w:rsid w:val="006A286A"/>
    <w:rsid w:val="006A2C2B"/>
    <w:rsid w:val="006A2C4A"/>
    <w:rsid w:val="006A2D89"/>
    <w:rsid w:val="006A2DCD"/>
    <w:rsid w:val="006A2EAD"/>
    <w:rsid w:val="006A2F71"/>
    <w:rsid w:val="006A3049"/>
    <w:rsid w:val="006A3137"/>
    <w:rsid w:val="006A3252"/>
    <w:rsid w:val="006A3335"/>
    <w:rsid w:val="006A386A"/>
    <w:rsid w:val="006A3988"/>
    <w:rsid w:val="006A3B39"/>
    <w:rsid w:val="006A3C97"/>
    <w:rsid w:val="006A4229"/>
    <w:rsid w:val="006A45EC"/>
    <w:rsid w:val="006A491F"/>
    <w:rsid w:val="006A49D1"/>
    <w:rsid w:val="006A4A7A"/>
    <w:rsid w:val="006A4C0D"/>
    <w:rsid w:val="006A4CED"/>
    <w:rsid w:val="006A51C8"/>
    <w:rsid w:val="006A55A1"/>
    <w:rsid w:val="006A55CB"/>
    <w:rsid w:val="006A5920"/>
    <w:rsid w:val="006A59D3"/>
    <w:rsid w:val="006A59E7"/>
    <w:rsid w:val="006A5B20"/>
    <w:rsid w:val="006A5F6E"/>
    <w:rsid w:val="006A61CE"/>
    <w:rsid w:val="006A62C5"/>
    <w:rsid w:val="006A6912"/>
    <w:rsid w:val="006A6BD7"/>
    <w:rsid w:val="006A6D59"/>
    <w:rsid w:val="006A74C2"/>
    <w:rsid w:val="006A77CC"/>
    <w:rsid w:val="006A78E5"/>
    <w:rsid w:val="006A7AC8"/>
    <w:rsid w:val="006A7CD3"/>
    <w:rsid w:val="006B0492"/>
    <w:rsid w:val="006B04B1"/>
    <w:rsid w:val="006B04CB"/>
    <w:rsid w:val="006B07E9"/>
    <w:rsid w:val="006B07F3"/>
    <w:rsid w:val="006B0874"/>
    <w:rsid w:val="006B08F0"/>
    <w:rsid w:val="006B0A51"/>
    <w:rsid w:val="006B0BB1"/>
    <w:rsid w:val="006B0C3F"/>
    <w:rsid w:val="006B0ED5"/>
    <w:rsid w:val="006B0F7E"/>
    <w:rsid w:val="006B13EF"/>
    <w:rsid w:val="006B144A"/>
    <w:rsid w:val="006B14B9"/>
    <w:rsid w:val="006B1561"/>
    <w:rsid w:val="006B166C"/>
    <w:rsid w:val="006B1C19"/>
    <w:rsid w:val="006B1CC1"/>
    <w:rsid w:val="006B1D20"/>
    <w:rsid w:val="006B1DC7"/>
    <w:rsid w:val="006B1FAA"/>
    <w:rsid w:val="006B2128"/>
    <w:rsid w:val="006B2236"/>
    <w:rsid w:val="006B2555"/>
    <w:rsid w:val="006B2651"/>
    <w:rsid w:val="006B2797"/>
    <w:rsid w:val="006B29BF"/>
    <w:rsid w:val="006B29D3"/>
    <w:rsid w:val="006B2A02"/>
    <w:rsid w:val="006B2C0A"/>
    <w:rsid w:val="006B2D17"/>
    <w:rsid w:val="006B3351"/>
    <w:rsid w:val="006B34F3"/>
    <w:rsid w:val="006B3929"/>
    <w:rsid w:val="006B3959"/>
    <w:rsid w:val="006B3F69"/>
    <w:rsid w:val="006B401B"/>
    <w:rsid w:val="006B41FA"/>
    <w:rsid w:val="006B4CAD"/>
    <w:rsid w:val="006B4CB6"/>
    <w:rsid w:val="006B4DD4"/>
    <w:rsid w:val="006B4E0F"/>
    <w:rsid w:val="006B5139"/>
    <w:rsid w:val="006B526B"/>
    <w:rsid w:val="006B54AD"/>
    <w:rsid w:val="006B55C2"/>
    <w:rsid w:val="006B56C0"/>
    <w:rsid w:val="006B5903"/>
    <w:rsid w:val="006B5D0B"/>
    <w:rsid w:val="006B6083"/>
    <w:rsid w:val="006B62E2"/>
    <w:rsid w:val="006B6551"/>
    <w:rsid w:val="006B6955"/>
    <w:rsid w:val="006B6A2A"/>
    <w:rsid w:val="006B6E21"/>
    <w:rsid w:val="006B6FD3"/>
    <w:rsid w:val="006B7016"/>
    <w:rsid w:val="006B716C"/>
    <w:rsid w:val="006B7197"/>
    <w:rsid w:val="006B7216"/>
    <w:rsid w:val="006B780B"/>
    <w:rsid w:val="006B7AA6"/>
    <w:rsid w:val="006B7E22"/>
    <w:rsid w:val="006C00BA"/>
    <w:rsid w:val="006C00F7"/>
    <w:rsid w:val="006C06DC"/>
    <w:rsid w:val="006C0767"/>
    <w:rsid w:val="006C0F7A"/>
    <w:rsid w:val="006C11E3"/>
    <w:rsid w:val="006C11FE"/>
    <w:rsid w:val="006C1407"/>
    <w:rsid w:val="006C1475"/>
    <w:rsid w:val="006C15FF"/>
    <w:rsid w:val="006C1921"/>
    <w:rsid w:val="006C1A45"/>
    <w:rsid w:val="006C1A53"/>
    <w:rsid w:val="006C1D86"/>
    <w:rsid w:val="006C1E2C"/>
    <w:rsid w:val="006C1F32"/>
    <w:rsid w:val="006C20E0"/>
    <w:rsid w:val="006C213C"/>
    <w:rsid w:val="006C21F1"/>
    <w:rsid w:val="006C2461"/>
    <w:rsid w:val="006C272F"/>
    <w:rsid w:val="006C295E"/>
    <w:rsid w:val="006C2A38"/>
    <w:rsid w:val="006C2BFC"/>
    <w:rsid w:val="006C2E75"/>
    <w:rsid w:val="006C3022"/>
    <w:rsid w:val="006C3127"/>
    <w:rsid w:val="006C33DD"/>
    <w:rsid w:val="006C365A"/>
    <w:rsid w:val="006C36A9"/>
    <w:rsid w:val="006C385F"/>
    <w:rsid w:val="006C3C40"/>
    <w:rsid w:val="006C3C4E"/>
    <w:rsid w:val="006C3D0A"/>
    <w:rsid w:val="006C3E0C"/>
    <w:rsid w:val="006C3FA1"/>
    <w:rsid w:val="006C4086"/>
    <w:rsid w:val="006C4094"/>
    <w:rsid w:val="006C4943"/>
    <w:rsid w:val="006C4A4D"/>
    <w:rsid w:val="006C4A71"/>
    <w:rsid w:val="006C4D6F"/>
    <w:rsid w:val="006C4EE4"/>
    <w:rsid w:val="006C506C"/>
    <w:rsid w:val="006C511A"/>
    <w:rsid w:val="006C5569"/>
    <w:rsid w:val="006C5601"/>
    <w:rsid w:val="006C56A2"/>
    <w:rsid w:val="006C5CB7"/>
    <w:rsid w:val="006C600F"/>
    <w:rsid w:val="006C62FB"/>
    <w:rsid w:val="006C697F"/>
    <w:rsid w:val="006C6BEC"/>
    <w:rsid w:val="006C7371"/>
    <w:rsid w:val="006C75AF"/>
    <w:rsid w:val="006C766B"/>
    <w:rsid w:val="006C769B"/>
    <w:rsid w:val="006C79D1"/>
    <w:rsid w:val="006D0184"/>
    <w:rsid w:val="006D026B"/>
    <w:rsid w:val="006D05EC"/>
    <w:rsid w:val="006D0BB1"/>
    <w:rsid w:val="006D0C1B"/>
    <w:rsid w:val="006D0D00"/>
    <w:rsid w:val="006D0DBA"/>
    <w:rsid w:val="006D0DE1"/>
    <w:rsid w:val="006D14B3"/>
    <w:rsid w:val="006D16CC"/>
    <w:rsid w:val="006D172B"/>
    <w:rsid w:val="006D1741"/>
    <w:rsid w:val="006D1763"/>
    <w:rsid w:val="006D1AA3"/>
    <w:rsid w:val="006D1ABA"/>
    <w:rsid w:val="006D1B4F"/>
    <w:rsid w:val="006D1B8E"/>
    <w:rsid w:val="006D1C41"/>
    <w:rsid w:val="006D2257"/>
    <w:rsid w:val="006D23F8"/>
    <w:rsid w:val="006D2449"/>
    <w:rsid w:val="006D2485"/>
    <w:rsid w:val="006D2694"/>
    <w:rsid w:val="006D2DB1"/>
    <w:rsid w:val="006D2DED"/>
    <w:rsid w:val="006D2DF9"/>
    <w:rsid w:val="006D2EDE"/>
    <w:rsid w:val="006D35BC"/>
    <w:rsid w:val="006D3953"/>
    <w:rsid w:val="006D39E2"/>
    <w:rsid w:val="006D43AD"/>
    <w:rsid w:val="006D44A6"/>
    <w:rsid w:val="006D482B"/>
    <w:rsid w:val="006D4850"/>
    <w:rsid w:val="006D4ABB"/>
    <w:rsid w:val="006D4B6D"/>
    <w:rsid w:val="006D4BC7"/>
    <w:rsid w:val="006D4C45"/>
    <w:rsid w:val="006D4F6C"/>
    <w:rsid w:val="006D54A5"/>
    <w:rsid w:val="006D573C"/>
    <w:rsid w:val="006D5B80"/>
    <w:rsid w:val="006D5D24"/>
    <w:rsid w:val="006D5E2B"/>
    <w:rsid w:val="006D5E8A"/>
    <w:rsid w:val="006D602A"/>
    <w:rsid w:val="006D61B4"/>
    <w:rsid w:val="006D63AB"/>
    <w:rsid w:val="006D640F"/>
    <w:rsid w:val="006D6513"/>
    <w:rsid w:val="006D669A"/>
    <w:rsid w:val="006D6C9D"/>
    <w:rsid w:val="006D6CDE"/>
    <w:rsid w:val="006D6EA2"/>
    <w:rsid w:val="006D6EF1"/>
    <w:rsid w:val="006D70C1"/>
    <w:rsid w:val="006D7126"/>
    <w:rsid w:val="006D726F"/>
    <w:rsid w:val="006D7658"/>
    <w:rsid w:val="006D78B1"/>
    <w:rsid w:val="006D79F7"/>
    <w:rsid w:val="006D7EE5"/>
    <w:rsid w:val="006D7FB1"/>
    <w:rsid w:val="006D7FCE"/>
    <w:rsid w:val="006E075D"/>
    <w:rsid w:val="006E0852"/>
    <w:rsid w:val="006E0863"/>
    <w:rsid w:val="006E08E1"/>
    <w:rsid w:val="006E0AEA"/>
    <w:rsid w:val="006E0C29"/>
    <w:rsid w:val="006E0C73"/>
    <w:rsid w:val="006E0EA4"/>
    <w:rsid w:val="006E0F5F"/>
    <w:rsid w:val="006E14CD"/>
    <w:rsid w:val="006E17FF"/>
    <w:rsid w:val="006E1A32"/>
    <w:rsid w:val="006E1CC4"/>
    <w:rsid w:val="006E1EB4"/>
    <w:rsid w:val="006E1F36"/>
    <w:rsid w:val="006E1FC8"/>
    <w:rsid w:val="006E208F"/>
    <w:rsid w:val="006E2399"/>
    <w:rsid w:val="006E2438"/>
    <w:rsid w:val="006E2950"/>
    <w:rsid w:val="006E2BD8"/>
    <w:rsid w:val="006E2FDF"/>
    <w:rsid w:val="006E3115"/>
    <w:rsid w:val="006E356E"/>
    <w:rsid w:val="006E35AE"/>
    <w:rsid w:val="006E3779"/>
    <w:rsid w:val="006E383F"/>
    <w:rsid w:val="006E38A4"/>
    <w:rsid w:val="006E3CEC"/>
    <w:rsid w:val="006E42D2"/>
    <w:rsid w:val="006E4666"/>
    <w:rsid w:val="006E4802"/>
    <w:rsid w:val="006E48F7"/>
    <w:rsid w:val="006E4D60"/>
    <w:rsid w:val="006E4DB1"/>
    <w:rsid w:val="006E51BA"/>
    <w:rsid w:val="006E521D"/>
    <w:rsid w:val="006E53E8"/>
    <w:rsid w:val="006E5719"/>
    <w:rsid w:val="006E5B65"/>
    <w:rsid w:val="006E5C1B"/>
    <w:rsid w:val="006E5F85"/>
    <w:rsid w:val="006E5FFE"/>
    <w:rsid w:val="006E61BE"/>
    <w:rsid w:val="006E621C"/>
    <w:rsid w:val="006E643B"/>
    <w:rsid w:val="006E663A"/>
    <w:rsid w:val="006E69A8"/>
    <w:rsid w:val="006E7382"/>
    <w:rsid w:val="006E7C5A"/>
    <w:rsid w:val="006E7FEE"/>
    <w:rsid w:val="006F0056"/>
    <w:rsid w:val="006F0221"/>
    <w:rsid w:val="006F0483"/>
    <w:rsid w:val="006F04BD"/>
    <w:rsid w:val="006F0834"/>
    <w:rsid w:val="006F0A07"/>
    <w:rsid w:val="006F0A23"/>
    <w:rsid w:val="006F0D47"/>
    <w:rsid w:val="006F1092"/>
    <w:rsid w:val="006F13DF"/>
    <w:rsid w:val="006F145C"/>
    <w:rsid w:val="006F1546"/>
    <w:rsid w:val="006F163C"/>
    <w:rsid w:val="006F16C8"/>
    <w:rsid w:val="006F185F"/>
    <w:rsid w:val="006F18A6"/>
    <w:rsid w:val="006F18CF"/>
    <w:rsid w:val="006F1C86"/>
    <w:rsid w:val="006F1CAD"/>
    <w:rsid w:val="006F1DD5"/>
    <w:rsid w:val="006F1EA2"/>
    <w:rsid w:val="006F1FC4"/>
    <w:rsid w:val="006F2202"/>
    <w:rsid w:val="006F2392"/>
    <w:rsid w:val="006F25BA"/>
    <w:rsid w:val="006F2608"/>
    <w:rsid w:val="006F26D3"/>
    <w:rsid w:val="006F26E1"/>
    <w:rsid w:val="006F2732"/>
    <w:rsid w:val="006F2AB5"/>
    <w:rsid w:val="006F2BBC"/>
    <w:rsid w:val="006F2BFB"/>
    <w:rsid w:val="006F2EC9"/>
    <w:rsid w:val="006F3022"/>
    <w:rsid w:val="006F31CA"/>
    <w:rsid w:val="006F3549"/>
    <w:rsid w:val="006F36E0"/>
    <w:rsid w:val="006F3753"/>
    <w:rsid w:val="006F3CC4"/>
    <w:rsid w:val="006F442B"/>
    <w:rsid w:val="006F481C"/>
    <w:rsid w:val="006F4958"/>
    <w:rsid w:val="006F50AD"/>
    <w:rsid w:val="006F5379"/>
    <w:rsid w:val="006F54CD"/>
    <w:rsid w:val="006F5721"/>
    <w:rsid w:val="006F5A97"/>
    <w:rsid w:val="006F5BB0"/>
    <w:rsid w:val="006F6023"/>
    <w:rsid w:val="006F6290"/>
    <w:rsid w:val="006F6388"/>
    <w:rsid w:val="006F67D5"/>
    <w:rsid w:val="006F6A1D"/>
    <w:rsid w:val="006F6C04"/>
    <w:rsid w:val="006F6D7D"/>
    <w:rsid w:val="006F6DB6"/>
    <w:rsid w:val="006F7040"/>
    <w:rsid w:val="006F729A"/>
    <w:rsid w:val="006F77C0"/>
    <w:rsid w:val="006F793B"/>
    <w:rsid w:val="006F79EF"/>
    <w:rsid w:val="006F7B51"/>
    <w:rsid w:val="006F7FDE"/>
    <w:rsid w:val="0070007D"/>
    <w:rsid w:val="007002E7"/>
    <w:rsid w:val="00700C28"/>
    <w:rsid w:val="00700C93"/>
    <w:rsid w:val="00700DC2"/>
    <w:rsid w:val="00700EAB"/>
    <w:rsid w:val="00700EFE"/>
    <w:rsid w:val="00701057"/>
    <w:rsid w:val="00701665"/>
    <w:rsid w:val="007019A9"/>
    <w:rsid w:val="007019D5"/>
    <w:rsid w:val="007019EA"/>
    <w:rsid w:val="00701D54"/>
    <w:rsid w:val="00702013"/>
    <w:rsid w:val="007020EE"/>
    <w:rsid w:val="00702222"/>
    <w:rsid w:val="0070246C"/>
    <w:rsid w:val="00702906"/>
    <w:rsid w:val="00702BB4"/>
    <w:rsid w:val="00702D35"/>
    <w:rsid w:val="0070310F"/>
    <w:rsid w:val="0070380A"/>
    <w:rsid w:val="007039E8"/>
    <w:rsid w:val="00703B44"/>
    <w:rsid w:val="00703F34"/>
    <w:rsid w:val="00704091"/>
    <w:rsid w:val="00704291"/>
    <w:rsid w:val="007042B8"/>
    <w:rsid w:val="00704370"/>
    <w:rsid w:val="0070459C"/>
    <w:rsid w:val="007049C1"/>
    <w:rsid w:val="00704A9F"/>
    <w:rsid w:val="00704D1C"/>
    <w:rsid w:val="00704E3A"/>
    <w:rsid w:val="00704FCD"/>
    <w:rsid w:val="00705058"/>
    <w:rsid w:val="007050C2"/>
    <w:rsid w:val="00705229"/>
    <w:rsid w:val="00705242"/>
    <w:rsid w:val="007052AC"/>
    <w:rsid w:val="00705358"/>
    <w:rsid w:val="007059EB"/>
    <w:rsid w:val="00705C00"/>
    <w:rsid w:val="00705DDF"/>
    <w:rsid w:val="00706196"/>
    <w:rsid w:val="00706A4D"/>
    <w:rsid w:val="00706DEE"/>
    <w:rsid w:val="00707460"/>
    <w:rsid w:val="007074AE"/>
    <w:rsid w:val="00707710"/>
    <w:rsid w:val="00707760"/>
    <w:rsid w:val="00707B21"/>
    <w:rsid w:val="00707B72"/>
    <w:rsid w:val="00710216"/>
    <w:rsid w:val="00710404"/>
    <w:rsid w:val="007104AC"/>
    <w:rsid w:val="007109B1"/>
    <w:rsid w:val="007109DC"/>
    <w:rsid w:val="00710C69"/>
    <w:rsid w:val="00710D01"/>
    <w:rsid w:val="00710E22"/>
    <w:rsid w:val="007110AF"/>
    <w:rsid w:val="00711188"/>
    <w:rsid w:val="0071163A"/>
    <w:rsid w:val="00711975"/>
    <w:rsid w:val="00711A28"/>
    <w:rsid w:val="00711AA3"/>
    <w:rsid w:val="00711AB8"/>
    <w:rsid w:val="00711DD1"/>
    <w:rsid w:val="00711E45"/>
    <w:rsid w:val="0071240E"/>
    <w:rsid w:val="00712795"/>
    <w:rsid w:val="007127E1"/>
    <w:rsid w:val="00712AE2"/>
    <w:rsid w:val="00712D0B"/>
    <w:rsid w:val="00712E30"/>
    <w:rsid w:val="00713019"/>
    <w:rsid w:val="00713176"/>
    <w:rsid w:val="00713229"/>
    <w:rsid w:val="007133E7"/>
    <w:rsid w:val="00713B05"/>
    <w:rsid w:val="00713CFF"/>
    <w:rsid w:val="00713F3E"/>
    <w:rsid w:val="007141C4"/>
    <w:rsid w:val="00714236"/>
    <w:rsid w:val="007142B8"/>
    <w:rsid w:val="00714510"/>
    <w:rsid w:val="00714648"/>
    <w:rsid w:val="00714872"/>
    <w:rsid w:val="00714898"/>
    <w:rsid w:val="00714B0E"/>
    <w:rsid w:val="00714B66"/>
    <w:rsid w:val="00714EAA"/>
    <w:rsid w:val="00714ECF"/>
    <w:rsid w:val="00714F9F"/>
    <w:rsid w:val="00715273"/>
    <w:rsid w:val="00715971"/>
    <w:rsid w:val="00715ACA"/>
    <w:rsid w:val="00715BB2"/>
    <w:rsid w:val="00715E7E"/>
    <w:rsid w:val="007162C9"/>
    <w:rsid w:val="00716468"/>
    <w:rsid w:val="0071676F"/>
    <w:rsid w:val="00716844"/>
    <w:rsid w:val="00716916"/>
    <w:rsid w:val="007169CF"/>
    <w:rsid w:val="00716BEE"/>
    <w:rsid w:val="00716E5B"/>
    <w:rsid w:val="00717125"/>
    <w:rsid w:val="00717832"/>
    <w:rsid w:val="00717F12"/>
    <w:rsid w:val="0072068A"/>
    <w:rsid w:val="0072082B"/>
    <w:rsid w:val="007208DF"/>
    <w:rsid w:val="00720A7C"/>
    <w:rsid w:val="00720C16"/>
    <w:rsid w:val="00720C90"/>
    <w:rsid w:val="007210E8"/>
    <w:rsid w:val="007211A3"/>
    <w:rsid w:val="007214B6"/>
    <w:rsid w:val="007215D2"/>
    <w:rsid w:val="0072167A"/>
    <w:rsid w:val="0072197F"/>
    <w:rsid w:val="007219B9"/>
    <w:rsid w:val="00721E01"/>
    <w:rsid w:val="00721FDE"/>
    <w:rsid w:val="00722321"/>
    <w:rsid w:val="00722453"/>
    <w:rsid w:val="007225FE"/>
    <w:rsid w:val="007228F4"/>
    <w:rsid w:val="00722A17"/>
    <w:rsid w:val="00722B8A"/>
    <w:rsid w:val="007230F6"/>
    <w:rsid w:val="0072327A"/>
    <w:rsid w:val="00723689"/>
    <w:rsid w:val="0072371A"/>
    <w:rsid w:val="007237A5"/>
    <w:rsid w:val="007237C8"/>
    <w:rsid w:val="00723BC8"/>
    <w:rsid w:val="00723D5B"/>
    <w:rsid w:val="00723E57"/>
    <w:rsid w:val="00723E95"/>
    <w:rsid w:val="00723EAC"/>
    <w:rsid w:val="00723FFC"/>
    <w:rsid w:val="00724406"/>
    <w:rsid w:val="007245C2"/>
    <w:rsid w:val="007249D0"/>
    <w:rsid w:val="007252E0"/>
    <w:rsid w:val="00725458"/>
    <w:rsid w:val="00725741"/>
    <w:rsid w:val="00725C28"/>
    <w:rsid w:val="00725E32"/>
    <w:rsid w:val="00725F14"/>
    <w:rsid w:val="00725FDE"/>
    <w:rsid w:val="00726227"/>
    <w:rsid w:val="00726657"/>
    <w:rsid w:val="007268C2"/>
    <w:rsid w:val="00726E1B"/>
    <w:rsid w:val="00727206"/>
    <w:rsid w:val="00727793"/>
    <w:rsid w:val="007277F6"/>
    <w:rsid w:val="00727A2B"/>
    <w:rsid w:val="00727F2B"/>
    <w:rsid w:val="00727FD4"/>
    <w:rsid w:val="0073035A"/>
    <w:rsid w:val="00730A70"/>
    <w:rsid w:val="00730C5D"/>
    <w:rsid w:val="00730F2B"/>
    <w:rsid w:val="00731056"/>
    <w:rsid w:val="00731715"/>
    <w:rsid w:val="0073187F"/>
    <w:rsid w:val="00731880"/>
    <w:rsid w:val="00731A5B"/>
    <w:rsid w:val="00731BDB"/>
    <w:rsid w:val="00731BE1"/>
    <w:rsid w:val="00731C57"/>
    <w:rsid w:val="00731EE5"/>
    <w:rsid w:val="00731EF4"/>
    <w:rsid w:val="007321DF"/>
    <w:rsid w:val="0073223C"/>
    <w:rsid w:val="007322D1"/>
    <w:rsid w:val="00732443"/>
    <w:rsid w:val="007328DE"/>
    <w:rsid w:val="00732B01"/>
    <w:rsid w:val="00732F2D"/>
    <w:rsid w:val="00732F9C"/>
    <w:rsid w:val="00733754"/>
    <w:rsid w:val="007337C9"/>
    <w:rsid w:val="007338C7"/>
    <w:rsid w:val="00734197"/>
    <w:rsid w:val="007343D0"/>
    <w:rsid w:val="00734485"/>
    <w:rsid w:val="007344CD"/>
    <w:rsid w:val="007344D0"/>
    <w:rsid w:val="007345BD"/>
    <w:rsid w:val="00734843"/>
    <w:rsid w:val="00734A8B"/>
    <w:rsid w:val="00734D6B"/>
    <w:rsid w:val="00734D73"/>
    <w:rsid w:val="00734F64"/>
    <w:rsid w:val="007353B3"/>
    <w:rsid w:val="0073544E"/>
    <w:rsid w:val="00735521"/>
    <w:rsid w:val="007356BA"/>
    <w:rsid w:val="007356E4"/>
    <w:rsid w:val="00735706"/>
    <w:rsid w:val="0073572E"/>
    <w:rsid w:val="00735B3C"/>
    <w:rsid w:val="00735B42"/>
    <w:rsid w:val="00736389"/>
    <w:rsid w:val="00736400"/>
    <w:rsid w:val="00736972"/>
    <w:rsid w:val="00736A14"/>
    <w:rsid w:val="00736AA1"/>
    <w:rsid w:val="00736CC5"/>
    <w:rsid w:val="007370D4"/>
    <w:rsid w:val="007370ED"/>
    <w:rsid w:val="00737605"/>
    <w:rsid w:val="00737894"/>
    <w:rsid w:val="0073789D"/>
    <w:rsid w:val="0073792D"/>
    <w:rsid w:val="0074007B"/>
    <w:rsid w:val="00740774"/>
    <w:rsid w:val="00740B2B"/>
    <w:rsid w:val="00740B60"/>
    <w:rsid w:val="007412C9"/>
    <w:rsid w:val="0074136D"/>
    <w:rsid w:val="00741685"/>
    <w:rsid w:val="00741C99"/>
    <w:rsid w:val="00742139"/>
    <w:rsid w:val="00742588"/>
    <w:rsid w:val="00742616"/>
    <w:rsid w:val="007429DF"/>
    <w:rsid w:val="00742AE4"/>
    <w:rsid w:val="00742C94"/>
    <w:rsid w:val="0074315B"/>
    <w:rsid w:val="00743401"/>
    <w:rsid w:val="00743611"/>
    <w:rsid w:val="0074371A"/>
    <w:rsid w:val="00743B38"/>
    <w:rsid w:val="00743B88"/>
    <w:rsid w:val="00743D9F"/>
    <w:rsid w:val="007447D2"/>
    <w:rsid w:val="0074487D"/>
    <w:rsid w:val="00744D4D"/>
    <w:rsid w:val="00744ED9"/>
    <w:rsid w:val="007452DA"/>
    <w:rsid w:val="00745343"/>
    <w:rsid w:val="007453DC"/>
    <w:rsid w:val="0074540E"/>
    <w:rsid w:val="0074547D"/>
    <w:rsid w:val="00745708"/>
    <w:rsid w:val="007457E4"/>
    <w:rsid w:val="007459D9"/>
    <w:rsid w:val="00745AB4"/>
    <w:rsid w:val="00745F28"/>
    <w:rsid w:val="007464B7"/>
    <w:rsid w:val="00746626"/>
    <w:rsid w:val="00746923"/>
    <w:rsid w:val="00746C49"/>
    <w:rsid w:val="00746CEA"/>
    <w:rsid w:val="00746E38"/>
    <w:rsid w:val="00746F82"/>
    <w:rsid w:val="00746FEF"/>
    <w:rsid w:val="007470D1"/>
    <w:rsid w:val="0074710A"/>
    <w:rsid w:val="00747140"/>
    <w:rsid w:val="0074716C"/>
    <w:rsid w:val="0074725D"/>
    <w:rsid w:val="0074730D"/>
    <w:rsid w:val="007474ED"/>
    <w:rsid w:val="0074769C"/>
    <w:rsid w:val="007476DC"/>
    <w:rsid w:val="00747794"/>
    <w:rsid w:val="007477E6"/>
    <w:rsid w:val="007477FA"/>
    <w:rsid w:val="0074782F"/>
    <w:rsid w:val="00747842"/>
    <w:rsid w:val="00747E20"/>
    <w:rsid w:val="00747E95"/>
    <w:rsid w:val="007503CE"/>
    <w:rsid w:val="007503FE"/>
    <w:rsid w:val="0075042F"/>
    <w:rsid w:val="00750452"/>
    <w:rsid w:val="00750497"/>
    <w:rsid w:val="007506FF"/>
    <w:rsid w:val="0075092E"/>
    <w:rsid w:val="00750D77"/>
    <w:rsid w:val="007510AA"/>
    <w:rsid w:val="007510B8"/>
    <w:rsid w:val="0075140D"/>
    <w:rsid w:val="0075143E"/>
    <w:rsid w:val="007514D5"/>
    <w:rsid w:val="00751712"/>
    <w:rsid w:val="007519D4"/>
    <w:rsid w:val="00751B44"/>
    <w:rsid w:val="00751E42"/>
    <w:rsid w:val="00752242"/>
    <w:rsid w:val="007523A5"/>
    <w:rsid w:val="007524D1"/>
    <w:rsid w:val="0075282A"/>
    <w:rsid w:val="00752F67"/>
    <w:rsid w:val="007534A1"/>
    <w:rsid w:val="00753720"/>
    <w:rsid w:val="007539ED"/>
    <w:rsid w:val="00753ABB"/>
    <w:rsid w:val="00753F8F"/>
    <w:rsid w:val="00754067"/>
    <w:rsid w:val="00754691"/>
    <w:rsid w:val="00754977"/>
    <w:rsid w:val="00754C23"/>
    <w:rsid w:val="00754DEF"/>
    <w:rsid w:val="00754E3E"/>
    <w:rsid w:val="00754E7B"/>
    <w:rsid w:val="00754E94"/>
    <w:rsid w:val="00754E99"/>
    <w:rsid w:val="007552A6"/>
    <w:rsid w:val="0075540C"/>
    <w:rsid w:val="007554DD"/>
    <w:rsid w:val="0075563A"/>
    <w:rsid w:val="007556F4"/>
    <w:rsid w:val="00755A11"/>
    <w:rsid w:val="00755AC4"/>
    <w:rsid w:val="00755D8E"/>
    <w:rsid w:val="00755EDA"/>
    <w:rsid w:val="00755FCC"/>
    <w:rsid w:val="00755FFB"/>
    <w:rsid w:val="007560EA"/>
    <w:rsid w:val="00756204"/>
    <w:rsid w:val="007562D9"/>
    <w:rsid w:val="007564B8"/>
    <w:rsid w:val="00756646"/>
    <w:rsid w:val="00756990"/>
    <w:rsid w:val="00756A2A"/>
    <w:rsid w:val="00756B01"/>
    <w:rsid w:val="00756D4B"/>
    <w:rsid w:val="00756F16"/>
    <w:rsid w:val="00756F6B"/>
    <w:rsid w:val="00756FA8"/>
    <w:rsid w:val="0075703A"/>
    <w:rsid w:val="0075710F"/>
    <w:rsid w:val="0075730F"/>
    <w:rsid w:val="00757326"/>
    <w:rsid w:val="007573CD"/>
    <w:rsid w:val="007575DA"/>
    <w:rsid w:val="00757742"/>
    <w:rsid w:val="00757753"/>
    <w:rsid w:val="0075792B"/>
    <w:rsid w:val="00757B83"/>
    <w:rsid w:val="00757D37"/>
    <w:rsid w:val="00757D4D"/>
    <w:rsid w:val="00760487"/>
    <w:rsid w:val="00760512"/>
    <w:rsid w:val="0076053D"/>
    <w:rsid w:val="007605F0"/>
    <w:rsid w:val="007607E2"/>
    <w:rsid w:val="00760A90"/>
    <w:rsid w:val="00760C91"/>
    <w:rsid w:val="00761017"/>
    <w:rsid w:val="007610F6"/>
    <w:rsid w:val="0076134C"/>
    <w:rsid w:val="007616D6"/>
    <w:rsid w:val="00761BFB"/>
    <w:rsid w:val="00761D85"/>
    <w:rsid w:val="00761E13"/>
    <w:rsid w:val="0076225F"/>
    <w:rsid w:val="0076283B"/>
    <w:rsid w:val="007628A5"/>
    <w:rsid w:val="00762FFF"/>
    <w:rsid w:val="0076306E"/>
    <w:rsid w:val="007630C4"/>
    <w:rsid w:val="007630D0"/>
    <w:rsid w:val="0076330D"/>
    <w:rsid w:val="007635A8"/>
    <w:rsid w:val="0076370C"/>
    <w:rsid w:val="00763844"/>
    <w:rsid w:val="00763A0E"/>
    <w:rsid w:val="00763BF8"/>
    <w:rsid w:val="00763C66"/>
    <w:rsid w:val="00763CD1"/>
    <w:rsid w:val="00763CE8"/>
    <w:rsid w:val="00763D13"/>
    <w:rsid w:val="00763F3E"/>
    <w:rsid w:val="007641B8"/>
    <w:rsid w:val="007645E8"/>
    <w:rsid w:val="0076460D"/>
    <w:rsid w:val="00764839"/>
    <w:rsid w:val="00764C64"/>
    <w:rsid w:val="00764CDB"/>
    <w:rsid w:val="007650BE"/>
    <w:rsid w:val="007654C2"/>
    <w:rsid w:val="007654C5"/>
    <w:rsid w:val="00765A0C"/>
    <w:rsid w:val="00765D65"/>
    <w:rsid w:val="00765DAC"/>
    <w:rsid w:val="007660B7"/>
    <w:rsid w:val="00766740"/>
    <w:rsid w:val="00766796"/>
    <w:rsid w:val="00766944"/>
    <w:rsid w:val="007670D5"/>
    <w:rsid w:val="00767384"/>
    <w:rsid w:val="0076746E"/>
    <w:rsid w:val="0076773F"/>
    <w:rsid w:val="007678C1"/>
    <w:rsid w:val="0076797E"/>
    <w:rsid w:val="0076799A"/>
    <w:rsid w:val="00767AAB"/>
    <w:rsid w:val="00767E69"/>
    <w:rsid w:val="00770436"/>
    <w:rsid w:val="0077054E"/>
    <w:rsid w:val="007707BC"/>
    <w:rsid w:val="00770970"/>
    <w:rsid w:val="00770EE2"/>
    <w:rsid w:val="00770EEB"/>
    <w:rsid w:val="0077101C"/>
    <w:rsid w:val="007712A1"/>
    <w:rsid w:val="007716D7"/>
    <w:rsid w:val="0077170E"/>
    <w:rsid w:val="0077182D"/>
    <w:rsid w:val="00771C93"/>
    <w:rsid w:val="00771D00"/>
    <w:rsid w:val="007720D6"/>
    <w:rsid w:val="007721EE"/>
    <w:rsid w:val="0077229D"/>
    <w:rsid w:val="00772AA8"/>
    <w:rsid w:val="00772B03"/>
    <w:rsid w:val="00772D02"/>
    <w:rsid w:val="007730DD"/>
    <w:rsid w:val="0077336B"/>
    <w:rsid w:val="00773541"/>
    <w:rsid w:val="007739B4"/>
    <w:rsid w:val="00773D25"/>
    <w:rsid w:val="0077405B"/>
    <w:rsid w:val="00774155"/>
    <w:rsid w:val="007741FA"/>
    <w:rsid w:val="00774401"/>
    <w:rsid w:val="00774420"/>
    <w:rsid w:val="0077451F"/>
    <w:rsid w:val="007745A6"/>
    <w:rsid w:val="007747D7"/>
    <w:rsid w:val="007748C8"/>
    <w:rsid w:val="00774C7A"/>
    <w:rsid w:val="00775216"/>
    <w:rsid w:val="0077596D"/>
    <w:rsid w:val="007759EC"/>
    <w:rsid w:val="00775B5C"/>
    <w:rsid w:val="00775DEA"/>
    <w:rsid w:val="00775F6D"/>
    <w:rsid w:val="0077656B"/>
    <w:rsid w:val="00776662"/>
    <w:rsid w:val="00776782"/>
    <w:rsid w:val="00776B47"/>
    <w:rsid w:val="00776C36"/>
    <w:rsid w:val="00776F6E"/>
    <w:rsid w:val="00777015"/>
    <w:rsid w:val="0077703F"/>
    <w:rsid w:val="007770FE"/>
    <w:rsid w:val="007772AC"/>
    <w:rsid w:val="00777388"/>
    <w:rsid w:val="007774D6"/>
    <w:rsid w:val="00777744"/>
    <w:rsid w:val="007778FD"/>
    <w:rsid w:val="007779B4"/>
    <w:rsid w:val="0078052C"/>
    <w:rsid w:val="00780800"/>
    <w:rsid w:val="00780A20"/>
    <w:rsid w:val="00781121"/>
    <w:rsid w:val="0078115F"/>
    <w:rsid w:val="0078148A"/>
    <w:rsid w:val="00781543"/>
    <w:rsid w:val="00781A71"/>
    <w:rsid w:val="00781B33"/>
    <w:rsid w:val="00781CBD"/>
    <w:rsid w:val="0078200F"/>
    <w:rsid w:val="007823E6"/>
    <w:rsid w:val="007825BB"/>
    <w:rsid w:val="00782605"/>
    <w:rsid w:val="0078272A"/>
    <w:rsid w:val="0078292C"/>
    <w:rsid w:val="0078296F"/>
    <w:rsid w:val="007829A5"/>
    <w:rsid w:val="00782A3B"/>
    <w:rsid w:val="00782DA0"/>
    <w:rsid w:val="00782E19"/>
    <w:rsid w:val="00782E7E"/>
    <w:rsid w:val="0078300E"/>
    <w:rsid w:val="00783054"/>
    <w:rsid w:val="007831A9"/>
    <w:rsid w:val="007831BA"/>
    <w:rsid w:val="00783321"/>
    <w:rsid w:val="0078377C"/>
    <w:rsid w:val="007840B9"/>
    <w:rsid w:val="00784253"/>
    <w:rsid w:val="0078440C"/>
    <w:rsid w:val="007846E4"/>
    <w:rsid w:val="00784746"/>
    <w:rsid w:val="00784A78"/>
    <w:rsid w:val="00784B9E"/>
    <w:rsid w:val="00784E9D"/>
    <w:rsid w:val="00785888"/>
    <w:rsid w:val="00785DB0"/>
    <w:rsid w:val="00785F26"/>
    <w:rsid w:val="00786368"/>
    <w:rsid w:val="0078666D"/>
    <w:rsid w:val="007866EF"/>
    <w:rsid w:val="00786813"/>
    <w:rsid w:val="007868D6"/>
    <w:rsid w:val="00786A66"/>
    <w:rsid w:val="00786B85"/>
    <w:rsid w:val="00786FE4"/>
    <w:rsid w:val="0078742B"/>
    <w:rsid w:val="00787611"/>
    <w:rsid w:val="00787622"/>
    <w:rsid w:val="00787660"/>
    <w:rsid w:val="0078795A"/>
    <w:rsid w:val="00787B7B"/>
    <w:rsid w:val="00790020"/>
    <w:rsid w:val="00790054"/>
    <w:rsid w:val="0079024E"/>
    <w:rsid w:val="007905B1"/>
    <w:rsid w:val="00790826"/>
    <w:rsid w:val="007908EC"/>
    <w:rsid w:val="00790AE4"/>
    <w:rsid w:val="00790B72"/>
    <w:rsid w:val="00791BE7"/>
    <w:rsid w:val="007921AE"/>
    <w:rsid w:val="007925D9"/>
    <w:rsid w:val="00792979"/>
    <w:rsid w:val="007929CA"/>
    <w:rsid w:val="00793719"/>
    <w:rsid w:val="007939C3"/>
    <w:rsid w:val="00793C68"/>
    <w:rsid w:val="00793E7F"/>
    <w:rsid w:val="00794213"/>
    <w:rsid w:val="00794610"/>
    <w:rsid w:val="00794A35"/>
    <w:rsid w:val="00794A5E"/>
    <w:rsid w:val="00794AA3"/>
    <w:rsid w:val="00794B8A"/>
    <w:rsid w:val="00794DB5"/>
    <w:rsid w:val="00794E92"/>
    <w:rsid w:val="007950F8"/>
    <w:rsid w:val="0079538D"/>
    <w:rsid w:val="007954F2"/>
    <w:rsid w:val="00795572"/>
    <w:rsid w:val="0079564A"/>
    <w:rsid w:val="00795694"/>
    <w:rsid w:val="00795830"/>
    <w:rsid w:val="007959DD"/>
    <w:rsid w:val="00795C94"/>
    <w:rsid w:val="00795F7D"/>
    <w:rsid w:val="00796043"/>
    <w:rsid w:val="00796150"/>
    <w:rsid w:val="007961F9"/>
    <w:rsid w:val="00796233"/>
    <w:rsid w:val="007963A3"/>
    <w:rsid w:val="0079668A"/>
    <w:rsid w:val="00796A4F"/>
    <w:rsid w:val="00796B98"/>
    <w:rsid w:val="00796D5C"/>
    <w:rsid w:val="00796F49"/>
    <w:rsid w:val="0079722B"/>
    <w:rsid w:val="00797390"/>
    <w:rsid w:val="0079788C"/>
    <w:rsid w:val="00797932"/>
    <w:rsid w:val="00797DDB"/>
    <w:rsid w:val="00797F88"/>
    <w:rsid w:val="007A04F8"/>
    <w:rsid w:val="007A062B"/>
    <w:rsid w:val="007A0946"/>
    <w:rsid w:val="007A0DFF"/>
    <w:rsid w:val="007A11C2"/>
    <w:rsid w:val="007A12ED"/>
    <w:rsid w:val="007A1303"/>
    <w:rsid w:val="007A1CA9"/>
    <w:rsid w:val="007A1E94"/>
    <w:rsid w:val="007A1ED0"/>
    <w:rsid w:val="007A2290"/>
    <w:rsid w:val="007A26DD"/>
    <w:rsid w:val="007A2854"/>
    <w:rsid w:val="007A2F35"/>
    <w:rsid w:val="007A2F4C"/>
    <w:rsid w:val="007A3349"/>
    <w:rsid w:val="007A3738"/>
    <w:rsid w:val="007A38D3"/>
    <w:rsid w:val="007A3924"/>
    <w:rsid w:val="007A3C73"/>
    <w:rsid w:val="007A3D14"/>
    <w:rsid w:val="007A4197"/>
    <w:rsid w:val="007A4ADE"/>
    <w:rsid w:val="007A4AF7"/>
    <w:rsid w:val="007A4F2A"/>
    <w:rsid w:val="007A529C"/>
    <w:rsid w:val="007A52EC"/>
    <w:rsid w:val="007A54B2"/>
    <w:rsid w:val="007A5530"/>
    <w:rsid w:val="007A57AE"/>
    <w:rsid w:val="007A5C3E"/>
    <w:rsid w:val="007A5CDA"/>
    <w:rsid w:val="007A5E23"/>
    <w:rsid w:val="007A5E7E"/>
    <w:rsid w:val="007A5F7A"/>
    <w:rsid w:val="007A636C"/>
    <w:rsid w:val="007A6427"/>
    <w:rsid w:val="007A65B3"/>
    <w:rsid w:val="007A6BD1"/>
    <w:rsid w:val="007A6F7D"/>
    <w:rsid w:val="007A7044"/>
    <w:rsid w:val="007A70B6"/>
    <w:rsid w:val="007A7282"/>
    <w:rsid w:val="007A7367"/>
    <w:rsid w:val="007A7741"/>
    <w:rsid w:val="007A7829"/>
    <w:rsid w:val="007A79CA"/>
    <w:rsid w:val="007A7B80"/>
    <w:rsid w:val="007A7C76"/>
    <w:rsid w:val="007A7C8C"/>
    <w:rsid w:val="007B016A"/>
    <w:rsid w:val="007B01D9"/>
    <w:rsid w:val="007B0202"/>
    <w:rsid w:val="007B0319"/>
    <w:rsid w:val="007B04AE"/>
    <w:rsid w:val="007B071B"/>
    <w:rsid w:val="007B0722"/>
    <w:rsid w:val="007B0B8A"/>
    <w:rsid w:val="007B0C5C"/>
    <w:rsid w:val="007B0E32"/>
    <w:rsid w:val="007B1291"/>
    <w:rsid w:val="007B14F9"/>
    <w:rsid w:val="007B1725"/>
    <w:rsid w:val="007B179D"/>
    <w:rsid w:val="007B183B"/>
    <w:rsid w:val="007B192D"/>
    <w:rsid w:val="007B195D"/>
    <w:rsid w:val="007B2596"/>
    <w:rsid w:val="007B262D"/>
    <w:rsid w:val="007B289D"/>
    <w:rsid w:val="007B2984"/>
    <w:rsid w:val="007B29DB"/>
    <w:rsid w:val="007B2B8F"/>
    <w:rsid w:val="007B336C"/>
    <w:rsid w:val="007B355E"/>
    <w:rsid w:val="007B3735"/>
    <w:rsid w:val="007B3D5A"/>
    <w:rsid w:val="007B3DA1"/>
    <w:rsid w:val="007B41BF"/>
    <w:rsid w:val="007B434A"/>
    <w:rsid w:val="007B478A"/>
    <w:rsid w:val="007B4F11"/>
    <w:rsid w:val="007B52E6"/>
    <w:rsid w:val="007B57C7"/>
    <w:rsid w:val="007B5CBF"/>
    <w:rsid w:val="007B5DA7"/>
    <w:rsid w:val="007B5DFB"/>
    <w:rsid w:val="007B5F46"/>
    <w:rsid w:val="007B63D4"/>
    <w:rsid w:val="007B65D4"/>
    <w:rsid w:val="007B67B8"/>
    <w:rsid w:val="007B6822"/>
    <w:rsid w:val="007B686C"/>
    <w:rsid w:val="007B694F"/>
    <w:rsid w:val="007B7129"/>
    <w:rsid w:val="007B71EA"/>
    <w:rsid w:val="007B7666"/>
    <w:rsid w:val="007B7839"/>
    <w:rsid w:val="007B789E"/>
    <w:rsid w:val="007B7B7B"/>
    <w:rsid w:val="007B7BB8"/>
    <w:rsid w:val="007B7E50"/>
    <w:rsid w:val="007C01F7"/>
    <w:rsid w:val="007C032D"/>
    <w:rsid w:val="007C0508"/>
    <w:rsid w:val="007C05D2"/>
    <w:rsid w:val="007C06D0"/>
    <w:rsid w:val="007C0A96"/>
    <w:rsid w:val="007C0E93"/>
    <w:rsid w:val="007C104F"/>
    <w:rsid w:val="007C119A"/>
    <w:rsid w:val="007C1395"/>
    <w:rsid w:val="007C14DC"/>
    <w:rsid w:val="007C1537"/>
    <w:rsid w:val="007C16A9"/>
    <w:rsid w:val="007C1B20"/>
    <w:rsid w:val="007C1B71"/>
    <w:rsid w:val="007C1D0E"/>
    <w:rsid w:val="007C1E4F"/>
    <w:rsid w:val="007C1F71"/>
    <w:rsid w:val="007C2068"/>
    <w:rsid w:val="007C227E"/>
    <w:rsid w:val="007C229F"/>
    <w:rsid w:val="007C260E"/>
    <w:rsid w:val="007C2D92"/>
    <w:rsid w:val="007C3631"/>
    <w:rsid w:val="007C3777"/>
    <w:rsid w:val="007C385E"/>
    <w:rsid w:val="007C38FC"/>
    <w:rsid w:val="007C4108"/>
    <w:rsid w:val="007C47DB"/>
    <w:rsid w:val="007C47E2"/>
    <w:rsid w:val="007C47F3"/>
    <w:rsid w:val="007C495B"/>
    <w:rsid w:val="007C4A74"/>
    <w:rsid w:val="007C4ACB"/>
    <w:rsid w:val="007C4C24"/>
    <w:rsid w:val="007C50CD"/>
    <w:rsid w:val="007C529B"/>
    <w:rsid w:val="007C5357"/>
    <w:rsid w:val="007C55FA"/>
    <w:rsid w:val="007C5816"/>
    <w:rsid w:val="007C58D9"/>
    <w:rsid w:val="007C5F3D"/>
    <w:rsid w:val="007C6199"/>
    <w:rsid w:val="007C65B5"/>
    <w:rsid w:val="007C65D7"/>
    <w:rsid w:val="007C6B2B"/>
    <w:rsid w:val="007C6B4E"/>
    <w:rsid w:val="007C6B50"/>
    <w:rsid w:val="007C6C10"/>
    <w:rsid w:val="007C7220"/>
    <w:rsid w:val="007C7251"/>
    <w:rsid w:val="007C7423"/>
    <w:rsid w:val="007C743C"/>
    <w:rsid w:val="007C74AB"/>
    <w:rsid w:val="007C75FB"/>
    <w:rsid w:val="007C76B2"/>
    <w:rsid w:val="007C76B8"/>
    <w:rsid w:val="007C783A"/>
    <w:rsid w:val="007C7991"/>
    <w:rsid w:val="007C7C6F"/>
    <w:rsid w:val="007C7CBE"/>
    <w:rsid w:val="007C7D4E"/>
    <w:rsid w:val="007D023C"/>
    <w:rsid w:val="007D0596"/>
    <w:rsid w:val="007D0B06"/>
    <w:rsid w:val="007D0CC2"/>
    <w:rsid w:val="007D0FD7"/>
    <w:rsid w:val="007D10F3"/>
    <w:rsid w:val="007D1142"/>
    <w:rsid w:val="007D1175"/>
    <w:rsid w:val="007D1198"/>
    <w:rsid w:val="007D1401"/>
    <w:rsid w:val="007D1BE4"/>
    <w:rsid w:val="007D21ED"/>
    <w:rsid w:val="007D221A"/>
    <w:rsid w:val="007D29B9"/>
    <w:rsid w:val="007D2AFB"/>
    <w:rsid w:val="007D2B77"/>
    <w:rsid w:val="007D2D24"/>
    <w:rsid w:val="007D2DF5"/>
    <w:rsid w:val="007D2E91"/>
    <w:rsid w:val="007D34B8"/>
    <w:rsid w:val="007D388F"/>
    <w:rsid w:val="007D3996"/>
    <w:rsid w:val="007D3B8C"/>
    <w:rsid w:val="007D3BE1"/>
    <w:rsid w:val="007D404E"/>
    <w:rsid w:val="007D42C5"/>
    <w:rsid w:val="007D4327"/>
    <w:rsid w:val="007D44EC"/>
    <w:rsid w:val="007D4779"/>
    <w:rsid w:val="007D4CE8"/>
    <w:rsid w:val="007D512F"/>
    <w:rsid w:val="007D5272"/>
    <w:rsid w:val="007D5328"/>
    <w:rsid w:val="007D5411"/>
    <w:rsid w:val="007D5492"/>
    <w:rsid w:val="007D5590"/>
    <w:rsid w:val="007D58E0"/>
    <w:rsid w:val="007D59DC"/>
    <w:rsid w:val="007D5B1E"/>
    <w:rsid w:val="007D5F0F"/>
    <w:rsid w:val="007D5F12"/>
    <w:rsid w:val="007D5F52"/>
    <w:rsid w:val="007D6031"/>
    <w:rsid w:val="007D61F4"/>
    <w:rsid w:val="007D6222"/>
    <w:rsid w:val="007D6353"/>
    <w:rsid w:val="007D6453"/>
    <w:rsid w:val="007D6756"/>
    <w:rsid w:val="007D6793"/>
    <w:rsid w:val="007D6A32"/>
    <w:rsid w:val="007D6E27"/>
    <w:rsid w:val="007D7008"/>
    <w:rsid w:val="007D709E"/>
    <w:rsid w:val="007D70BF"/>
    <w:rsid w:val="007D718C"/>
    <w:rsid w:val="007D722C"/>
    <w:rsid w:val="007D72F1"/>
    <w:rsid w:val="007D72F2"/>
    <w:rsid w:val="007D7859"/>
    <w:rsid w:val="007D7B99"/>
    <w:rsid w:val="007D7DFF"/>
    <w:rsid w:val="007E0593"/>
    <w:rsid w:val="007E0608"/>
    <w:rsid w:val="007E0646"/>
    <w:rsid w:val="007E065B"/>
    <w:rsid w:val="007E0685"/>
    <w:rsid w:val="007E072E"/>
    <w:rsid w:val="007E0832"/>
    <w:rsid w:val="007E0AD2"/>
    <w:rsid w:val="007E0C06"/>
    <w:rsid w:val="007E168E"/>
    <w:rsid w:val="007E1C0E"/>
    <w:rsid w:val="007E1DB3"/>
    <w:rsid w:val="007E200B"/>
    <w:rsid w:val="007E2190"/>
    <w:rsid w:val="007E219D"/>
    <w:rsid w:val="007E2768"/>
    <w:rsid w:val="007E2A05"/>
    <w:rsid w:val="007E2F65"/>
    <w:rsid w:val="007E3816"/>
    <w:rsid w:val="007E3AC2"/>
    <w:rsid w:val="007E3EFF"/>
    <w:rsid w:val="007E41C4"/>
    <w:rsid w:val="007E42C6"/>
    <w:rsid w:val="007E4722"/>
    <w:rsid w:val="007E4769"/>
    <w:rsid w:val="007E4E2C"/>
    <w:rsid w:val="007E4E2F"/>
    <w:rsid w:val="007E4EE3"/>
    <w:rsid w:val="007E516A"/>
    <w:rsid w:val="007E5192"/>
    <w:rsid w:val="007E52F1"/>
    <w:rsid w:val="007E5AB1"/>
    <w:rsid w:val="007E5C9C"/>
    <w:rsid w:val="007E61A8"/>
    <w:rsid w:val="007E6646"/>
    <w:rsid w:val="007E6796"/>
    <w:rsid w:val="007E690D"/>
    <w:rsid w:val="007E6EFE"/>
    <w:rsid w:val="007E6F0B"/>
    <w:rsid w:val="007E700E"/>
    <w:rsid w:val="007E790D"/>
    <w:rsid w:val="007E7989"/>
    <w:rsid w:val="007E7E41"/>
    <w:rsid w:val="007E7E63"/>
    <w:rsid w:val="007E7EF1"/>
    <w:rsid w:val="007F0737"/>
    <w:rsid w:val="007F07A1"/>
    <w:rsid w:val="007F0892"/>
    <w:rsid w:val="007F0D2D"/>
    <w:rsid w:val="007F0EFD"/>
    <w:rsid w:val="007F14C8"/>
    <w:rsid w:val="007F14FF"/>
    <w:rsid w:val="007F18BC"/>
    <w:rsid w:val="007F2001"/>
    <w:rsid w:val="007F20FC"/>
    <w:rsid w:val="007F231B"/>
    <w:rsid w:val="007F272A"/>
    <w:rsid w:val="007F2763"/>
    <w:rsid w:val="007F2A0B"/>
    <w:rsid w:val="007F2A39"/>
    <w:rsid w:val="007F2A5B"/>
    <w:rsid w:val="007F2CA8"/>
    <w:rsid w:val="007F2CAC"/>
    <w:rsid w:val="007F33A4"/>
    <w:rsid w:val="007F3771"/>
    <w:rsid w:val="007F37BC"/>
    <w:rsid w:val="007F3930"/>
    <w:rsid w:val="007F3CA8"/>
    <w:rsid w:val="007F3CE8"/>
    <w:rsid w:val="007F3F86"/>
    <w:rsid w:val="007F41C6"/>
    <w:rsid w:val="007F4294"/>
    <w:rsid w:val="007F4431"/>
    <w:rsid w:val="007F4903"/>
    <w:rsid w:val="007F4A46"/>
    <w:rsid w:val="007F4ADB"/>
    <w:rsid w:val="007F4BF0"/>
    <w:rsid w:val="007F4CF1"/>
    <w:rsid w:val="007F50B9"/>
    <w:rsid w:val="007F5116"/>
    <w:rsid w:val="007F54F0"/>
    <w:rsid w:val="007F5508"/>
    <w:rsid w:val="007F5926"/>
    <w:rsid w:val="007F5D4B"/>
    <w:rsid w:val="007F5D77"/>
    <w:rsid w:val="007F61E7"/>
    <w:rsid w:val="007F6220"/>
    <w:rsid w:val="007F6679"/>
    <w:rsid w:val="007F6710"/>
    <w:rsid w:val="007F6D12"/>
    <w:rsid w:val="007F6DAB"/>
    <w:rsid w:val="007F7039"/>
    <w:rsid w:val="007F7142"/>
    <w:rsid w:val="007F71D0"/>
    <w:rsid w:val="007F7307"/>
    <w:rsid w:val="007F74AF"/>
    <w:rsid w:val="007F74FE"/>
    <w:rsid w:val="007F7FE7"/>
    <w:rsid w:val="008000A1"/>
    <w:rsid w:val="00800325"/>
    <w:rsid w:val="008007C3"/>
    <w:rsid w:val="0080085D"/>
    <w:rsid w:val="0080087F"/>
    <w:rsid w:val="0080090B"/>
    <w:rsid w:val="00800E7E"/>
    <w:rsid w:val="00801022"/>
    <w:rsid w:val="00801044"/>
    <w:rsid w:val="00801070"/>
    <w:rsid w:val="00801161"/>
    <w:rsid w:val="00801228"/>
    <w:rsid w:val="008014D5"/>
    <w:rsid w:val="0080170A"/>
    <w:rsid w:val="0080199A"/>
    <w:rsid w:val="00801A2F"/>
    <w:rsid w:val="00801B5E"/>
    <w:rsid w:val="00801BB8"/>
    <w:rsid w:val="00801D9B"/>
    <w:rsid w:val="00801E80"/>
    <w:rsid w:val="00802058"/>
    <w:rsid w:val="0080211A"/>
    <w:rsid w:val="00802198"/>
    <w:rsid w:val="00802474"/>
    <w:rsid w:val="00802A04"/>
    <w:rsid w:val="00802A33"/>
    <w:rsid w:val="00802C0B"/>
    <w:rsid w:val="00802DF0"/>
    <w:rsid w:val="008031EB"/>
    <w:rsid w:val="0080358A"/>
    <w:rsid w:val="0080392E"/>
    <w:rsid w:val="00803A4D"/>
    <w:rsid w:val="00803B6D"/>
    <w:rsid w:val="00803BED"/>
    <w:rsid w:val="00803E52"/>
    <w:rsid w:val="008041F5"/>
    <w:rsid w:val="0080451F"/>
    <w:rsid w:val="00804640"/>
    <w:rsid w:val="00805064"/>
    <w:rsid w:val="008055CE"/>
    <w:rsid w:val="00805873"/>
    <w:rsid w:val="008058E1"/>
    <w:rsid w:val="008058EB"/>
    <w:rsid w:val="00805B68"/>
    <w:rsid w:val="00805E55"/>
    <w:rsid w:val="00806034"/>
    <w:rsid w:val="008060FC"/>
    <w:rsid w:val="00806200"/>
    <w:rsid w:val="0080636E"/>
    <w:rsid w:val="00806542"/>
    <w:rsid w:val="008068B6"/>
    <w:rsid w:val="00806BB0"/>
    <w:rsid w:val="00807153"/>
    <w:rsid w:val="008072DC"/>
    <w:rsid w:val="0080779F"/>
    <w:rsid w:val="008077EF"/>
    <w:rsid w:val="00807CBB"/>
    <w:rsid w:val="00810168"/>
    <w:rsid w:val="0081029C"/>
    <w:rsid w:val="008102E9"/>
    <w:rsid w:val="00810356"/>
    <w:rsid w:val="008103DA"/>
    <w:rsid w:val="008108ED"/>
    <w:rsid w:val="008109D9"/>
    <w:rsid w:val="00810B2A"/>
    <w:rsid w:val="00810BDB"/>
    <w:rsid w:val="00810BEB"/>
    <w:rsid w:val="00810CAD"/>
    <w:rsid w:val="00810E71"/>
    <w:rsid w:val="00810F42"/>
    <w:rsid w:val="008112C7"/>
    <w:rsid w:val="008116E7"/>
    <w:rsid w:val="00811739"/>
    <w:rsid w:val="00811974"/>
    <w:rsid w:val="00811A73"/>
    <w:rsid w:val="00811C71"/>
    <w:rsid w:val="00811E6E"/>
    <w:rsid w:val="00812311"/>
    <w:rsid w:val="00812320"/>
    <w:rsid w:val="008125FF"/>
    <w:rsid w:val="0081260C"/>
    <w:rsid w:val="00812C56"/>
    <w:rsid w:val="00812F85"/>
    <w:rsid w:val="0081327D"/>
    <w:rsid w:val="008133D2"/>
    <w:rsid w:val="0081396E"/>
    <w:rsid w:val="00813A7D"/>
    <w:rsid w:val="00813F1F"/>
    <w:rsid w:val="00813F62"/>
    <w:rsid w:val="00814094"/>
    <w:rsid w:val="00814131"/>
    <w:rsid w:val="00814288"/>
    <w:rsid w:val="0081435C"/>
    <w:rsid w:val="0081445B"/>
    <w:rsid w:val="00814929"/>
    <w:rsid w:val="008149A8"/>
    <w:rsid w:val="00814BDA"/>
    <w:rsid w:val="00814F19"/>
    <w:rsid w:val="00814FCC"/>
    <w:rsid w:val="0081503B"/>
    <w:rsid w:val="008152A6"/>
    <w:rsid w:val="00815E7A"/>
    <w:rsid w:val="00815EC5"/>
    <w:rsid w:val="00816084"/>
    <w:rsid w:val="00816348"/>
    <w:rsid w:val="008163FF"/>
    <w:rsid w:val="008164DE"/>
    <w:rsid w:val="008166A0"/>
    <w:rsid w:val="00816DA1"/>
    <w:rsid w:val="008174B0"/>
    <w:rsid w:val="00817B8E"/>
    <w:rsid w:val="00817BB9"/>
    <w:rsid w:val="00817F38"/>
    <w:rsid w:val="00820139"/>
    <w:rsid w:val="00820208"/>
    <w:rsid w:val="008208D2"/>
    <w:rsid w:val="00820B08"/>
    <w:rsid w:val="00820D2D"/>
    <w:rsid w:val="00820FDA"/>
    <w:rsid w:val="00821466"/>
    <w:rsid w:val="008215E3"/>
    <w:rsid w:val="0082179B"/>
    <w:rsid w:val="0082179C"/>
    <w:rsid w:val="00821831"/>
    <w:rsid w:val="00821EF4"/>
    <w:rsid w:val="00822226"/>
    <w:rsid w:val="008226BA"/>
    <w:rsid w:val="00822DFD"/>
    <w:rsid w:val="00822F23"/>
    <w:rsid w:val="00822F36"/>
    <w:rsid w:val="00823038"/>
    <w:rsid w:val="008234DA"/>
    <w:rsid w:val="008236AA"/>
    <w:rsid w:val="00823928"/>
    <w:rsid w:val="0082395D"/>
    <w:rsid w:val="00823B55"/>
    <w:rsid w:val="00823C1F"/>
    <w:rsid w:val="00824413"/>
    <w:rsid w:val="008246EA"/>
    <w:rsid w:val="00824914"/>
    <w:rsid w:val="00824D7C"/>
    <w:rsid w:val="00824FF1"/>
    <w:rsid w:val="008251A5"/>
    <w:rsid w:val="0082522F"/>
    <w:rsid w:val="00825275"/>
    <w:rsid w:val="00825815"/>
    <w:rsid w:val="00825A8F"/>
    <w:rsid w:val="00825BD3"/>
    <w:rsid w:val="00825D10"/>
    <w:rsid w:val="00825F86"/>
    <w:rsid w:val="008261AF"/>
    <w:rsid w:val="008262BA"/>
    <w:rsid w:val="00826436"/>
    <w:rsid w:val="00826445"/>
    <w:rsid w:val="008264E6"/>
    <w:rsid w:val="008268A5"/>
    <w:rsid w:val="00826A08"/>
    <w:rsid w:val="00826C86"/>
    <w:rsid w:val="00826D27"/>
    <w:rsid w:val="008270CB"/>
    <w:rsid w:val="0082729D"/>
    <w:rsid w:val="0082741E"/>
    <w:rsid w:val="00827879"/>
    <w:rsid w:val="00827AE8"/>
    <w:rsid w:val="00827FF0"/>
    <w:rsid w:val="008304E0"/>
    <w:rsid w:val="008309A3"/>
    <w:rsid w:val="00830B26"/>
    <w:rsid w:val="00830CBA"/>
    <w:rsid w:val="00830D18"/>
    <w:rsid w:val="00830D4E"/>
    <w:rsid w:val="00830EDC"/>
    <w:rsid w:val="00830FC6"/>
    <w:rsid w:val="00830FF5"/>
    <w:rsid w:val="008310FA"/>
    <w:rsid w:val="008313C5"/>
    <w:rsid w:val="008318B9"/>
    <w:rsid w:val="00831985"/>
    <w:rsid w:val="00831ACA"/>
    <w:rsid w:val="00831C31"/>
    <w:rsid w:val="00831E2C"/>
    <w:rsid w:val="008320BC"/>
    <w:rsid w:val="008327F2"/>
    <w:rsid w:val="00832A48"/>
    <w:rsid w:val="00832B31"/>
    <w:rsid w:val="00833343"/>
    <w:rsid w:val="00833525"/>
    <w:rsid w:val="00833551"/>
    <w:rsid w:val="008335A5"/>
    <w:rsid w:val="00833658"/>
    <w:rsid w:val="00833AB1"/>
    <w:rsid w:val="00833B02"/>
    <w:rsid w:val="00833CD3"/>
    <w:rsid w:val="008341AB"/>
    <w:rsid w:val="00834251"/>
    <w:rsid w:val="00834363"/>
    <w:rsid w:val="00834388"/>
    <w:rsid w:val="00834753"/>
    <w:rsid w:val="008347FC"/>
    <w:rsid w:val="008350FD"/>
    <w:rsid w:val="00835284"/>
    <w:rsid w:val="008353D5"/>
    <w:rsid w:val="00835601"/>
    <w:rsid w:val="008358ED"/>
    <w:rsid w:val="0083596E"/>
    <w:rsid w:val="00835C31"/>
    <w:rsid w:val="00835D18"/>
    <w:rsid w:val="00835DA3"/>
    <w:rsid w:val="008361D8"/>
    <w:rsid w:val="00836927"/>
    <w:rsid w:val="008369C9"/>
    <w:rsid w:val="00836D2B"/>
    <w:rsid w:val="00836D51"/>
    <w:rsid w:val="00836DD4"/>
    <w:rsid w:val="00836F83"/>
    <w:rsid w:val="00836FAF"/>
    <w:rsid w:val="00836FBF"/>
    <w:rsid w:val="008373C1"/>
    <w:rsid w:val="008374A8"/>
    <w:rsid w:val="008376D7"/>
    <w:rsid w:val="00837DC7"/>
    <w:rsid w:val="00840081"/>
    <w:rsid w:val="0084030C"/>
    <w:rsid w:val="0084038C"/>
    <w:rsid w:val="00840800"/>
    <w:rsid w:val="00840867"/>
    <w:rsid w:val="008408B4"/>
    <w:rsid w:val="00840935"/>
    <w:rsid w:val="00840D8E"/>
    <w:rsid w:val="00840FF6"/>
    <w:rsid w:val="0084123B"/>
    <w:rsid w:val="00841553"/>
    <w:rsid w:val="008416E0"/>
    <w:rsid w:val="00841826"/>
    <w:rsid w:val="00841A98"/>
    <w:rsid w:val="00841B50"/>
    <w:rsid w:val="00841BF2"/>
    <w:rsid w:val="00841D63"/>
    <w:rsid w:val="0084200B"/>
    <w:rsid w:val="008420FF"/>
    <w:rsid w:val="008423CB"/>
    <w:rsid w:val="008423DC"/>
    <w:rsid w:val="008427FA"/>
    <w:rsid w:val="00842818"/>
    <w:rsid w:val="00842A9B"/>
    <w:rsid w:val="00843334"/>
    <w:rsid w:val="0084342E"/>
    <w:rsid w:val="00843462"/>
    <w:rsid w:val="00843595"/>
    <w:rsid w:val="00843915"/>
    <w:rsid w:val="00843983"/>
    <w:rsid w:val="00843A85"/>
    <w:rsid w:val="00843B22"/>
    <w:rsid w:val="008444BB"/>
    <w:rsid w:val="008445F8"/>
    <w:rsid w:val="00844607"/>
    <w:rsid w:val="008447FA"/>
    <w:rsid w:val="00844838"/>
    <w:rsid w:val="00844CD3"/>
    <w:rsid w:val="00844E21"/>
    <w:rsid w:val="008454DB"/>
    <w:rsid w:val="00845B32"/>
    <w:rsid w:val="00846428"/>
    <w:rsid w:val="008465FD"/>
    <w:rsid w:val="008469FA"/>
    <w:rsid w:val="00846A39"/>
    <w:rsid w:val="00846ACF"/>
    <w:rsid w:val="00846F77"/>
    <w:rsid w:val="00846FA4"/>
    <w:rsid w:val="008472C9"/>
    <w:rsid w:val="0084776E"/>
    <w:rsid w:val="00847B1C"/>
    <w:rsid w:val="0085007A"/>
    <w:rsid w:val="008501C0"/>
    <w:rsid w:val="00850919"/>
    <w:rsid w:val="00850942"/>
    <w:rsid w:val="00850A35"/>
    <w:rsid w:val="00850A6E"/>
    <w:rsid w:val="00850CE9"/>
    <w:rsid w:val="00850F16"/>
    <w:rsid w:val="00850F89"/>
    <w:rsid w:val="0085126F"/>
    <w:rsid w:val="008512A7"/>
    <w:rsid w:val="008514A7"/>
    <w:rsid w:val="00851702"/>
    <w:rsid w:val="008517F0"/>
    <w:rsid w:val="00851C1D"/>
    <w:rsid w:val="00852417"/>
    <w:rsid w:val="00852814"/>
    <w:rsid w:val="00852872"/>
    <w:rsid w:val="008528AB"/>
    <w:rsid w:val="008528B8"/>
    <w:rsid w:val="00852BBB"/>
    <w:rsid w:val="00852D14"/>
    <w:rsid w:val="008535B7"/>
    <w:rsid w:val="008535CA"/>
    <w:rsid w:val="008536D3"/>
    <w:rsid w:val="00853F70"/>
    <w:rsid w:val="00854200"/>
    <w:rsid w:val="0085460B"/>
    <w:rsid w:val="0085497D"/>
    <w:rsid w:val="00854E07"/>
    <w:rsid w:val="008551CA"/>
    <w:rsid w:val="00855521"/>
    <w:rsid w:val="00855769"/>
    <w:rsid w:val="00855AAF"/>
    <w:rsid w:val="00855EBB"/>
    <w:rsid w:val="00856728"/>
    <w:rsid w:val="00856904"/>
    <w:rsid w:val="00856B24"/>
    <w:rsid w:val="00856DCD"/>
    <w:rsid w:val="00856F42"/>
    <w:rsid w:val="008577F9"/>
    <w:rsid w:val="0085799E"/>
    <w:rsid w:val="008579FC"/>
    <w:rsid w:val="00857ACB"/>
    <w:rsid w:val="00857E61"/>
    <w:rsid w:val="00857EA1"/>
    <w:rsid w:val="0086014E"/>
    <w:rsid w:val="0086060B"/>
    <w:rsid w:val="00860706"/>
    <w:rsid w:val="00861275"/>
    <w:rsid w:val="00861A58"/>
    <w:rsid w:val="00861EE0"/>
    <w:rsid w:val="008621F2"/>
    <w:rsid w:val="00862751"/>
    <w:rsid w:val="00862855"/>
    <w:rsid w:val="0086287B"/>
    <w:rsid w:val="00863156"/>
    <w:rsid w:val="00863405"/>
    <w:rsid w:val="0086411A"/>
    <w:rsid w:val="00864455"/>
    <w:rsid w:val="00864697"/>
    <w:rsid w:val="0086469B"/>
    <w:rsid w:val="00864D05"/>
    <w:rsid w:val="00864D98"/>
    <w:rsid w:val="008650D0"/>
    <w:rsid w:val="00865290"/>
    <w:rsid w:val="00865582"/>
    <w:rsid w:val="0086560B"/>
    <w:rsid w:val="00865670"/>
    <w:rsid w:val="00865B6E"/>
    <w:rsid w:val="00865CE5"/>
    <w:rsid w:val="008665B6"/>
    <w:rsid w:val="00866619"/>
    <w:rsid w:val="0086694C"/>
    <w:rsid w:val="00866950"/>
    <w:rsid w:val="00866D60"/>
    <w:rsid w:val="008670AF"/>
    <w:rsid w:val="00867186"/>
    <w:rsid w:val="00867344"/>
    <w:rsid w:val="008674A0"/>
    <w:rsid w:val="008675E3"/>
    <w:rsid w:val="00867798"/>
    <w:rsid w:val="00867E2D"/>
    <w:rsid w:val="00867F4F"/>
    <w:rsid w:val="00870101"/>
    <w:rsid w:val="008701AD"/>
    <w:rsid w:val="008701EE"/>
    <w:rsid w:val="0087045B"/>
    <w:rsid w:val="00870494"/>
    <w:rsid w:val="008704CC"/>
    <w:rsid w:val="0087096C"/>
    <w:rsid w:val="00870A87"/>
    <w:rsid w:val="00870C0B"/>
    <w:rsid w:val="00870D2D"/>
    <w:rsid w:val="0087102D"/>
    <w:rsid w:val="00871232"/>
    <w:rsid w:val="00871A36"/>
    <w:rsid w:val="00871DDD"/>
    <w:rsid w:val="008720F1"/>
    <w:rsid w:val="008721E6"/>
    <w:rsid w:val="00872582"/>
    <w:rsid w:val="00872805"/>
    <w:rsid w:val="00872C97"/>
    <w:rsid w:val="0087359B"/>
    <w:rsid w:val="008736A6"/>
    <w:rsid w:val="0087404B"/>
    <w:rsid w:val="00874152"/>
    <w:rsid w:val="00874336"/>
    <w:rsid w:val="00874661"/>
    <w:rsid w:val="00874747"/>
    <w:rsid w:val="00874F40"/>
    <w:rsid w:val="00874F62"/>
    <w:rsid w:val="008757FF"/>
    <w:rsid w:val="00875A74"/>
    <w:rsid w:val="00875BEA"/>
    <w:rsid w:val="00875C40"/>
    <w:rsid w:val="00875E89"/>
    <w:rsid w:val="00875F1F"/>
    <w:rsid w:val="008760E3"/>
    <w:rsid w:val="008760F1"/>
    <w:rsid w:val="0087620B"/>
    <w:rsid w:val="00876233"/>
    <w:rsid w:val="00876235"/>
    <w:rsid w:val="00876403"/>
    <w:rsid w:val="00876473"/>
    <w:rsid w:val="008764DD"/>
    <w:rsid w:val="00876534"/>
    <w:rsid w:val="00876645"/>
    <w:rsid w:val="00876C1A"/>
    <w:rsid w:val="00876F48"/>
    <w:rsid w:val="00876FDC"/>
    <w:rsid w:val="0087703D"/>
    <w:rsid w:val="008770BA"/>
    <w:rsid w:val="008779C8"/>
    <w:rsid w:val="00877C94"/>
    <w:rsid w:val="00877D82"/>
    <w:rsid w:val="008800D5"/>
    <w:rsid w:val="008803A9"/>
    <w:rsid w:val="008803C7"/>
    <w:rsid w:val="008806A8"/>
    <w:rsid w:val="008809E2"/>
    <w:rsid w:val="00880A2E"/>
    <w:rsid w:val="00880A7D"/>
    <w:rsid w:val="00880C6F"/>
    <w:rsid w:val="00881356"/>
    <w:rsid w:val="00881616"/>
    <w:rsid w:val="008819F7"/>
    <w:rsid w:val="00881DA3"/>
    <w:rsid w:val="00881DED"/>
    <w:rsid w:val="00881E7D"/>
    <w:rsid w:val="0088287E"/>
    <w:rsid w:val="00882996"/>
    <w:rsid w:val="00882E59"/>
    <w:rsid w:val="00882EA3"/>
    <w:rsid w:val="00882FEC"/>
    <w:rsid w:val="008838B5"/>
    <w:rsid w:val="00883DD2"/>
    <w:rsid w:val="00883EBE"/>
    <w:rsid w:val="00883FBD"/>
    <w:rsid w:val="00883FE3"/>
    <w:rsid w:val="008842F4"/>
    <w:rsid w:val="0088435E"/>
    <w:rsid w:val="008844C8"/>
    <w:rsid w:val="0088463D"/>
    <w:rsid w:val="00884C55"/>
    <w:rsid w:val="00884CBE"/>
    <w:rsid w:val="00885156"/>
    <w:rsid w:val="008851AF"/>
    <w:rsid w:val="00885204"/>
    <w:rsid w:val="008852AC"/>
    <w:rsid w:val="008854FF"/>
    <w:rsid w:val="00885515"/>
    <w:rsid w:val="00885757"/>
    <w:rsid w:val="00885A03"/>
    <w:rsid w:val="00885A6B"/>
    <w:rsid w:val="00885AC2"/>
    <w:rsid w:val="00885E1A"/>
    <w:rsid w:val="00886176"/>
    <w:rsid w:val="0088635F"/>
    <w:rsid w:val="0088660C"/>
    <w:rsid w:val="008867DA"/>
    <w:rsid w:val="008867E1"/>
    <w:rsid w:val="008868BC"/>
    <w:rsid w:val="00886A65"/>
    <w:rsid w:val="00886D04"/>
    <w:rsid w:val="00886D5A"/>
    <w:rsid w:val="00886DB5"/>
    <w:rsid w:val="00886E75"/>
    <w:rsid w:val="00886EE9"/>
    <w:rsid w:val="00887422"/>
    <w:rsid w:val="008876F4"/>
    <w:rsid w:val="008878DA"/>
    <w:rsid w:val="00887C15"/>
    <w:rsid w:val="008904DF"/>
    <w:rsid w:val="00890529"/>
    <w:rsid w:val="00890644"/>
    <w:rsid w:val="008908D3"/>
    <w:rsid w:val="00890997"/>
    <w:rsid w:val="00890998"/>
    <w:rsid w:val="00890E0C"/>
    <w:rsid w:val="00890EC9"/>
    <w:rsid w:val="008910DE"/>
    <w:rsid w:val="008917BE"/>
    <w:rsid w:val="00891AFE"/>
    <w:rsid w:val="00891B92"/>
    <w:rsid w:val="00891CAD"/>
    <w:rsid w:val="00891DD1"/>
    <w:rsid w:val="00891EFD"/>
    <w:rsid w:val="00891F6F"/>
    <w:rsid w:val="008922BB"/>
    <w:rsid w:val="008922BE"/>
    <w:rsid w:val="0089278B"/>
    <w:rsid w:val="008928D9"/>
    <w:rsid w:val="00892A7C"/>
    <w:rsid w:val="00892ABD"/>
    <w:rsid w:val="00892ADD"/>
    <w:rsid w:val="00892D3F"/>
    <w:rsid w:val="00892DE2"/>
    <w:rsid w:val="00892F7A"/>
    <w:rsid w:val="00892F8A"/>
    <w:rsid w:val="008931A9"/>
    <w:rsid w:val="008932F6"/>
    <w:rsid w:val="008935B2"/>
    <w:rsid w:val="00893A1B"/>
    <w:rsid w:val="00893B88"/>
    <w:rsid w:val="00893C71"/>
    <w:rsid w:val="00893D4A"/>
    <w:rsid w:val="00894AB2"/>
    <w:rsid w:val="00894B63"/>
    <w:rsid w:val="00894C95"/>
    <w:rsid w:val="00894FAC"/>
    <w:rsid w:val="00895177"/>
    <w:rsid w:val="008951A9"/>
    <w:rsid w:val="008953BC"/>
    <w:rsid w:val="008956F5"/>
    <w:rsid w:val="00895891"/>
    <w:rsid w:val="00895A8B"/>
    <w:rsid w:val="00895AFC"/>
    <w:rsid w:val="00895C92"/>
    <w:rsid w:val="00895DB3"/>
    <w:rsid w:val="008960E1"/>
    <w:rsid w:val="00896159"/>
    <w:rsid w:val="0089624F"/>
    <w:rsid w:val="0089628A"/>
    <w:rsid w:val="00896C00"/>
    <w:rsid w:val="00896CF0"/>
    <w:rsid w:val="00896E2D"/>
    <w:rsid w:val="008971EC"/>
    <w:rsid w:val="00897211"/>
    <w:rsid w:val="00897382"/>
    <w:rsid w:val="00897473"/>
    <w:rsid w:val="00897660"/>
    <w:rsid w:val="00897A1A"/>
    <w:rsid w:val="00897DD0"/>
    <w:rsid w:val="00897DD9"/>
    <w:rsid w:val="00897FD0"/>
    <w:rsid w:val="00897FD7"/>
    <w:rsid w:val="008A07D6"/>
    <w:rsid w:val="008A09D2"/>
    <w:rsid w:val="008A0FB3"/>
    <w:rsid w:val="008A11A7"/>
    <w:rsid w:val="008A16B1"/>
    <w:rsid w:val="008A1782"/>
    <w:rsid w:val="008A1915"/>
    <w:rsid w:val="008A1916"/>
    <w:rsid w:val="008A1B08"/>
    <w:rsid w:val="008A1CDF"/>
    <w:rsid w:val="008A2182"/>
    <w:rsid w:val="008A252A"/>
    <w:rsid w:val="008A2537"/>
    <w:rsid w:val="008A273B"/>
    <w:rsid w:val="008A298A"/>
    <w:rsid w:val="008A2D78"/>
    <w:rsid w:val="008A2DAB"/>
    <w:rsid w:val="008A2DC3"/>
    <w:rsid w:val="008A2F7F"/>
    <w:rsid w:val="008A2F99"/>
    <w:rsid w:val="008A30F4"/>
    <w:rsid w:val="008A340F"/>
    <w:rsid w:val="008A34C1"/>
    <w:rsid w:val="008A3CE2"/>
    <w:rsid w:val="008A3E42"/>
    <w:rsid w:val="008A3E4D"/>
    <w:rsid w:val="008A42F6"/>
    <w:rsid w:val="008A4385"/>
    <w:rsid w:val="008A43AE"/>
    <w:rsid w:val="008A44A3"/>
    <w:rsid w:val="008A4558"/>
    <w:rsid w:val="008A4900"/>
    <w:rsid w:val="008A4927"/>
    <w:rsid w:val="008A49B9"/>
    <w:rsid w:val="008A49D1"/>
    <w:rsid w:val="008A4C6A"/>
    <w:rsid w:val="008A4F29"/>
    <w:rsid w:val="008A5107"/>
    <w:rsid w:val="008A53DC"/>
    <w:rsid w:val="008A5909"/>
    <w:rsid w:val="008A591D"/>
    <w:rsid w:val="008A5986"/>
    <w:rsid w:val="008A5ADF"/>
    <w:rsid w:val="008A5C46"/>
    <w:rsid w:val="008A5EE2"/>
    <w:rsid w:val="008A6027"/>
    <w:rsid w:val="008A641F"/>
    <w:rsid w:val="008A655E"/>
    <w:rsid w:val="008A6577"/>
    <w:rsid w:val="008A665C"/>
    <w:rsid w:val="008A6814"/>
    <w:rsid w:val="008A688D"/>
    <w:rsid w:val="008A6985"/>
    <w:rsid w:val="008A6ADB"/>
    <w:rsid w:val="008A6D43"/>
    <w:rsid w:val="008A70E8"/>
    <w:rsid w:val="008A71C4"/>
    <w:rsid w:val="008A75BC"/>
    <w:rsid w:val="008A7AB2"/>
    <w:rsid w:val="008A7C1F"/>
    <w:rsid w:val="008A7E1B"/>
    <w:rsid w:val="008B0043"/>
    <w:rsid w:val="008B0156"/>
    <w:rsid w:val="008B04EF"/>
    <w:rsid w:val="008B053F"/>
    <w:rsid w:val="008B0C81"/>
    <w:rsid w:val="008B0CD1"/>
    <w:rsid w:val="008B108E"/>
    <w:rsid w:val="008B1128"/>
    <w:rsid w:val="008B1366"/>
    <w:rsid w:val="008B18D2"/>
    <w:rsid w:val="008B1D35"/>
    <w:rsid w:val="008B2237"/>
    <w:rsid w:val="008B2385"/>
    <w:rsid w:val="008B2572"/>
    <w:rsid w:val="008B25BC"/>
    <w:rsid w:val="008B25FC"/>
    <w:rsid w:val="008B2C59"/>
    <w:rsid w:val="008B2D45"/>
    <w:rsid w:val="008B2D52"/>
    <w:rsid w:val="008B2F03"/>
    <w:rsid w:val="008B393B"/>
    <w:rsid w:val="008B3A71"/>
    <w:rsid w:val="008B3D8A"/>
    <w:rsid w:val="008B3FF8"/>
    <w:rsid w:val="008B44B6"/>
    <w:rsid w:val="008B4872"/>
    <w:rsid w:val="008B4BEC"/>
    <w:rsid w:val="008B5033"/>
    <w:rsid w:val="008B50BB"/>
    <w:rsid w:val="008B5118"/>
    <w:rsid w:val="008B535E"/>
    <w:rsid w:val="008B53C6"/>
    <w:rsid w:val="008B54C9"/>
    <w:rsid w:val="008B54F2"/>
    <w:rsid w:val="008B5923"/>
    <w:rsid w:val="008B5A2A"/>
    <w:rsid w:val="008B5ABC"/>
    <w:rsid w:val="008B5BA7"/>
    <w:rsid w:val="008B5F4B"/>
    <w:rsid w:val="008B6935"/>
    <w:rsid w:val="008B69C4"/>
    <w:rsid w:val="008B6D8B"/>
    <w:rsid w:val="008B6D9E"/>
    <w:rsid w:val="008B6FDA"/>
    <w:rsid w:val="008B702C"/>
    <w:rsid w:val="008B704E"/>
    <w:rsid w:val="008B70F2"/>
    <w:rsid w:val="008B70F3"/>
    <w:rsid w:val="008B7564"/>
    <w:rsid w:val="008B7782"/>
    <w:rsid w:val="008B778E"/>
    <w:rsid w:val="008B7B7D"/>
    <w:rsid w:val="008B7D3F"/>
    <w:rsid w:val="008C016F"/>
    <w:rsid w:val="008C0198"/>
    <w:rsid w:val="008C024E"/>
    <w:rsid w:val="008C0434"/>
    <w:rsid w:val="008C0514"/>
    <w:rsid w:val="008C09EE"/>
    <w:rsid w:val="008C0AAD"/>
    <w:rsid w:val="008C1135"/>
    <w:rsid w:val="008C1386"/>
    <w:rsid w:val="008C13F1"/>
    <w:rsid w:val="008C1534"/>
    <w:rsid w:val="008C1CDD"/>
    <w:rsid w:val="008C2267"/>
    <w:rsid w:val="008C23C2"/>
    <w:rsid w:val="008C2406"/>
    <w:rsid w:val="008C24C7"/>
    <w:rsid w:val="008C25F4"/>
    <w:rsid w:val="008C26B5"/>
    <w:rsid w:val="008C279E"/>
    <w:rsid w:val="008C298F"/>
    <w:rsid w:val="008C2A71"/>
    <w:rsid w:val="008C2B14"/>
    <w:rsid w:val="008C2B2C"/>
    <w:rsid w:val="008C2DFA"/>
    <w:rsid w:val="008C2E03"/>
    <w:rsid w:val="008C2E87"/>
    <w:rsid w:val="008C3341"/>
    <w:rsid w:val="008C3479"/>
    <w:rsid w:val="008C38CF"/>
    <w:rsid w:val="008C39F8"/>
    <w:rsid w:val="008C3A65"/>
    <w:rsid w:val="008C3F67"/>
    <w:rsid w:val="008C4256"/>
    <w:rsid w:val="008C42C2"/>
    <w:rsid w:val="008C439E"/>
    <w:rsid w:val="008C43E1"/>
    <w:rsid w:val="008C45E1"/>
    <w:rsid w:val="008C490E"/>
    <w:rsid w:val="008C4932"/>
    <w:rsid w:val="008C4A8E"/>
    <w:rsid w:val="008C4C8F"/>
    <w:rsid w:val="008C4D43"/>
    <w:rsid w:val="008C54D3"/>
    <w:rsid w:val="008C557F"/>
    <w:rsid w:val="008C56E8"/>
    <w:rsid w:val="008C5727"/>
    <w:rsid w:val="008C5894"/>
    <w:rsid w:val="008C58FA"/>
    <w:rsid w:val="008C5906"/>
    <w:rsid w:val="008C5B8B"/>
    <w:rsid w:val="008C5E4B"/>
    <w:rsid w:val="008C5F7F"/>
    <w:rsid w:val="008C61AA"/>
    <w:rsid w:val="008C6381"/>
    <w:rsid w:val="008C65F4"/>
    <w:rsid w:val="008C6616"/>
    <w:rsid w:val="008C68E9"/>
    <w:rsid w:val="008C6BFC"/>
    <w:rsid w:val="008C6ECF"/>
    <w:rsid w:val="008C6F1E"/>
    <w:rsid w:val="008C708F"/>
    <w:rsid w:val="008C73C5"/>
    <w:rsid w:val="008C7423"/>
    <w:rsid w:val="008C76FD"/>
    <w:rsid w:val="008C7752"/>
    <w:rsid w:val="008C776B"/>
    <w:rsid w:val="008C7A2B"/>
    <w:rsid w:val="008C7D13"/>
    <w:rsid w:val="008C7D2C"/>
    <w:rsid w:val="008C7F03"/>
    <w:rsid w:val="008D0706"/>
    <w:rsid w:val="008D071F"/>
    <w:rsid w:val="008D0840"/>
    <w:rsid w:val="008D0918"/>
    <w:rsid w:val="008D0B27"/>
    <w:rsid w:val="008D0EF7"/>
    <w:rsid w:val="008D10D9"/>
    <w:rsid w:val="008D1312"/>
    <w:rsid w:val="008D151B"/>
    <w:rsid w:val="008D17CB"/>
    <w:rsid w:val="008D18A6"/>
    <w:rsid w:val="008D18BA"/>
    <w:rsid w:val="008D1CB8"/>
    <w:rsid w:val="008D1DA9"/>
    <w:rsid w:val="008D227C"/>
    <w:rsid w:val="008D27AF"/>
    <w:rsid w:val="008D2943"/>
    <w:rsid w:val="008D2A9A"/>
    <w:rsid w:val="008D2F08"/>
    <w:rsid w:val="008D2F2B"/>
    <w:rsid w:val="008D3A22"/>
    <w:rsid w:val="008D3AE4"/>
    <w:rsid w:val="008D40C6"/>
    <w:rsid w:val="008D4403"/>
    <w:rsid w:val="008D453B"/>
    <w:rsid w:val="008D457E"/>
    <w:rsid w:val="008D49BE"/>
    <w:rsid w:val="008D4BA4"/>
    <w:rsid w:val="008D4DBE"/>
    <w:rsid w:val="008D5083"/>
    <w:rsid w:val="008D54DA"/>
    <w:rsid w:val="008D5BEC"/>
    <w:rsid w:val="008D62B0"/>
    <w:rsid w:val="008D644D"/>
    <w:rsid w:val="008D6526"/>
    <w:rsid w:val="008D6613"/>
    <w:rsid w:val="008D692D"/>
    <w:rsid w:val="008D6CA6"/>
    <w:rsid w:val="008D6D35"/>
    <w:rsid w:val="008D6E3B"/>
    <w:rsid w:val="008D71E4"/>
    <w:rsid w:val="008D72F1"/>
    <w:rsid w:val="008D7497"/>
    <w:rsid w:val="008D7519"/>
    <w:rsid w:val="008D78B3"/>
    <w:rsid w:val="008D7B2B"/>
    <w:rsid w:val="008D7CF1"/>
    <w:rsid w:val="008E005F"/>
    <w:rsid w:val="008E0173"/>
    <w:rsid w:val="008E040E"/>
    <w:rsid w:val="008E06AB"/>
    <w:rsid w:val="008E06E1"/>
    <w:rsid w:val="008E0723"/>
    <w:rsid w:val="008E0AB6"/>
    <w:rsid w:val="008E0B79"/>
    <w:rsid w:val="008E0E12"/>
    <w:rsid w:val="008E1043"/>
    <w:rsid w:val="008E1147"/>
    <w:rsid w:val="008E12AE"/>
    <w:rsid w:val="008E166B"/>
    <w:rsid w:val="008E17A3"/>
    <w:rsid w:val="008E1891"/>
    <w:rsid w:val="008E19D7"/>
    <w:rsid w:val="008E1BD4"/>
    <w:rsid w:val="008E1C9C"/>
    <w:rsid w:val="008E1CEB"/>
    <w:rsid w:val="008E1DC1"/>
    <w:rsid w:val="008E1F17"/>
    <w:rsid w:val="008E1F83"/>
    <w:rsid w:val="008E203C"/>
    <w:rsid w:val="008E24A9"/>
    <w:rsid w:val="008E270B"/>
    <w:rsid w:val="008E2749"/>
    <w:rsid w:val="008E29E0"/>
    <w:rsid w:val="008E2E1F"/>
    <w:rsid w:val="008E316C"/>
    <w:rsid w:val="008E31EA"/>
    <w:rsid w:val="008E362F"/>
    <w:rsid w:val="008E364F"/>
    <w:rsid w:val="008E37C3"/>
    <w:rsid w:val="008E3979"/>
    <w:rsid w:val="008E3EAD"/>
    <w:rsid w:val="008E3ED7"/>
    <w:rsid w:val="008E4049"/>
    <w:rsid w:val="008E41D1"/>
    <w:rsid w:val="008E45FE"/>
    <w:rsid w:val="008E4622"/>
    <w:rsid w:val="008E4736"/>
    <w:rsid w:val="008E4BFC"/>
    <w:rsid w:val="008E4D0B"/>
    <w:rsid w:val="008E4E42"/>
    <w:rsid w:val="008E4F4B"/>
    <w:rsid w:val="008E52B5"/>
    <w:rsid w:val="008E52ED"/>
    <w:rsid w:val="008E54C9"/>
    <w:rsid w:val="008E57D0"/>
    <w:rsid w:val="008E5BD5"/>
    <w:rsid w:val="008E6229"/>
    <w:rsid w:val="008E6315"/>
    <w:rsid w:val="008E633F"/>
    <w:rsid w:val="008E66FE"/>
    <w:rsid w:val="008E6E7E"/>
    <w:rsid w:val="008E7170"/>
    <w:rsid w:val="008E71ED"/>
    <w:rsid w:val="008E784D"/>
    <w:rsid w:val="008E7916"/>
    <w:rsid w:val="008E7EA7"/>
    <w:rsid w:val="008F0180"/>
    <w:rsid w:val="008F038C"/>
    <w:rsid w:val="008F0518"/>
    <w:rsid w:val="008F06CD"/>
    <w:rsid w:val="008F0DCD"/>
    <w:rsid w:val="008F0F08"/>
    <w:rsid w:val="008F1018"/>
    <w:rsid w:val="008F10C3"/>
    <w:rsid w:val="008F10CA"/>
    <w:rsid w:val="008F1509"/>
    <w:rsid w:val="008F1716"/>
    <w:rsid w:val="008F17CE"/>
    <w:rsid w:val="008F189F"/>
    <w:rsid w:val="008F190E"/>
    <w:rsid w:val="008F1B87"/>
    <w:rsid w:val="008F1C1B"/>
    <w:rsid w:val="008F1CED"/>
    <w:rsid w:val="008F1E58"/>
    <w:rsid w:val="008F1F72"/>
    <w:rsid w:val="008F1F9E"/>
    <w:rsid w:val="008F204A"/>
    <w:rsid w:val="008F206D"/>
    <w:rsid w:val="008F209B"/>
    <w:rsid w:val="008F21A9"/>
    <w:rsid w:val="008F22B1"/>
    <w:rsid w:val="008F23CB"/>
    <w:rsid w:val="008F24F9"/>
    <w:rsid w:val="008F2ABB"/>
    <w:rsid w:val="008F2BEC"/>
    <w:rsid w:val="008F2D3C"/>
    <w:rsid w:val="008F2E26"/>
    <w:rsid w:val="008F33BA"/>
    <w:rsid w:val="008F39D9"/>
    <w:rsid w:val="008F3A8D"/>
    <w:rsid w:val="008F467A"/>
    <w:rsid w:val="008F46CF"/>
    <w:rsid w:val="008F4796"/>
    <w:rsid w:val="008F4A1E"/>
    <w:rsid w:val="008F4B24"/>
    <w:rsid w:val="008F4B2E"/>
    <w:rsid w:val="008F51D3"/>
    <w:rsid w:val="008F5447"/>
    <w:rsid w:val="008F564D"/>
    <w:rsid w:val="008F5720"/>
    <w:rsid w:val="008F5A0A"/>
    <w:rsid w:val="008F5C2B"/>
    <w:rsid w:val="008F5EBA"/>
    <w:rsid w:val="008F6002"/>
    <w:rsid w:val="008F6396"/>
    <w:rsid w:val="008F66E9"/>
    <w:rsid w:val="008F68FA"/>
    <w:rsid w:val="008F693C"/>
    <w:rsid w:val="008F6950"/>
    <w:rsid w:val="008F6E63"/>
    <w:rsid w:val="008F6FEA"/>
    <w:rsid w:val="008F6FF1"/>
    <w:rsid w:val="008F714C"/>
    <w:rsid w:val="008F72BF"/>
    <w:rsid w:val="008F7512"/>
    <w:rsid w:val="008F7794"/>
    <w:rsid w:val="008F7D50"/>
    <w:rsid w:val="008F7EF7"/>
    <w:rsid w:val="008F7F81"/>
    <w:rsid w:val="008F7FC4"/>
    <w:rsid w:val="00900203"/>
    <w:rsid w:val="009002E8"/>
    <w:rsid w:val="009003B2"/>
    <w:rsid w:val="00900A4D"/>
    <w:rsid w:val="00900BC6"/>
    <w:rsid w:val="00900D04"/>
    <w:rsid w:val="00900F89"/>
    <w:rsid w:val="00901167"/>
    <w:rsid w:val="00901171"/>
    <w:rsid w:val="00901889"/>
    <w:rsid w:val="00901AE4"/>
    <w:rsid w:val="00901BF5"/>
    <w:rsid w:val="00901D96"/>
    <w:rsid w:val="00901FEF"/>
    <w:rsid w:val="0090218B"/>
    <w:rsid w:val="00902387"/>
    <w:rsid w:val="009027AC"/>
    <w:rsid w:val="009029C3"/>
    <w:rsid w:val="00902A31"/>
    <w:rsid w:val="00902AAD"/>
    <w:rsid w:val="00902BAD"/>
    <w:rsid w:val="00902C2E"/>
    <w:rsid w:val="00902CD1"/>
    <w:rsid w:val="00902E76"/>
    <w:rsid w:val="00902F30"/>
    <w:rsid w:val="00902FAF"/>
    <w:rsid w:val="00903135"/>
    <w:rsid w:val="0090353B"/>
    <w:rsid w:val="00903616"/>
    <w:rsid w:val="009036B7"/>
    <w:rsid w:val="009036E1"/>
    <w:rsid w:val="009036EA"/>
    <w:rsid w:val="009036EF"/>
    <w:rsid w:val="0090370F"/>
    <w:rsid w:val="009037A0"/>
    <w:rsid w:val="00903804"/>
    <w:rsid w:val="00903932"/>
    <w:rsid w:val="00903984"/>
    <w:rsid w:val="00903B9F"/>
    <w:rsid w:val="00903D3A"/>
    <w:rsid w:val="00903F68"/>
    <w:rsid w:val="00904164"/>
    <w:rsid w:val="00904268"/>
    <w:rsid w:val="009044DE"/>
    <w:rsid w:val="00904799"/>
    <w:rsid w:val="0090488A"/>
    <w:rsid w:val="00904CF5"/>
    <w:rsid w:val="00904DAD"/>
    <w:rsid w:val="00904E0E"/>
    <w:rsid w:val="00904F9C"/>
    <w:rsid w:val="009052BA"/>
    <w:rsid w:val="00905304"/>
    <w:rsid w:val="0090580A"/>
    <w:rsid w:val="00905D1D"/>
    <w:rsid w:val="00905FE8"/>
    <w:rsid w:val="009060E4"/>
    <w:rsid w:val="00906204"/>
    <w:rsid w:val="009067D7"/>
    <w:rsid w:val="00906A02"/>
    <w:rsid w:val="00906A74"/>
    <w:rsid w:val="00906EF2"/>
    <w:rsid w:val="0090704B"/>
    <w:rsid w:val="0090705C"/>
    <w:rsid w:val="00907160"/>
    <w:rsid w:val="00907185"/>
    <w:rsid w:val="009072D5"/>
    <w:rsid w:val="0090730B"/>
    <w:rsid w:val="0090763A"/>
    <w:rsid w:val="0090765B"/>
    <w:rsid w:val="00907670"/>
    <w:rsid w:val="009076F4"/>
    <w:rsid w:val="009077A7"/>
    <w:rsid w:val="009078BA"/>
    <w:rsid w:val="00907A4C"/>
    <w:rsid w:val="00907BAA"/>
    <w:rsid w:val="00907D27"/>
    <w:rsid w:val="009100DC"/>
    <w:rsid w:val="0091041A"/>
    <w:rsid w:val="009108B1"/>
    <w:rsid w:val="00910921"/>
    <w:rsid w:val="00910B41"/>
    <w:rsid w:val="00910EA9"/>
    <w:rsid w:val="00911476"/>
    <w:rsid w:val="0091147B"/>
    <w:rsid w:val="0091148C"/>
    <w:rsid w:val="0091151C"/>
    <w:rsid w:val="0091153D"/>
    <w:rsid w:val="00911665"/>
    <w:rsid w:val="009119FE"/>
    <w:rsid w:val="00911DC0"/>
    <w:rsid w:val="00911FB7"/>
    <w:rsid w:val="00912030"/>
    <w:rsid w:val="009120D3"/>
    <w:rsid w:val="009121A9"/>
    <w:rsid w:val="00912497"/>
    <w:rsid w:val="009127E1"/>
    <w:rsid w:val="0091290B"/>
    <w:rsid w:val="00912A29"/>
    <w:rsid w:val="00912DDD"/>
    <w:rsid w:val="00913040"/>
    <w:rsid w:val="009132B4"/>
    <w:rsid w:val="009134F6"/>
    <w:rsid w:val="00913587"/>
    <w:rsid w:val="009135F5"/>
    <w:rsid w:val="00913881"/>
    <w:rsid w:val="0091395D"/>
    <w:rsid w:val="00913B56"/>
    <w:rsid w:val="00913CD5"/>
    <w:rsid w:val="00913D77"/>
    <w:rsid w:val="00913DC7"/>
    <w:rsid w:val="009143C3"/>
    <w:rsid w:val="009144B9"/>
    <w:rsid w:val="0091455E"/>
    <w:rsid w:val="0091484F"/>
    <w:rsid w:val="0091487B"/>
    <w:rsid w:val="009149DE"/>
    <w:rsid w:val="00915379"/>
    <w:rsid w:val="0091571D"/>
    <w:rsid w:val="0091578D"/>
    <w:rsid w:val="0091583D"/>
    <w:rsid w:val="00915BEF"/>
    <w:rsid w:val="00915C74"/>
    <w:rsid w:val="00915DB0"/>
    <w:rsid w:val="00915DEB"/>
    <w:rsid w:val="00915EAE"/>
    <w:rsid w:val="0091600E"/>
    <w:rsid w:val="0091636E"/>
    <w:rsid w:val="0091637F"/>
    <w:rsid w:val="00916396"/>
    <w:rsid w:val="009166AE"/>
    <w:rsid w:val="00916765"/>
    <w:rsid w:val="009169BF"/>
    <w:rsid w:val="00916B72"/>
    <w:rsid w:val="00916DF9"/>
    <w:rsid w:val="00916E41"/>
    <w:rsid w:val="00916F5C"/>
    <w:rsid w:val="00916F94"/>
    <w:rsid w:val="009171F4"/>
    <w:rsid w:val="0091722A"/>
    <w:rsid w:val="0091760F"/>
    <w:rsid w:val="0091779F"/>
    <w:rsid w:val="009177D7"/>
    <w:rsid w:val="00917829"/>
    <w:rsid w:val="00917AB2"/>
    <w:rsid w:val="00920594"/>
    <w:rsid w:val="009209D1"/>
    <w:rsid w:val="00920A5B"/>
    <w:rsid w:val="00920B37"/>
    <w:rsid w:val="00921164"/>
    <w:rsid w:val="009212AB"/>
    <w:rsid w:val="0092149A"/>
    <w:rsid w:val="00921E34"/>
    <w:rsid w:val="00921EFF"/>
    <w:rsid w:val="00922508"/>
    <w:rsid w:val="009225B2"/>
    <w:rsid w:val="009228F5"/>
    <w:rsid w:val="00922B23"/>
    <w:rsid w:val="00922B83"/>
    <w:rsid w:val="00922C87"/>
    <w:rsid w:val="00922CE1"/>
    <w:rsid w:val="00922D10"/>
    <w:rsid w:val="00922DF5"/>
    <w:rsid w:val="00922FBE"/>
    <w:rsid w:val="009231DE"/>
    <w:rsid w:val="0092383B"/>
    <w:rsid w:val="009238CD"/>
    <w:rsid w:val="00923922"/>
    <w:rsid w:val="009239F2"/>
    <w:rsid w:val="00923FA7"/>
    <w:rsid w:val="00924171"/>
    <w:rsid w:val="00924447"/>
    <w:rsid w:val="00924615"/>
    <w:rsid w:val="00924BCF"/>
    <w:rsid w:val="00924CD7"/>
    <w:rsid w:val="0092500A"/>
    <w:rsid w:val="009251AC"/>
    <w:rsid w:val="00925244"/>
    <w:rsid w:val="00925303"/>
    <w:rsid w:val="0092562B"/>
    <w:rsid w:val="009256EC"/>
    <w:rsid w:val="00925866"/>
    <w:rsid w:val="00925ACA"/>
    <w:rsid w:val="00925B60"/>
    <w:rsid w:val="00925EB9"/>
    <w:rsid w:val="00925EC6"/>
    <w:rsid w:val="00926003"/>
    <w:rsid w:val="00926769"/>
    <w:rsid w:val="00926B95"/>
    <w:rsid w:val="00926C03"/>
    <w:rsid w:val="00926C39"/>
    <w:rsid w:val="00926C3B"/>
    <w:rsid w:val="00926C95"/>
    <w:rsid w:val="00926D3C"/>
    <w:rsid w:val="00927126"/>
    <w:rsid w:val="009273E4"/>
    <w:rsid w:val="0092790B"/>
    <w:rsid w:val="00927925"/>
    <w:rsid w:val="00927A21"/>
    <w:rsid w:val="00927DDE"/>
    <w:rsid w:val="00927F39"/>
    <w:rsid w:val="00930126"/>
    <w:rsid w:val="00930425"/>
    <w:rsid w:val="0093081F"/>
    <w:rsid w:val="00930A57"/>
    <w:rsid w:val="00930EF3"/>
    <w:rsid w:val="0093131D"/>
    <w:rsid w:val="0093136F"/>
    <w:rsid w:val="00931801"/>
    <w:rsid w:val="00931E5D"/>
    <w:rsid w:val="00932108"/>
    <w:rsid w:val="0093219E"/>
    <w:rsid w:val="00932243"/>
    <w:rsid w:val="00932616"/>
    <w:rsid w:val="0093294F"/>
    <w:rsid w:val="00932995"/>
    <w:rsid w:val="00932AA3"/>
    <w:rsid w:val="00932D5B"/>
    <w:rsid w:val="00933328"/>
    <w:rsid w:val="00933336"/>
    <w:rsid w:val="00933465"/>
    <w:rsid w:val="00933516"/>
    <w:rsid w:val="009335D1"/>
    <w:rsid w:val="009335E3"/>
    <w:rsid w:val="009336F9"/>
    <w:rsid w:val="009338BD"/>
    <w:rsid w:val="00933AFC"/>
    <w:rsid w:val="00933DEE"/>
    <w:rsid w:val="00933E70"/>
    <w:rsid w:val="0093417A"/>
    <w:rsid w:val="009344A4"/>
    <w:rsid w:val="009347BF"/>
    <w:rsid w:val="00934858"/>
    <w:rsid w:val="009349FB"/>
    <w:rsid w:val="00934B90"/>
    <w:rsid w:val="00934BE7"/>
    <w:rsid w:val="00934C18"/>
    <w:rsid w:val="00934C1D"/>
    <w:rsid w:val="00934E2A"/>
    <w:rsid w:val="00935004"/>
    <w:rsid w:val="00935005"/>
    <w:rsid w:val="009354C2"/>
    <w:rsid w:val="00935654"/>
    <w:rsid w:val="00935816"/>
    <w:rsid w:val="00935A33"/>
    <w:rsid w:val="00935B49"/>
    <w:rsid w:val="00935D76"/>
    <w:rsid w:val="00935DD4"/>
    <w:rsid w:val="00936348"/>
    <w:rsid w:val="009366B3"/>
    <w:rsid w:val="009367AA"/>
    <w:rsid w:val="00936C49"/>
    <w:rsid w:val="00936D02"/>
    <w:rsid w:val="00936D63"/>
    <w:rsid w:val="00937128"/>
    <w:rsid w:val="00937255"/>
    <w:rsid w:val="00937430"/>
    <w:rsid w:val="00937468"/>
    <w:rsid w:val="00937905"/>
    <w:rsid w:val="009379B6"/>
    <w:rsid w:val="00937F46"/>
    <w:rsid w:val="0094054B"/>
    <w:rsid w:val="00940A50"/>
    <w:rsid w:val="009412F0"/>
    <w:rsid w:val="0094182D"/>
    <w:rsid w:val="00941D41"/>
    <w:rsid w:val="00941D7D"/>
    <w:rsid w:val="009421E2"/>
    <w:rsid w:val="00942230"/>
    <w:rsid w:val="00942416"/>
    <w:rsid w:val="00942771"/>
    <w:rsid w:val="00942B66"/>
    <w:rsid w:val="00942CB9"/>
    <w:rsid w:val="00942E26"/>
    <w:rsid w:val="0094316B"/>
    <w:rsid w:val="0094319D"/>
    <w:rsid w:val="00943206"/>
    <w:rsid w:val="0094359F"/>
    <w:rsid w:val="009435CD"/>
    <w:rsid w:val="00943B20"/>
    <w:rsid w:val="00943BFA"/>
    <w:rsid w:val="00943C56"/>
    <w:rsid w:val="00943F4E"/>
    <w:rsid w:val="0094405C"/>
    <w:rsid w:val="0094415C"/>
    <w:rsid w:val="00944320"/>
    <w:rsid w:val="00944416"/>
    <w:rsid w:val="00944D4C"/>
    <w:rsid w:val="00945474"/>
    <w:rsid w:val="0094573F"/>
    <w:rsid w:val="009457DE"/>
    <w:rsid w:val="00945966"/>
    <w:rsid w:val="00945992"/>
    <w:rsid w:val="009459BB"/>
    <w:rsid w:val="00945B96"/>
    <w:rsid w:val="00945D8E"/>
    <w:rsid w:val="009461E4"/>
    <w:rsid w:val="00946306"/>
    <w:rsid w:val="0094687F"/>
    <w:rsid w:val="00946BB8"/>
    <w:rsid w:val="00946DFF"/>
    <w:rsid w:val="00946E84"/>
    <w:rsid w:val="00946F69"/>
    <w:rsid w:val="00946F97"/>
    <w:rsid w:val="00947036"/>
    <w:rsid w:val="00947623"/>
    <w:rsid w:val="00947651"/>
    <w:rsid w:val="0094776E"/>
    <w:rsid w:val="00947940"/>
    <w:rsid w:val="00947974"/>
    <w:rsid w:val="00947D38"/>
    <w:rsid w:val="009500B4"/>
    <w:rsid w:val="009500E4"/>
    <w:rsid w:val="0095012B"/>
    <w:rsid w:val="0095020A"/>
    <w:rsid w:val="009504CB"/>
    <w:rsid w:val="009505FF"/>
    <w:rsid w:val="009509DF"/>
    <w:rsid w:val="00950C0B"/>
    <w:rsid w:val="00951202"/>
    <w:rsid w:val="00951244"/>
    <w:rsid w:val="0095127D"/>
    <w:rsid w:val="00951A0D"/>
    <w:rsid w:val="00951A1E"/>
    <w:rsid w:val="00951BC8"/>
    <w:rsid w:val="00951BEC"/>
    <w:rsid w:val="00951CDB"/>
    <w:rsid w:val="009520AE"/>
    <w:rsid w:val="00952222"/>
    <w:rsid w:val="00952251"/>
    <w:rsid w:val="00952253"/>
    <w:rsid w:val="00952711"/>
    <w:rsid w:val="00952A94"/>
    <w:rsid w:val="00952E67"/>
    <w:rsid w:val="00952F3B"/>
    <w:rsid w:val="00952FDA"/>
    <w:rsid w:val="0095312C"/>
    <w:rsid w:val="00953176"/>
    <w:rsid w:val="00953510"/>
    <w:rsid w:val="009536AC"/>
    <w:rsid w:val="00953878"/>
    <w:rsid w:val="009539A7"/>
    <w:rsid w:val="00953B4E"/>
    <w:rsid w:val="00953D46"/>
    <w:rsid w:val="00953E2E"/>
    <w:rsid w:val="00953EB5"/>
    <w:rsid w:val="00953F44"/>
    <w:rsid w:val="0095434C"/>
    <w:rsid w:val="0095442C"/>
    <w:rsid w:val="0095446B"/>
    <w:rsid w:val="009546A9"/>
    <w:rsid w:val="00954DCF"/>
    <w:rsid w:val="00954E04"/>
    <w:rsid w:val="0095535F"/>
    <w:rsid w:val="009555E2"/>
    <w:rsid w:val="00955972"/>
    <w:rsid w:val="00955C40"/>
    <w:rsid w:val="00955D80"/>
    <w:rsid w:val="00955FBF"/>
    <w:rsid w:val="0095651C"/>
    <w:rsid w:val="00956D19"/>
    <w:rsid w:val="00956D7B"/>
    <w:rsid w:val="00956DD2"/>
    <w:rsid w:val="00956F3B"/>
    <w:rsid w:val="0095718B"/>
    <w:rsid w:val="009573CD"/>
    <w:rsid w:val="00957567"/>
    <w:rsid w:val="009576ED"/>
    <w:rsid w:val="0095771C"/>
    <w:rsid w:val="00957C79"/>
    <w:rsid w:val="00957FFA"/>
    <w:rsid w:val="009603B5"/>
    <w:rsid w:val="009604E2"/>
    <w:rsid w:val="009604FC"/>
    <w:rsid w:val="0096052C"/>
    <w:rsid w:val="00960A60"/>
    <w:rsid w:val="00960B1E"/>
    <w:rsid w:val="00961002"/>
    <w:rsid w:val="0096103D"/>
    <w:rsid w:val="00961177"/>
    <w:rsid w:val="009611C3"/>
    <w:rsid w:val="00961289"/>
    <w:rsid w:val="00961706"/>
    <w:rsid w:val="00961801"/>
    <w:rsid w:val="00961974"/>
    <w:rsid w:val="00961A32"/>
    <w:rsid w:val="00961A7F"/>
    <w:rsid w:val="00961ACE"/>
    <w:rsid w:val="00961DA9"/>
    <w:rsid w:val="00961DB0"/>
    <w:rsid w:val="00961FC9"/>
    <w:rsid w:val="009620EC"/>
    <w:rsid w:val="009624CE"/>
    <w:rsid w:val="0096261D"/>
    <w:rsid w:val="00962720"/>
    <w:rsid w:val="00962D54"/>
    <w:rsid w:val="00962F23"/>
    <w:rsid w:val="00962FDF"/>
    <w:rsid w:val="009633A4"/>
    <w:rsid w:val="009633F5"/>
    <w:rsid w:val="009633F9"/>
    <w:rsid w:val="00963490"/>
    <w:rsid w:val="00963638"/>
    <w:rsid w:val="00963642"/>
    <w:rsid w:val="0096374E"/>
    <w:rsid w:val="00963944"/>
    <w:rsid w:val="009639FD"/>
    <w:rsid w:val="00963B1F"/>
    <w:rsid w:val="00963D61"/>
    <w:rsid w:val="00963DD9"/>
    <w:rsid w:val="00963E4A"/>
    <w:rsid w:val="00963F54"/>
    <w:rsid w:val="009642C2"/>
    <w:rsid w:val="009647A6"/>
    <w:rsid w:val="009647F8"/>
    <w:rsid w:val="009648F6"/>
    <w:rsid w:val="00964C91"/>
    <w:rsid w:val="00964F77"/>
    <w:rsid w:val="009650C7"/>
    <w:rsid w:val="00965420"/>
    <w:rsid w:val="0096546E"/>
    <w:rsid w:val="0096549F"/>
    <w:rsid w:val="00965618"/>
    <w:rsid w:val="009657DE"/>
    <w:rsid w:val="0096613B"/>
    <w:rsid w:val="0096640C"/>
    <w:rsid w:val="00966521"/>
    <w:rsid w:val="0096666C"/>
    <w:rsid w:val="009666D1"/>
    <w:rsid w:val="0096681C"/>
    <w:rsid w:val="0096688C"/>
    <w:rsid w:val="00966BD3"/>
    <w:rsid w:val="00967261"/>
    <w:rsid w:val="00967388"/>
    <w:rsid w:val="00967594"/>
    <w:rsid w:val="009676EA"/>
    <w:rsid w:val="009677FC"/>
    <w:rsid w:val="00967847"/>
    <w:rsid w:val="00967881"/>
    <w:rsid w:val="009678C6"/>
    <w:rsid w:val="00967ABD"/>
    <w:rsid w:val="00967C1F"/>
    <w:rsid w:val="00967CA1"/>
    <w:rsid w:val="00967D1B"/>
    <w:rsid w:val="00967D64"/>
    <w:rsid w:val="00967FD1"/>
    <w:rsid w:val="009708D2"/>
    <w:rsid w:val="009708F2"/>
    <w:rsid w:val="0097091F"/>
    <w:rsid w:val="00970CEF"/>
    <w:rsid w:val="00970D74"/>
    <w:rsid w:val="00970D8E"/>
    <w:rsid w:val="00970DC0"/>
    <w:rsid w:val="00971092"/>
    <w:rsid w:val="009712CA"/>
    <w:rsid w:val="0097131B"/>
    <w:rsid w:val="009713C4"/>
    <w:rsid w:val="00971454"/>
    <w:rsid w:val="00971903"/>
    <w:rsid w:val="00971921"/>
    <w:rsid w:val="00971A39"/>
    <w:rsid w:val="00971BE2"/>
    <w:rsid w:val="00971E5E"/>
    <w:rsid w:val="00971FE6"/>
    <w:rsid w:val="009721B2"/>
    <w:rsid w:val="00972370"/>
    <w:rsid w:val="00972374"/>
    <w:rsid w:val="009729B3"/>
    <w:rsid w:val="00972A7B"/>
    <w:rsid w:val="00972AF1"/>
    <w:rsid w:val="00972CEB"/>
    <w:rsid w:val="00972D87"/>
    <w:rsid w:val="009731BA"/>
    <w:rsid w:val="009732C5"/>
    <w:rsid w:val="009733E6"/>
    <w:rsid w:val="0097358A"/>
    <w:rsid w:val="00973803"/>
    <w:rsid w:val="00973913"/>
    <w:rsid w:val="00973948"/>
    <w:rsid w:val="00973949"/>
    <w:rsid w:val="00973A80"/>
    <w:rsid w:val="00973C6A"/>
    <w:rsid w:val="00973E4F"/>
    <w:rsid w:val="00973EFE"/>
    <w:rsid w:val="00974150"/>
    <w:rsid w:val="0097429F"/>
    <w:rsid w:val="009742D0"/>
    <w:rsid w:val="00975443"/>
    <w:rsid w:val="009755DA"/>
    <w:rsid w:val="00975ADE"/>
    <w:rsid w:val="00975C23"/>
    <w:rsid w:val="00975CCC"/>
    <w:rsid w:val="009762F1"/>
    <w:rsid w:val="00976467"/>
    <w:rsid w:val="0097663B"/>
    <w:rsid w:val="0097674B"/>
    <w:rsid w:val="00976845"/>
    <w:rsid w:val="009770E6"/>
    <w:rsid w:val="009772BF"/>
    <w:rsid w:val="00977319"/>
    <w:rsid w:val="0097741A"/>
    <w:rsid w:val="0097777C"/>
    <w:rsid w:val="00977862"/>
    <w:rsid w:val="009779F0"/>
    <w:rsid w:val="00977D25"/>
    <w:rsid w:val="00977F4C"/>
    <w:rsid w:val="00980315"/>
    <w:rsid w:val="0098047A"/>
    <w:rsid w:val="009804B4"/>
    <w:rsid w:val="0098060B"/>
    <w:rsid w:val="009808FA"/>
    <w:rsid w:val="0098092B"/>
    <w:rsid w:val="00980BCF"/>
    <w:rsid w:val="00980E13"/>
    <w:rsid w:val="00981296"/>
    <w:rsid w:val="00981546"/>
    <w:rsid w:val="00981700"/>
    <w:rsid w:val="00981922"/>
    <w:rsid w:val="00981A55"/>
    <w:rsid w:val="00981AB5"/>
    <w:rsid w:val="00981B65"/>
    <w:rsid w:val="00981CDB"/>
    <w:rsid w:val="00981CED"/>
    <w:rsid w:val="00981EAB"/>
    <w:rsid w:val="0098209F"/>
    <w:rsid w:val="00982382"/>
    <w:rsid w:val="00982869"/>
    <w:rsid w:val="009828CD"/>
    <w:rsid w:val="00982D5E"/>
    <w:rsid w:val="00982F2A"/>
    <w:rsid w:val="00983000"/>
    <w:rsid w:val="009834A9"/>
    <w:rsid w:val="009835CF"/>
    <w:rsid w:val="00983627"/>
    <w:rsid w:val="009838EE"/>
    <w:rsid w:val="00983C36"/>
    <w:rsid w:val="00983D7C"/>
    <w:rsid w:val="00983F7A"/>
    <w:rsid w:val="00984042"/>
    <w:rsid w:val="00984182"/>
    <w:rsid w:val="009843E8"/>
    <w:rsid w:val="00984846"/>
    <w:rsid w:val="0098512B"/>
    <w:rsid w:val="00985484"/>
    <w:rsid w:val="00985603"/>
    <w:rsid w:val="009857EE"/>
    <w:rsid w:val="00985BB2"/>
    <w:rsid w:val="00985C43"/>
    <w:rsid w:val="00985F73"/>
    <w:rsid w:val="00985FE4"/>
    <w:rsid w:val="009863F1"/>
    <w:rsid w:val="009864B6"/>
    <w:rsid w:val="0098666A"/>
    <w:rsid w:val="009868FB"/>
    <w:rsid w:val="00986C36"/>
    <w:rsid w:val="00986D80"/>
    <w:rsid w:val="00986F8B"/>
    <w:rsid w:val="00987183"/>
    <w:rsid w:val="0098725D"/>
    <w:rsid w:val="00987465"/>
    <w:rsid w:val="009874AC"/>
    <w:rsid w:val="009874D7"/>
    <w:rsid w:val="009877E0"/>
    <w:rsid w:val="00987981"/>
    <w:rsid w:val="00987C99"/>
    <w:rsid w:val="00987D62"/>
    <w:rsid w:val="00987E96"/>
    <w:rsid w:val="00987ECA"/>
    <w:rsid w:val="00987F41"/>
    <w:rsid w:val="00987F5C"/>
    <w:rsid w:val="009900E1"/>
    <w:rsid w:val="009900E6"/>
    <w:rsid w:val="0099018B"/>
    <w:rsid w:val="009902FA"/>
    <w:rsid w:val="0099041C"/>
    <w:rsid w:val="00990664"/>
    <w:rsid w:val="00990A2C"/>
    <w:rsid w:val="00990B06"/>
    <w:rsid w:val="00990BD4"/>
    <w:rsid w:val="00990CE9"/>
    <w:rsid w:val="00991063"/>
    <w:rsid w:val="009910A4"/>
    <w:rsid w:val="009910C3"/>
    <w:rsid w:val="009910F5"/>
    <w:rsid w:val="0099112B"/>
    <w:rsid w:val="009914BD"/>
    <w:rsid w:val="009916A9"/>
    <w:rsid w:val="009916EE"/>
    <w:rsid w:val="009917A7"/>
    <w:rsid w:val="00991869"/>
    <w:rsid w:val="009918FE"/>
    <w:rsid w:val="00991A71"/>
    <w:rsid w:val="00991D5D"/>
    <w:rsid w:val="00992077"/>
    <w:rsid w:val="009920C5"/>
    <w:rsid w:val="009921E4"/>
    <w:rsid w:val="00992308"/>
    <w:rsid w:val="009924FA"/>
    <w:rsid w:val="00992618"/>
    <w:rsid w:val="00992691"/>
    <w:rsid w:val="00992872"/>
    <w:rsid w:val="0099289F"/>
    <w:rsid w:val="00992A79"/>
    <w:rsid w:val="00992ADA"/>
    <w:rsid w:val="00992F46"/>
    <w:rsid w:val="0099318E"/>
    <w:rsid w:val="0099355C"/>
    <w:rsid w:val="00993751"/>
    <w:rsid w:val="0099388E"/>
    <w:rsid w:val="00993E2B"/>
    <w:rsid w:val="00993E9D"/>
    <w:rsid w:val="0099404E"/>
    <w:rsid w:val="00994468"/>
    <w:rsid w:val="009947F6"/>
    <w:rsid w:val="00994806"/>
    <w:rsid w:val="00995021"/>
    <w:rsid w:val="009952AA"/>
    <w:rsid w:val="009952AF"/>
    <w:rsid w:val="0099537E"/>
    <w:rsid w:val="00995555"/>
    <w:rsid w:val="00995ADE"/>
    <w:rsid w:val="00995AE8"/>
    <w:rsid w:val="00995D53"/>
    <w:rsid w:val="00995E67"/>
    <w:rsid w:val="00996296"/>
    <w:rsid w:val="00996B29"/>
    <w:rsid w:val="0099707E"/>
    <w:rsid w:val="0099720C"/>
    <w:rsid w:val="0099746F"/>
    <w:rsid w:val="00997A27"/>
    <w:rsid w:val="00997BE9"/>
    <w:rsid w:val="00997D8E"/>
    <w:rsid w:val="00997DAA"/>
    <w:rsid w:val="00997DD6"/>
    <w:rsid w:val="00997F61"/>
    <w:rsid w:val="00997FEB"/>
    <w:rsid w:val="009A105F"/>
    <w:rsid w:val="009A1128"/>
    <w:rsid w:val="009A1361"/>
    <w:rsid w:val="009A17A8"/>
    <w:rsid w:val="009A193A"/>
    <w:rsid w:val="009A1EA2"/>
    <w:rsid w:val="009A1F81"/>
    <w:rsid w:val="009A2674"/>
    <w:rsid w:val="009A26BD"/>
    <w:rsid w:val="009A3013"/>
    <w:rsid w:val="009A305E"/>
    <w:rsid w:val="009A3290"/>
    <w:rsid w:val="009A3295"/>
    <w:rsid w:val="009A337D"/>
    <w:rsid w:val="009A3642"/>
    <w:rsid w:val="009A364C"/>
    <w:rsid w:val="009A3942"/>
    <w:rsid w:val="009A3A3A"/>
    <w:rsid w:val="009A3A43"/>
    <w:rsid w:val="009A3D3D"/>
    <w:rsid w:val="009A3DC7"/>
    <w:rsid w:val="009A3DCC"/>
    <w:rsid w:val="009A403E"/>
    <w:rsid w:val="009A40FF"/>
    <w:rsid w:val="009A4432"/>
    <w:rsid w:val="009A454C"/>
    <w:rsid w:val="009A45E8"/>
    <w:rsid w:val="009A4DE7"/>
    <w:rsid w:val="009A4EC5"/>
    <w:rsid w:val="009A5109"/>
    <w:rsid w:val="009A516E"/>
    <w:rsid w:val="009A56FD"/>
    <w:rsid w:val="009A5B44"/>
    <w:rsid w:val="009A5B63"/>
    <w:rsid w:val="009A5E98"/>
    <w:rsid w:val="009A5FB5"/>
    <w:rsid w:val="009A60AD"/>
    <w:rsid w:val="009A617A"/>
    <w:rsid w:val="009A65CA"/>
    <w:rsid w:val="009A6667"/>
    <w:rsid w:val="009A6683"/>
    <w:rsid w:val="009A67BA"/>
    <w:rsid w:val="009A6C56"/>
    <w:rsid w:val="009A6C96"/>
    <w:rsid w:val="009A6CAB"/>
    <w:rsid w:val="009A7204"/>
    <w:rsid w:val="009A721F"/>
    <w:rsid w:val="009A7335"/>
    <w:rsid w:val="009A784B"/>
    <w:rsid w:val="009B0091"/>
    <w:rsid w:val="009B00CD"/>
    <w:rsid w:val="009B0316"/>
    <w:rsid w:val="009B049A"/>
    <w:rsid w:val="009B06F0"/>
    <w:rsid w:val="009B0703"/>
    <w:rsid w:val="009B07B2"/>
    <w:rsid w:val="009B08B9"/>
    <w:rsid w:val="009B0F1C"/>
    <w:rsid w:val="009B0F3E"/>
    <w:rsid w:val="009B142F"/>
    <w:rsid w:val="009B1A86"/>
    <w:rsid w:val="009B1F0E"/>
    <w:rsid w:val="009B220C"/>
    <w:rsid w:val="009B249A"/>
    <w:rsid w:val="009B2599"/>
    <w:rsid w:val="009B2739"/>
    <w:rsid w:val="009B2970"/>
    <w:rsid w:val="009B2AE0"/>
    <w:rsid w:val="009B2BF2"/>
    <w:rsid w:val="009B3141"/>
    <w:rsid w:val="009B328E"/>
    <w:rsid w:val="009B33A6"/>
    <w:rsid w:val="009B34C2"/>
    <w:rsid w:val="009B3941"/>
    <w:rsid w:val="009B397E"/>
    <w:rsid w:val="009B399B"/>
    <w:rsid w:val="009B3AF0"/>
    <w:rsid w:val="009B3F28"/>
    <w:rsid w:val="009B3FF0"/>
    <w:rsid w:val="009B446A"/>
    <w:rsid w:val="009B4622"/>
    <w:rsid w:val="009B4A30"/>
    <w:rsid w:val="009B4C93"/>
    <w:rsid w:val="009B4D89"/>
    <w:rsid w:val="009B5061"/>
    <w:rsid w:val="009B514F"/>
    <w:rsid w:val="009B5548"/>
    <w:rsid w:val="009B579B"/>
    <w:rsid w:val="009B57A0"/>
    <w:rsid w:val="009B5A10"/>
    <w:rsid w:val="009B5B14"/>
    <w:rsid w:val="009B5DFA"/>
    <w:rsid w:val="009B5FA4"/>
    <w:rsid w:val="009B633F"/>
    <w:rsid w:val="009B6393"/>
    <w:rsid w:val="009B69E7"/>
    <w:rsid w:val="009B733F"/>
    <w:rsid w:val="009B74C1"/>
    <w:rsid w:val="009B77A1"/>
    <w:rsid w:val="009B7A2A"/>
    <w:rsid w:val="009B7AC2"/>
    <w:rsid w:val="009B7B29"/>
    <w:rsid w:val="009B7C23"/>
    <w:rsid w:val="009B7FE3"/>
    <w:rsid w:val="009C04AB"/>
    <w:rsid w:val="009C04BC"/>
    <w:rsid w:val="009C06D9"/>
    <w:rsid w:val="009C0921"/>
    <w:rsid w:val="009C09A4"/>
    <w:rsid w:val="009C09C3"/>
    <w:rsid w:val="009C0D8B"/>
    <w:rsid w:val="009C0DCD"/>
    <w:rsid w:val="009C1668"/>
    <w:rsid w:val="009C16E1"/>
    <w:rsid w:val="009C1D00"/>
    <w:rsid w:val="009C2157"/>
    <w:rsid w:val="009C2248"/>
    <w:rsid w:val="009C247E"/>
    <w:rsid w:val="009C2E1F"/>
    <w:rsid w:val="009C2E54"/>
    <w:rsid w:val="009C2EA1"/>
    <w:rsid w:val="009C3860"/>
    <w:rsid w:val="009C3EF8"/>
    <w:rsid w:val="009C427F"/>
    <w:rsid w:val="009C44FB"/>
    <w:rsid w:val="009C46F8"/>
    <w:rsid w:val="009C4864"/>
    <w:rsid w:val="009C4A1E"/>
    <w:rsid w:val="009C4F52"/>
    <w:rsid w:val="009C507E"/>
    <w:rsid w:val="009C5628"/>
    <w:rsid w:val="009C5635"/>
    <w:rsid w:val="009C5823"/>
    <w:rsid w:val="009C5CAC"/>
    <w:rsid w:val="009C6071"/>
    <w:rsid w:val="009C6146"/>
    <w:rsid w:val="009C61F4"/>
    <w:rsid w:val="009C64EB"/>
    <w:rsid w:val="009C6E86"/>
    <w:rsid w:val="009C7062"/>
    <w:rsid w:val="009C717A"/>
    <w:rsid w:val="009C71DB"/>
    <w:rsid w:val="009C72F4"/>
    <w:rsid w:val="009C733C"/>
    <w:rsid w:val="009C7685"/>
    <w:rsid w:val="009C79A7"/>
    <w:rsid w:val="009C7A6A"/>
    <w:rsid w:val="009C7B44"/>
    <w:rsid w:val="009D0182"/>
    <w:rsid w:val="009D0959"/>
    <w:rsid w:val="009D0F0F"/>
    <w:rsid w:val="009D0F20"/>
    <w:rsid w:val="009D0F90"/>
    <w:rsid w:val="009D10C6"/>
    <w:rsid w:val="009D1184"/>
    <w:rsid w:val="009D1279"/>
    <w:rsid w:val="009D1727"/>
    <w:rsid w:val="009D1980"/>
    <w:rsid w:val="009D1B21"/>
    <w:rsid w:val="009D1DDB"/>
    <w:rsid w:val="009D1E87"/>
    <w:rsid w:val="009D1F58"/>
    <w:rsid w:val="009D2425"/>
    <w:rsid w:val="009D2D73"/>
    <w:rsid w:val="009D2FA6"/>
    <w:rsid w:val="009D3155"/>
    <w:rsid w:val="009D3741"/>
    <w:rsid w:val="009D37AD"/>
    <w:rsid w:val="009D3A42"/>
    <w:rsid w:val="009D3ABB"/>
    <w:rsid w:val="009D3AD4"/>
    <w:rsid w:val="009D40F1"/>
    <w:rsid w:val="009D4103"/>
    <w:rsid w:val="009D422B"/>
    <w:rsid w:val="009D42CE"/>
    <w:rsid w:val="009D4921"/>
    <w:rsid w:val="009D49A9"/>
    <w:rsid w:val="009D4BF7"/>
    <w:rsid w:val="009D534C"/>
    <w:rsid w:val="009D53ED"/>
    <w:rsid w:val="009D54E4"/>
    <w:rsid w:val="009D550B"/>
    <w:rsid w:val="009D55A9"/>
    <w:rsid w:val="009D55BB"/>
    <w:rsid w:val="009D58BD"/>
    <w:rsid w:val="009D5C07"/>
    <w:rsid w:val="009D5DA3"/>
    <w:rsid w:val="009D5DD0"/>
    <w:rsid w:val="009D5F88"/>
    <w:rsid w:val="009D614E"/>
    <w:rsid w:val="009D616E"/>
    <w:rsid w:val="009D6344"/>
    <w:rsid w:val="009D641C"/>
    <w:rsid w:val="009D661D"/>
    <w:rsid w:val="009D6643"/>
    <w:rsid w:val="009D6A55"/>
    <w:rsid w:val="009D6B13"/>
    <w:rsid w:val="009D6BB6"/>
    <w:rsid w:val="009D6F0B"/>
    <w:rsid w:val="009D71E9"/>
    <w:rsid w:val="009D73D4"/>
    <w:rsid w:val="009D7690"/>
    <w:rsid w:val="009D77F2"/>
    <w:rsid w:val="009D7915"/>
    <w:rsid w:val="009D79F9"/>
    <w:rsid w:val="009D7ADA"/>
    <w:rsid w:val="009D7EB6"/>
    <w:rsid w:val="009E029A"/>
    <w:rsid w:val="009E03C3"/>
    <w:rsid w:val="009E0572"/>
    <w:rsid w:val="009E0577"/>
    <w:rsid w:val="009E08B9"/>
    <w:rsid w:val="009E0966"/>
    <w:rsid w:val="009E0A2E"/>
    <w:rsid w:val="009E0E97"/>
    <w:rsid w:val="009E113F"/>
    <w:rsid w:val="009E12B8"/>
    <w:rsid w:val="009E1587"/>
    <w:rsid w:val="009E171B"/>
    <w:rsid w:val="009E194D"/>
    <w:rsid w:val="009E2168"/>
    <w:rsid w:val="009E220B"/>
    <w:rsid w:val="009E2A83"/>
    <w:rsid w:val="009E2D3C"/>
    <w:rsid w:val="009E2FA4"/>
    <w:rsid w:val="009E310C"/>
    <w:rsid w:val="009E33A9"/>
    <w:rsid w:val="009E3480"/>
    <w:rsid w:val="009E4046"/>
    <w:rsid w:val="009E425F"/>
    <w:rsid w:val="009E4926"/>
    <w:rsid w:val="009E4FD3"/>
    <w:rsid w:val="009E5153"/>
    <w:rsid w:val="009E5895"/>
    <w:rsid w:val="009E58EC"/>
    <w:rsid w:val="009E5B16"/>
    <w:rsid w:val="009E601C"/>
    <w:rsid w:val="009E6D33"/>
    <w:rsid w:val="009E6E7C"/>
    <w:rsid w:val="009E6EA8"/>
    <w:rsid w:val="009E7385"/>
    <w:rsid w:val="009E750A"/>
    <w:rsid w:val="009E754D"/>
    <w:rsid w:val="009E791A"/>
    <w:rsid w:val="009E793A"/>
    <w:rsid w:val="009E7B1A"/>
    <w:rsid w:val="009E7B58"/>
    <w:rsid w:val="009E7B8D"/>
    <w:rsid w:val="009E7BFB"/>
    <w:rsid w:val="009E7C5B"/>
    <w:rsid w:val="009E7DEA"/>
    <w:rsid w:val="009E7FBF"/>
    <w:rsid w:val="009F0784"/>
    <w:rsid w:val="009F0894"/>
    <w:rsid w:val="009F0B69"/>
    <w:rsid w:val="009F10C9"/>
    <w:rsid w:val="009F13BA"/>
    <w:rsid w:val="009F158C"/>
    <w:rsid w:val="009F15E4"/>
    <w:rsid w:val="009F1D69"/>
    <w:rsid w:val="009F1E9D"/>
    <w:rsid w:val="009F2235"/>
    <w:rsid w:val="009F2704"/>
    <w:rsid w:val="009F28CB"/>
    <w:rsid w:val="009F2D21"/>
    <w:rsid w:val="009F2DF1"/>
    <w:rsid w:val="009F2E3E"/>
    <w:rsid w:val="009F30D7"/>
    <w:rsid w:val="009F355C"/>
    <w:rsid w:val="009F3783"/>
    <w:rsid w:val="009F3E34"/>
    <w:rsid w:val="009F3FFD"/>
    <w:rsid w:val="009F4051"/>
    <w:rsid w:val="009F4177"/>
    <w:rsid w:val="009F4289"/>
    <w:rsid w:val="009F4354"/>
    <w:rsid w:val="009F47BA"/>
    <w:rsid w:val="009F4890"/>
    <w:rsid w:val="009F4B44"/>
    <w:rsid w:val="009F4BB0"/>
    <w:rsid w:val="009F4EF1"/>
    <w:rsid w:val="009F4F6A"/>
    <w:rsid w:val="009F4F9E"/>
    <w:rsid w:val="009F503F"/>
    <w:rsid w:val="009F5050"/>
    <w:rsid w:val="009F526E"/>
    <w:rsid w:val="009F53B5"/>
    <w:rsid w:val="009F5A33"/>
    <w:rsid w:val="009F5B8F"/>
    <w:rsid w:val="009F6026"/>
    <w:rsid w:val="009F60F1"/>
    <w:rsid w:val="009F61D5"/>
    <w:rsid w:val="009F6575"/>
    <w:rsid w:val="009F6768"/>
    <w:rsid w:val="009F6AC9"/>
    <w:rsid w:val="009F6F5E"/>
    <w:rsid w:val="009F7006"/>
    <w:rsid w:val="009F7087"/>
    <w:rsid w:val="009F71EA"/>
    <w:rsid w:val="009F73C5"/>
    <w:rsid w:val="009F7431"/>
    <w:rsid w:val="009F75E9"/>
    <w:rsid w:val="009F7696"/>
    <w:rsid w:val="009F790E"/>
    <w:rsid w:val="009F799F"/>
    <w:rsid w:val="009F79D2"/>
    <w:rsid w:val="009F7A0D"/>
    <w:rsid w:val="00A000E8"/>
    <w:rsid w:val="00A002BF"/>
    <w:rsid w:val="00A0095D"/>
    <w:rsid w:val="00A00B99"/>
    <w:rsid w:val="00A00EC3"/>
    <w:rsid w:val="00A0120C"/>
    <w:rsid w:val="00A01322"/>
    <w:rsid w:val="00A015DA"/>
    <w:rsid w:val="00A01694"/>
    <w:rsid w:val="00A01861"/>
    <w:rsid w:val="00A01D0A"/>
    <w:rsid w:val="00A0225B"/>
    <w:rsid w:val="00A02418"/>
    <w:rsid w:val="00A02620"/>
    <w:rsid w:val="00A02769"/>
    <w:rsid w:val="00A02858"/>
    <w:rsid w:val="00A02B7E"/>
    <w:rsid w:val="00A02C3D"/>
    <w:rsid w:val="00A032E6"/>
    <w:rsid w:val="00A033B4"/>
    <w:rsid w:val="00A038E2"/>
    <w:rsid w:val="00A03BB8"/>
    <w:rsid w:val="00A03C3D"/>
    <w:rsid w:val="00A03F37"/>
    <w:rsid w:val="00A0415C"/>
    <w:rsid w:val="00A043F2"/>
    <w:rsid w:val="00A044F6"/>
    <w:rsid w:val="00A0465D"/>
    <w:rsid w:val="00A047EE"/>
    <w:rsid w:val="00A048D8"/>
    <w:rsid w:val="00A04A4D"/>
    <w:rsid w:val="00A04BFB"/>
    <w:rsid w:val="00A04C1B"/>
    <w:rsid w:val="00A04C73"/>
    <w:rsid w:val="00A04E82"/>
    <w:rsid w:val="00A04FE2"/>
    <w:rsid w:val="00A0521A"/>
    <w:rsid w:val="00A053BE"/>
    <w:rsid w:val="00A05473"/>
    <w:rsid w:val="00A056B9"/>
    <w:rsid w:val="00A05E97"/>
    <w:rsid w:val="00A061C9"/>
    <w:rsid w:val="00A06324"/>
    <w:rsid w:val="00A0676D"/>
    <w:rsid w:val="00A06A49"/>
    <w:rsid w:val="00A06AAF"/>
    <w:rsid w:val="00A06B5E"/>
    <w:rsid w:val="00A06D0C"/>
    <w:rsid w:val="00A06EEC"/>
    <w:rsid w:val="00A0709F"/>
    <w:rsid w:val="00A07688"/>
    <w:rsid w:val="00A079CB"/>
    <w:rsid w:val="00A07A09"/>
    <w:rsid w:val="00A07A4D"/>
    <w:rsid w:val="00A07BA0"/>
    <w:rsid w:val="00A07C29"/>
    <w:rsid w:val="00A07C3F"/>
    <w:rsid w:val="00A07C9C"/>
    <w:rsid w:val="00A07F9A"/>
    <w:rsid w:val="00A10518"/>
    <w:rsid w:val="00A106F4"/>
    <w:rsid w:val="00A10A13"/>
    <w:rsid w:val="00A10A93"/>
    <w:rsid w:val="00A10CB7"/>
    <w:rsid w:val="00A10EAF"/>
    <w:rsid w:val="00A11087"/>
    <w:rsid w:val="00A110BB"/>
    <w:rsid w:val="00A111AE"/>
    <w:rsid w:val="00A1138F"/>
    <w:rsid w:val="00A1151F"/>
    <w:rsid w:val="00A1166B"/>
    <w:rsid w:val="00A118AD"/>
    <w:rsid w:val="00A11A74"/>
    <w:rsid w:val="00A11C70"/>
    <w:rsid w:val="00A11FA5"/>
    <w:rsid w:val="00A12376"/>
    <w:rsid w:val="00A126C9"/>
    <w:rsid w:val="00A12B2E"/>
    <w:rsid w:val="00A12E15"/>
    <w:rsid w:val="00A12EB2"/>
    <w:rsid w:val="00A12F6A"/>
    <w:rsid w:val="00A132E7"/>
    <w:rsid w:val="00A134EE"/>
    <w:rsid w:val="00A13567"/>
    <w:rsid w:val="00A13610"/>
    <w:rsid w:val="00A136E1"/>
    <w:rsid w:val="00A137AF"/>
    <w:rsid w:val="00A13E6C"/>
    <w:rsid w:val="00A1404D"/>
    <w:rsid w:val="00A1469A"/>
    <w:rsid w:val="00A14847"/>
    <w:rsid w:val="00A14A40"/>
    <w:rsid w:val="00A153BE"/>
    <w:rsid w:val="00A15A3C"/>
    <w:rsid w:val="00A15AB5"/>
    <w:rsid w:val="00A15ABF"/>
    <w:rsid w:val="00A15B13"/>
    <w:rsid w:val="00A15C81"/>
    <w:rsid w:val="00A15DE9"/>
    <w:rsid w:val="00A1676A"/>
    <w:rsid w:val="00A16885"/>
    <w:rsid w:val="00A16993"/>
    <w:rsid w:val="00A169A3"/>
    <w:rsid w:val="00A16CCE"/>
    <w:rsid w:val="00A16DC8"/>
    <w:rsid w:val="00A1712E"/>
    <w:rsid w:val="00A173AE"/>
    <w:rsid w:val="00A17437"/>
    <w:rsid w:val="00A1750F"/>
    <w:rsid w:val="00A1757E"/>
    <w:rsid w:val="00A177A6"/>
    <w:rsid w:val="00A17AE5"/>
    <w:rsid w:val="00A17BCC"/>
    <w:rsid w:val="00A2002B"/>
    <w:rsid w:val="00A2002E"/>
    <w:rsid w:val="00A2048E"/>
    <w:rsid w:val="00A20A89"/>
    <w:rsid w:val="00A20BEF"/>
    <w:rsid w:val="00A20FE2"/>
    <w:rsid w:val="00A21068"/>
    <w:rsid w:val="00A2124F"/>
    <w:rsid w:val="00A21392"/>
    <w:rsid w:val="00A21617"/>
    <w:rsid w:val="00A2163C"/>
    <w:rsid w:val="00A21997"/>
    <w:rsid w:val="00A219AF"/>
    <w:rsid w:val="00A21D2E"/>
    <w:rsid w:val="00A21DE8"/>
    <w:rsid w:val="00A222F0"/>
    <w:rsid w:val="00A22371"/>
    <w:rsid w:val="00A227A6"/>
    <w:rsid w:val="00A22823"/>
    <w:rsid w:val="00A22B1D"/>
    <w:rsid w:val="00A22B2F"/>
    <w:rsid w:val="00A22CB9"/>
    <w:rsid w:val="00A22CFA"/>
    <w:rsid w:val="00A22EF1"/>
    <w:rsid w:val="00A22F12"/>
    <w:rsid w:val="00A2313D"/>
    <w:rsid w:val="00A232B5"/>
    <w:rsid w:val="00A233D1"/>
    <w:rsid w:val="00A23556"/>
    <w:rsid w:val="00A235CD"/>
    <w:rsid w:val="00A23BED"/>
    <w:rsid w:val="00A242AC"/>
    <w:rsid w:val="00A24435"/>
    <w:rsid w:val="00A245CE"/>
    <w:rsid w:val="00A248D1"/>
    <w:rsid w:val="00A24C61"/>
    <w:rsid w:val="00A24D9C"/>
    <w:rsid w:val="00A24FD6"/>
    <w:rsid w:val="00A25025"/>
    <w:rsid w:val="00A25043"/>
    <w:rsid w:val="00A250AF"/>
    <w:rsid w:val="00A250DA"/>
    <w:rsid w:val="00A2524F"/>
    <w:rsid w:val="00A2526C"/>
    <w:rsid w:val="00A25324"/>
    <w:rsid w:val="00A25546"/>
    <w:rsid w:val="00A25680"/>
    <w:rsid w:val="00A2582E"/>
    <w:rsid w:val="00A25A0D"/>
    <w:rsid w:val="00A25C35"/>
    <w:rsid w:val="00A25D82"/>
    <w:rsid w:val="00A267A2"/>
    <w:rsid w:val="00A26852"/>
    <w:rsid w:val="00A26A36"/>
    <w:rsid w:val="00A26BC2"/>
    <w:rsid w:val="00A26DDC"/>
    <w:rsid w:val="00A26F7D"/>
    <w:rsid w:val="00A273E2"/>
    <w:rsid w:val="00A274AC"/>
    <w:rsid w:val="00A276F5"/>
    <w:rsid w:val="00A27746"/>
    <w:rsid w:val="00A27A70"/>
    <w:rsid w:val="00A27BE4"/>
    <w:rsid w:val="00A27CA2"/>
    <w:rsid w:val="00A309C0"/>
    <w:rsid w:val="00A30B95"/>
    <w:rsid w:val="00A30BA4"/>
    <w:rsid w:val="00A30F4C"/>
    <w:rsid w:val="00A30F9A"/>
    <w:rsid w:val="00A31303"/>
    <w:rsid w:val="00A3141C"/>
    <w:rsid w:val="00A31432"/>
    <w:rsid w:val="00A314BA"/>
    <w:rsid w:val="00A314E0"/>
    <w:rsid w:val="00A315DE"/>
    <w:rsid w:val="00A315E5"/>
    <w:rsid w:val="00A318A5"/>
    <w:rsid w:val="00A31B52"/>
    <w:rsid w:val="00A31DF7"/>
    <w:rsid w:val="00A320C0"/>
    <w:rsid w:val="00A3214F"/>
    <w:rsid w:val="00A321BD"/>
    <w:rsid w:val="00A324A6"/>
    <w:rsid w:val="00A32859"/>
    <w:rsid w:val="00A3299D"/>
    <w:rsid w:val="00A32AD1"/>
    <w:rsid w:val="00A32CA4"/>
    <w:rsid w:val="00A3306D"/>
    <w:rsid w:val="00A3350B"/>
    <w:rsid w:val="00A3372A"/>
    <w:rsid w:val="00A33AF6"/>
    <w:rsid w:val="00A33AFD"/>
    <w:rsid w:val="00A33C01"/>
    <w:rsid w:val="00A33D4B"/>
    <w:rsid w:val="00A33F4F"/>
    <w:rsid w:val="00A3403A"/>
    <w:rsid w:val="00A3406B"/>
    <w:rsid w:val="00A341B7"/>
    <w:rsid w:val="00A34375"/>
    <w:rsid w:val="00A343C2"/>
    <w:rsid w:val="00A34463"/>
    <w:rsid w:val="00A348A5"/>
    <w:rsid w:val="00A34939"/>
    <w:rsid w:val="00A34D95"/>
    <w:rsid w:val="00A34DD0"/>
    <w:rsid w:val="00A3502E"/>
    <w:rsid w:val="00A3544B"/>
    <w:rsid w:val="00A3579F"/>
    <w:rsid w:val="00A357DE"/>
    <w:rsid w:val="00A357F3"/>
    <w:rsid w:val="00A35A4F"/>
    <w:rsid w:val="00A35C77"/>
    <w:rsid w:val="00A35CDB"/>
    <w:rsid w:val="00A35D53"/>
    <w:rsid w:val="00A35E80"/>
    <w:rsid w:val="00A36277"/>
    <w:rsid w:val="00A36CD1"/>
    <w:rsid w:val="00A36CE7"/>
    <w:rsid w:val="00A3734D"/>
    <w:rsid w:val="00A37350"/>
    <w:rsid w:val="00A377DA"/>
    <w:rsid w:val="00A37B2A"/>
    <w:rsid w:val="00A37BA5"/>
    <w:rsid w:val="00A37DD8"/>
    <w:rsid w:val="00A37EA3"/>
    <w:rsid w:val="00A401DE"/>
    <w:rsid w:val="00A40300"/>
    <w:rsid w:val="00A404F8"/>
    <w:rsid w:val="00A407A1"/>
    <w:rsid w:val="00A41191"/>
    <w:rsid w:val="00A412E9"/>
    <w:rsid w:val="00A417BE"/>
    <w:rsid w:val="00A417C9"/>
    <w:rsid w:val="00A41BC2"/>
    <w:rsid w:val="00A41C02"/>
    <w:rsid w:val="00A41C8E"/>
    <w:rsid w:val="00A42368"/>
    <w:rsid w:val="00A42406"/>
    <w:rsid w:val="00A42573"/>
    <w:rsid w:val="00A425FF"/>
    <w:rsid w:val="00A426A6"/>
    <w:rsid w:val="00A4273B"/>
    <w:rsid w:val="00A42E46"/>
    <w:rsid w:val="00A42F53"/>
    <w:rsid w:val="00A43639"/>
    <w:rsid w:val="00A4365B"/>
    <w:rsid w:val="00A43723"/>
    <w:rsid w:val="00A438DA"/>
    <w:rsid w:val="00A43C44"/>
    <w:rsid w:val="00A43C7B"/>
    <w:rsid w:val="00A43E9B"/>
    <w:rsid w:val="00A44300"/>
    <w:rsid w:val="00A443A1"/>
    <w:rsid w:val="00A4441C"/>
    <w:rsid w:val="00A44675"/>
    <w:rsid w:val="00A4474B"/>
    <w:rsid w:val="00A44895"/>
    <w:rsid w:val="00A44B94"/>
    <w:rsid w:val="00A44C2E"/>
    <w:rsid w:val="00A44EF8"/>
    <w:rsid w:val="00A450AA"/>
    <w:rsid w:val="00A451ED"/>
    <w:rsid w:val="00A45290"/>
    <w:rsid w:val="00A45391"/>
    <w:rsid w:val="00A45406"/>
    <w:rsid w:val="00A4586E"/>
    <w:rsid w:val="00A4596F"/>
    <w:rsid w:val="00A45B73"/>
    <w:rsid w:val="00A45C5F"/>
    <w:rsid w:val="00A45C84"/>
    <w:rsid w:val="00A45E78"/>
    <w:rsid w:val="00A45F61"/>
    <w:rsid w:val="00A461C9"/>
    <w:rsid w:val="00A463D9"/>
    <w:rsid w:val="00A4655F"/>
    <w:rsid w:val="00A46B84"/>
    <w:rsid w:val="00A46C53"/>
    <w:rsid w:val="00A46CD8"/>
    <w:rsid w:val="00A46F45"/>
    <w:rsid w:val="00A4713D"/>
    <w:rsid w:val="00A47780"/>
    <w:rsid w:val="00A47B05"/>
    <w:rsid w:val="00A47B0B"/>
    <w:rsid w:val="00A500AB"/>
    <w:rsid w:val="00A502EF"/>
    <w:rsid w:val="00A503AB"/>
    <w:rsid w:val="00A503E5"/>
    <w:rsid w:val="00A5043F"/>
    <w:rsid w:val="00A50581"/>
    <w:rsid w:val="00A505A1"/>
    <w:rsid w:val="00A50856"/>
    <w:rsid w:val="00A50A1D"/>
    <w:rsid w:val="00A50DC9"/>
    <w:rsid w:val="00A50E33"/>
    <w:rsid w:val="00A50F90"/>
    <w:rsid w:val="00A51092"/>
    <w:rsid w:val="00A511B4"/>
    <w:rsid w:val="00A512D4"/>
    <w:rsid w:val="00A513B1"/>
    <w:rsid w:val="00A51610"/>
    <w:rsid w:val="00A516FB"/>
    <w:rsid w:val="00A51764"/>
    <w:rsid w:val="00A51874"/>
    <w:rsid w:val="00A51CB6"/>
    <w:rsid w:val="00A51F3E"/>
    <w:rsid w:val="00A52152"/>
    <w:rsid w:val="00A52C28"/>
    <w:rsid w:val="00A53534"/>
    <w:rsid w:val="00A5419C"/>
    <w:rsid w:val="00A542CF"/>
    <w:rsid w:val="00A545F3"/>
    <w:rsid w:val="00A5473B"/>
    <w:rsid w:val="00A5530B"/>
    <w:rsid w:val="00A553C7"/>
    <w:rsid w:val="00A557A9"/>
    <w:rsid w:val="00A5581E"/>
    <w:rsid w:val="00A55829"/>
    <w:rsid w:val="00A55832"/>
    <w:rsid w:val="00A55A68"/>
    <w:rsid w:val="00A55B6C"/>
    <w:rsid w:val="00A55F04"/>
    <w:rsid w:val="00A563FE"/>
    <w:rsid w:val="00A564E3"/>
    <w:rsid w:val="00A5668D"/>
    <w:rsid w:val="00A5669B"/>
    <w:rsid w:val="00A5683D"/>
    <w:rsid w:val="00A56A3B"/>
    <w:rsid w:val="00A56EEA"/>
    <w:rsid w:val="00A56F14"/>
    <w:rsid w:val="00A56F5F"/>
    <w:rsid w:val="00A56F6A"/>
    <w:rsid w:val="00A57075"/>
    <w:rsid w:val="00A575FB"/>
    <w:rsid w:val="00A5786E"/>
    <w:rsid w:val="00A57FEE"/>
    <w:rsid w:val="00A60057"/>
    <w:rsid w:val="00A60798"/>
    <w:rsid w:val="00A60891"/>
    <w:rsid w:val="00A60958"/>
    <w:rsid w:val="00A60B54"/>
    <w:rsid w:val="00A60B61"/>
    <w:rsid w:val="00A61078"/>
    <w:rsid w:val="00A61140"/>
    <w:rsid w:val="00A6151B"/>
    <w:rsid w:val="00A61572"/>
    <w:rsid w:val="00A61660"/>
    <w:rsid w:val="00A616B1"/>
    <w:rsid w:val="00A619DD"/>
    <w:rsid w:val="00A61FD7"/>
    <w:rsid w:val="00A62170"/>
    <w:rsid w:val="00A6233D"/>
    <w:rsid w:val="00A624DB"/>
    <w:rsid w:val="00A6265E"/>
    <w:rsid w:val="00A6272F"/>
    <w:rsid w:val="00A628C5"/>
    <w:rsid w:val="00A629E4"/>
    <w:rsid w:val="00A62E4D"/>
    <w:rsid w:val="00A63002"/>
    <w:rsid w:val="00A6357C"/>
    <w:rsid w:val="00A6365B"/>
    <w:rsid w:val="00A63BAE"/>
    <w:rsid w:val="00A63BCA"/>
    <w:rsid w:val="00A63BED"/>
    <w:rsid w:val="00A63E03"/>
    <w:rsid w:val="00A63ED6"/>
    <w:rsid w:val="00A63EF0"/>
    <w:rsid w:val="00A641AA"/>
    <w:rsid w:val="00A64549"/>
    <w:rsid w:val="00A648DF"/>
    <w:rsid w:val="00A64ECA"/>
    <w:rsid w:val="00A65126"/>
    <w:rsid w:val="00A65175"/>
    <w:rsid w:val="00A65412"/>
    <w:rsid w:val="00A654EF"/>
    <w:rsid w:val="00A65542"/>
    <w:rsid w:val="00A6641B"/>
    <w:rsid w:val="00A66681"/>
    <w:rsid w:val="00A6676A"/>
    <w:rsid w:val="00A66901"/>
    <w:rsid w:val="00A66926"/>
    <w:rsid w:val="00A66989"/>
    <w:rsid w:val="00A669C0"/>
    <w:rsid w:val="00A66A46"/>
    <w:rsid w:val="00A66AD3"/>
    <w:rsid w:val="00A66BF1"/>
    <w:rsid w:val="00A66DB6"/>
    <w:rsid w:val="00A6701E"/>
    <w:rsid w:val="00A6719A"/>
    <w:rsid w:val="00A673B0"/>
    <w:rsid w:val="00A67474"/>
    <w:rsid w:val="00A67647"/>
    <w:rsid w:val="00A67888"/>
    <w:rsid w:val="00A678E8"/>
    <w:rsid w:val="00A679C3"/>
    <w:rsid w:val="00A67AC0"/>
    <w:rsid w:val="00A67C54"/>
    <w:rsid w:val="00A67DB0"/>
    <w:rsid w:val="00A67F29"/>
    <w:rsid w:val="00A70254"/>
    <w:rsid w:val="00A702B0"/>
    <w:rsid w:val="00A70BEE"/>
    <w:rsid w:val="00A70C72"/>
    <w:rsid w:val="00A70E66"/>
    <w:rsid w:val="00A70FFC"/>
    <w:rsid w:val="00A7102D"/>
    <w:rsid w:val="00A71077"/>
    <w:rsid w:val="00A711DC"/>
    <w:rsid w:val="00A71777"/>
    <w:rsid w:val="00A71885"/>
    <w:rsid w:val="00A71A2D"/>
    <w:rsid w:val="00A71B0D"/>
    <w:rsid w:val="00A71BCC"/>
    <w:rsid w:val="00A720DA"/>
    <w:rsid w:val="00A723A1"/>
    <w:rsid w:val="00A72D69"/>
    <w:rsid w:val="00A72DEF"/>
    <w:rsid w:val="00A72F85"/>
    <w:rsid w:val="00A73104"/>
    <w:rsid w:val="00A731F0"/>
    <w:rsid w:val="00A73893"/>
    <w:rsid w:val="00A738E0"/>
    <w:rsid w:val="00A740BA"/>
    <w:rsid w:val="00A7430E"/>
    <w:rsid w:val="00A74371"/>
    <w:rsid w:val="00A7471E"/>
    <w:rsid w:val="00A747EC"/>
    <w:rsid w:val="00A74AB0"/>
    <w:rsid w:val="00A74D72"/>
    <w:rsid w:val="00A74FF0"/>
    <w:rsid w:val="00A750AC"/>
    <w:rsid w:val="00A75167"/>
    <w:rsid w:val="00A7548F"/>
    <w:rsid w:val="00A75599"/>
    <w:rsid w:val="00A7566A"/>
    <w:rsid w:val="00A756CD"/>
    <w:rsid w:val="00A7576B"/>
    <w:rsid w:val="00A75BD8"/>
    <w:rsid w:val="00A75DC2"/>
    <w:rsid w:val="00A762BD"/>
    <w:rsid w:val="00A763F0"/>
    <w:rsid w:val="00A7643C"/>
    <w:rsid w:val="00A764E1"/>
    <w:rsid w:val="00A765C5"/>
    <w:rsid w:val="00A7699F"/>
    <w:rsid w:val="00A76D4A"/>
    <w:rsid w:val="00A76D8E"/>
    <w:rsid w:val="00A76F64"/>
    <w:rsid w:val="00A77132"/>
    <w:rsid w:val="00A77539"/>
    <w:rsid w:val="00A77851"/>
    <w:rsid w:val="00A77928"/>
    <w:rsid w:val="00A7792A"/>
    <w:rsid w:val="00A7797D"/>
    <w:rsid w:val="00A77DAC"/>
    <w:rsid w:val="00A77FEF"/>
    <w:rsid w:val="00A80176"/>
    <w:rsid w:val="00A801AC"/>
    <w:rsid w:val="00A804FF"/>
    <w:rsid w:val="00A805AD"/>
    <w:rsid w:val="00A8097D"/>
    <w:rsid w:val="00A80B9A"/>
    <w:rsid w:val="00A80C6C"/>
    <w:rsid w:val="00A81048"/>
    <w:rsid w:val="00A810AF"/>
    <w:rsid w:val="00A8131E"/>
    <w:rsid w:val="00A81448"/>
    <w:rsid w:val="00A81626"/>
    <w:rsid w:val="00A81AE7"/>
    <w:rsid w:val="00A81C74"/>
    <w:rsid w:val="00A81D7A"/>
    <w:rsid w:val="00A81E1A"/>
    <w:rsid w:val="00A82721"/>
    <w:rsid w:val="00A827BA"/>
    <w:rsid w:val="00A82DAE"/>
    <w:rsid w:val="00A83164"/>
    <w:rsid w:val="00A83391"/>
    <w:rsid w:val="00A83396"/>
    <w:rsid w:val="00A833A2"/>
    <w:rsid w:val="00A83443"/>
    <w:rsid w:val="00A835D9"/>
    <w:rsid w:val="00A837D3"/>
    <w:rsid w:val="00A83927"/>
    <w:rsid w:val="00A83A06"/>
    <w:rsid w:val="00A83F4E"/>
    <w:rsid w:val="00A84277"/>
    <w:rsid w:val="00A84532"/>
    <w:rsid w:val="00A848A1"/>
    <w:rsid w:val="00A848BE"/>
    <w:rsid w:val="00A84C02"/>
    <w:rsid w:val="00A850AD"/>
    <w:rsid w:val="00A85477"/>
    <w:rsid w:val="00A858E1"/>
    <w:rsid w:val="00A85B6F"/>
    <w:rsid w:val="00A85BEE"/>
    <w:rsid w:val="00A85BF8"/>
    <w:rsid w:val="00A85FD7"/>
    <w:rsid w:val="00A8624E"/>
    <w:rsid w:val="00A863B7"/>
    <w:rsid w:val="00A86454"/>
    <w:rsid w:val="00A86891"/>
    <w:rsid w:val="00A86B1D"/>
    <w:rsid w:val="00A86CF8"/>
    <w:rsid w:val="00A874A0"/>
    <w:rsid w:val="00A87652"/>
    <w:rsid w:val="00A87C62"/>
    <w:rsid w:val="00A87E7D"/>
    <w:rsid w:val="00A87EDF"/>
    <w:rsid w:val="00A90396"/>
    <w:rsid w:val="00A9060D"/>
    <w:rsid w:val="00A90A27"/>
    <w:rsid w:val="00A914B7"/>
    <w:rsid w:val="00A916AD"/>
    <w:rsid w:val="00A916BD"/>
    <w:rsid w:val="00A917EF"/>
    <w:rsid w:val="00A91E35"/>
    <w:rsid w:val="00A92076"/>
    <w:rsid w:val="00A928D3"/>
    <w:rsid w:val="00A92933"/>
    <w:rsid w:val="00A92AF3"/>
    <w:rsid w:val="00A9317C"/>
    <w:rsid w:val="00A931E2"/>
    <w:rsid w:val="00A934B4"/>
    <w:rsid w:val="00A93707"/>
    <w:rsid w:val="00A93B45"/>
    <w:rsid w:val="00A93F77"/>
    <w:rsid w:val="00A94373"/>
    <w:rsid w:val="00A94815"/>
    <w:rsid w:val="00A94AFB"/>
    <w:rsid w:val="00A94CCF"/>
    <w:rsid w:val="00A954FC"/>
    <w:rsid w:val="00A956E5"/>
    <w:rsid w:val="00A958E1"/>
    <w:rsid w:val="00A9590B"/>
    <w:rsid w:val="00A95955"/>
    <w:rsid w:val="00A95A19"/>
    <w:rsid w:val="00A95E2F"/>
    <w:rsid w:val="00A95E5A"/>
    <w:rsid w:val="00A961CE"/>
    <w:rsid w:val="00A963A0"/>
    <w:rsid w:val="00A96B76"/>
    <w:rsid w:val="00A96BFE"/>
    <w:rsid w:val="00A96D86"/>
    <w:rsid w:val="00A96F39"/>
    <w:rsid w:val="00A97281"/>
    <w:rsid w:val="00A97393"/>
    <w:rsid w:val="00A9783F"/>
    <w:rsid w:val="00A9799D"/>
    <w:rsid w:val="00A97A25"/>
    <w:rsid w:val="00A97C5F"/>
    <w:rsid w:val="00AA0049"/>
    <w:rsid w:val="00AA00F0"/>
    <w:rsid w:val="00AA025C"/>
    <w:rsid w:val="00AA04E6"/>
    <w:rsid w:val="00AA0809"/>
    <w:rsid w:val="00AA0B85"/>
    <w:rsid w:val="00AA0C5D"/>
    <w:rsid w:val="00AA118B"/>
    <w:rsid w:val="00AA1191"/>
    <w:rsid w:val="00AA1291"/>
    <w:rsid w:val="00AA13CC"/>
    <w:rsid w:val="00AA1615"/>
    <w:rsid w:val="00AA1977"/>
    <w:rsid w:val="00AA1A7B"/>
    <w:rsid w:val="00AA2269"/>
    <w:rsid w:val="00AA27F4"/>
    <w:rsid w:val="00AA2806"/>
    <w:rsid w:val="00AA2AE3"/>
    <w:rsid w:val="00AA2CCB"/>
    <w:rsid w:val="00AA305B"/>
    <w:rsid w:val="00AA3173"/>
    <w:rsid w:val="00AA353E"/>
    <w:rsid w:val="00AA3755"/>
    <w:rsid w:val="00AA39CD"/>
    <w:rsid w:val="00AA4317"/>
    <w:rsid w:val="00AA43AF"/>
    <w:rsid w:val="00AA44F2"/>
    <w:rsid w:val="00AA472F"/>
    <w:rsid w:val="00AA4796"/>
    <w:rsid w:val="00AA4A09"/>
    <w:rsid w:val="00AA4BB6"/>
    <w:rsid w:val="00AA4BEF"/>
    <w:rsid w:val="00AA4CFB"/>
    <w:rsid w:val="00AA4D81"/>
    <w:rsid w:val="00AA4E17"/>
    <w:rsid w:val="00AA4EE6"/>
    <w:rsid w:val="00AA4FF5"/>
    <w:rsid w:val="00AA5539"/>
    <w:rsid w:val="00AA5A79"/>
    <w:rsid w:val="00AA5BF6"/>
    <w:rsid w:val="00AA5CBD"/>
    <w:rsid w:val="00AA6175"/>
    <w:rsid w:val="00AA6293"/>
    <w:rsid w:val="00AA6392"/>
    <w:rsid w:val="00AA644B"/>
    <w:rsid w:val="00AA6483"/>
    <w:rsid w:val="00AA649F"/>
    <w:rsid w:val="00AA6720"/>
    <w:rsid w:val="00AA676F"/>
    <w:rsid w:val="00AA68C2"/>
    <w:rsid w:val="00AA6B41"/>
    <w:rsid w:val="00AA6C6A"/>
    <w:rsid w:val="00AA6EFC"/>
    <w:rsid w:val="00AA6FE7"/>
    <w:rsid w:val="00AA703C"/>
    <w:rsid w:val="00AA7347"/>
    <w:rsid w:val="00AA7539"/>
    <w:rsid w:val="00AA780F"/>
    <w:rsid w:val="00AA7849"/>
    <w:rsid w:val="00AA79CC"/>
    <w:rsid w:val="00AA7C09"/>
    <w:rsid w:val="00AA7DBE"/>
    <w:rsid w:val="00AAEDB8"/>
    <w:rsid w:val="00AB00B8"/>
    <w:rsid w:val="00AB0116"/>
    <w:rsid w:val="00AB0453"/>
    <w:rsid w:val="00AB0650"/>
    <w:rsid w:val="00AB0695"/>
    <w:rsid w:val="00AB0ACF"/>
    <w:rsid w:val="00AB0C8E"/>
    <w:rsid w:val="00AB0FE7"/>
    <w:rsid w:val="00AB108C"/>
    <w:rsid w:val="00AB142F"/>
    <w:rsid w:val="00AB164E"/>
    <w:rsid w:val="00AB182F"/>
    <w:rsid w:val="00AB197E"/>
    <w:rsid w:val="00AB1A78"/>
    <w:rsid w:val="00AB1C14"/>
    <w:rsid w:val="00AB1E4A"/>
    <w:rsid w:val="00AB1E5E"/>
    <w:rsid w:val="00AB1EA8"/>
    <w:rsid w:val="00AB2038"/>
    <w:rsid w:val="00AB2211"/>
    <w:rsid w:val="00AB239B"/>
    <w:rsid w:val="00AB25F3"/>
    <w:rsid w:val="00AB26B8"/>
    <w:rsid w:val="00AB2862"/>
    <w:rsid w:val="00AB2C50"/>
    <w:rsid w:val="00AB3051"/>
    <w:rsid w:val="00AB319D"/>
    <w:rsid w:val="00AB32DF"/>
    <w:rsid w:val="00AB35D2"/>
    <w:rsid w:val="00AB3741"/>
    <w:rsid w:val="00AB39BD"/>
    <w:rsid w:val="00AB3CBD"/>
    <w:rsid w:val="00AB3D78"/>
    <w:rsid w:val="00AB3F8D"/>
    <w:rsid w:val="00AB40C5"/>
    <w:rsid w:val="00AB433D"/>
    <w:rsid w:val="00AB450A"/>
    <w:rsid w:val="00AB4711"/>
    <w:rsid w:val="00AB4908"/>
    <w:rsid w:val="00AB4DAD"/>
    <w:rsid w:val="00AB5055"/>
    <w:rsid w:val="00AB530B"/>
    <w:rsid w:val="00AB54BA"/>
    <w:rsid w:val="00AB57D6"/>
    <w:rsid w:val="00AB5820"/>
    <w:rsid w:val="00AB5845"/>
    <w:rsid w:val="00AB5936"/>
    <w:rsid w:val="00AB5F7D"/>
    <w:rsid w:val="00AB6063"/>
    <w:rsid w:val="00AB6134"/>
    <w:rsid w:val="00AB6316"/>
    <w:rsid w:val="00AB63C5"/>
    <w:rsid w:val="00AB6667"/>
    <w:rsid w:val="00AB671F"/>
    <w:rsid w:val="00AB67B3"/>
    <w:rsid w:val="00AB67DE"/>
    <w:rsid w:val="00AB6944"/>
    <w:rsid w:val="00AB6A9B"/>
    <w:rsid w:val="00AB6E2E"/>
    <w:rsid w:val="00AB798C"/>
    <w:rsid w:val="00AB7C8E"/>
    <w:rsid w:val="00AB7D87"/>
    <w:rsid w:val="00AB7E6C"/>
    <w:rsid w:val="00AB7FE9"/>
    <w:rsid w:val="00AC0287"/>
    <w:rsid w:val="00AC0377"/>
    <w:rsid w:val="00AC037E"/>
    <w:rsid w:val="00AC067E"/>
    <w:rsid w:val="00AC06CC"/>
    <w:rsid w:val="00AC0AB8"/>
    <w:rsid w:val="00AC0B63"/>
    <w:rsid w:val="00AC0DD5"/>
    <w:rsid w:val="00AC1019"/>
    <w:rsid w:val="00AC1046"/>
    <w:rsid w:val="00AC1122"/>
    <w:rsid w:val="00AC1490"/>
    <w:rsid w:val="00AC14BF"/>
    <w:rsid w:val="00AC15CD"/>
    <w:rsid w:val="00AC1AE6"/>
    <w:rsid w:val="00AC1D19"/>
    <w:rsid w:val="00AC1E73"/>
    <w:rsid w:val="00AC250C"/>
    <w:rsid w:val="00AC25B0"/>
    <w:rsid w:val="00AC2A69"/>
    <w:rsid w:val="00AC2CBF"/>
    <w:rsid w:val="00AC2FFA"/>
    <w:rsid w:val="00AC307C"/>
    <w:rsid w:val="00AC3195"/>
    <w:rsid w:val="00AC32FD"/>
    <w:rsid w:val="00AC33C2"/>
    <w:rsid w:val="00AC359C"/>
    <w:rsid w:val="00AC3A27"/>
    <w:rsid w:val="00AC3DEC"/>
    <w:rsid w:val="00AC3E4B"/>
    <w:rsid w:val="00AC3ED9"/>
    <w:rsid w:val="00AC4061"/>
    <w:rsid w:val="00AC40EE"/>
    <w:rsid w:val="00AC41E0"/>
    <w:rsid w:val="00AC452F"/>
    <w:rsid w:val="00AC4790"/>
    <w:rsid w:val="00AC4B15"/>
    <w:rsid w:val="00AC4F54"/>
    <w:rsid w:val="00AC5022"/>
    <w:rsid w:val="00AC5110"/>
    <w:rsid w:val="00AC5268"/>
    <w:rsid w:val="00AC548F"/>
    <w:rsid w:val="00AC5567"/>
    <w:rsid w:val="00AC5AF8"/>
    <w:rsid w:val="00AC5E00"/>
    <w:rsid w:val="00AC657F"/>
    <w:rsid w:val="00AC691D"/>
    <w:rsid w:val="00AC6A9E"/>
    <w:rsid w:val="00AC6E1C"/>
    <w:rsid w:val="00AC6E5B"/>
    <w:rsid w:val="00AC6FAF"/>
    <w:rsid w:val="00AC6FB3"/>
    <w:rsid w:val="00AC710D"/>
    <w:rsid w:val="00AC74AE"/>
    <w:rsid w:val="00AC753D"/>
    <w:rsid w:val="00AC758E"/>
    <w:rsid w:val="00AC7968"/>
    <w:rsid w:val="00AC7CDB"/>
    <w:rsid w:val="00AC7CEE"/>
    <w:rsid w:val="00AC7D64"/>
    <w:rsid w:val="00AD0040"/>
    <w:rsid w:val="00AD01E3"/>
    <w:rsid w:val="00AD024D"/>
    <w:rsid w:val="00AD028C"/>
    <w:rsid w:val="00AD04E5"/>
    <w:rsid w:val="00AD075B"/>
    <w:rsid w:val="00AD0760"/>
    <w:rsid w:val="00AD07E3"/>
    <w:rsid w:val="00AD089D"/>
    <w:rsid w:val="00AD0AE0"/>
    <w:rsid w:val="00AD0B50"/>
    <w:rsid w:val="00AD0BF3"/>
    <w:rsid w:val="00AD0C5F"/>
    <w:rsid w:val="00AD0F8A"/>
    <w:rsid w:val="00AD13C2"/>
    <w:rsid w:val="00AD1553"/>
    <w:rsid w:val="00AD157D"/>
    <w:rsid w:val="00AD1963"/>
    <w:rsid w:val="00AD1D48"/>
    <w:rsid w:val="00AD1D62"/>
    <w:rsid w:val="00AD1F83"/>
    <w:rsid w:val="00AD22BA"/>
    <w:rsid w:val="00AD2302"/>
    <w:rsid w:val="00AD2F58"/>
    <w:rsid w:val="00AD33CB"/>
    <w:rsid w:val="00AD340E"/>
    <w:rsid w:val="00AD3545"/>
    <w:rsid w:val="00AD3784"/>
    <w:rsid w:val="00AD3939"/>
    <w:rsid w:val="00AD3A54"/>
    <w:rsid w:val="00AD3A71"/>
    <w:rsid w:val="00AD3C56"/>
    <w:rsid w:val="00AD3D4C"/>
    <w:rsid w:val="00AD3DD2"/>
    <w:rsid w:val="00AD3F3E"/>
    <w:rsid w:val="00AD4424"/>
    <w:rsid w:val="00AD4D65"/>
    <w:rsid w:val="00AD4E62"/>
    <w:rsid w:val="00AD4F0A"/>
    <w:rsid w:val="00AD507C"/>
    <w:rsid w:val="00AD546A"/>
    <w:rsid w:val="00AD55D4"/>
    <w:rsid w:val="00AD5736"/>
    <w:rsid w:val="00AD57B3"/>
    <w:rsid w:val="00AD57BC"/>
    <w:rsid w:val="00AD58EC"/>
    <w:rsid w:val="00AD5C3E"/>
    <w:rsid w:val="00AD5C69"/>
    <w:rsid w:val="00AD5E88"/>
    <w:rsid w:val="00AD5FF1"/>
    <w:rsid w:val="00AD60D7"/>
    <w:rsid w:val="00AD6258"/>
    <w:rsid w:val="00AD635D"/>
    <w:rsid w:val="00AD6391"/>
    <w:rsid w:val="00AD63AA"/>
    <w:rsid w:val="00AD6518"/>
    <w:rsid w:val="00AD6580"/>
    <w:rsid w:val="00AD66FB"/>
    <w:rsid w:val="00AD679E"/>
    <w:rsid w:val="00AD6822"/>
    <w:rsid w:val="00AD6DC6"/>
    <w:rsid w:val="00AD7131"/>
    <w:rsid w:val="00AD7200"/>
    <w:rsid w:val="00AD763A"/>
    <w:rsid w:val="00AD76BB"/>
    <w:rsid w:val="00AD771F"/>
    <w:rsid w:val="00AD7AFA"/>
    <w:rsid w:val="00AD7E8C"/>
    <w:rsid w:val="00AD7EBC"/>
    <w:rsid w:val="00AE0317"/>
    <w:rsid w:val="00AE03C8"/>
    <w:rsid w:val="00AE0590"/>
    <w:rsid w:val="00AE08A0"/>
    <w:rsid w:val="00AE0B57"/>
    <w:rsid w:val="00AE0E2B"/>
    <w:rsid w:val="00AE1557"/>
    <w:rsid w:val="00AE15C5"/>
    <w:rsid w:val="00AE16FA"/>
    <w:rsid w:val="00AE199F"/>
    <w:rsid w:val="00AE1D78"/>
    <w:rsid w:val="00AE1EB1"/>
    <w:rsid w:val="00AE2113"/>
    <w:rsid w:val="00AE212A"/>
    <w:rsid w:val="00AE259A"/>
    <w:rsid w:val="00AE2731"/>
    <w:rsid w:val="00AE2769"/>
    <w:rsid w:val="00AE2AAA"/>
    <w:rsid w:val="00AE2F9C"/>
    <w:rsid w:val="00AE3142"/>
    <w:rsid w:val="00AE323C"/>
    <w:rsid w:val="00AE35F4"/>
    <w:rsid w:val="00AE3768"/>
    <w:rsid w:val="00AE398A"/>
    <w:rsid w:val="00AE3E70"/>
    <w:rsid w:val="00AE4022"/>
    <w:rsid w:val="00AE4201"/>
    <w:rsid w:val="00AE4609"/>
    <w:rsid w:val="00AE4789"/>
    <w:rsid w:val="00AE4886"/>
    <w:rsid w:val="00AE4B66"/>
    <w:rsid w:val="00AE4BF1"/>
    <w:rsid w:val="00AE51FF"/>
    <w:rsid w:val="00AE5350"/>
    <w:rsid w:val="00AE5470"/>
    <w:rsid w:val="00AE5494"/>
    <w:rsid w:val="00AE55CF"/>
    <w:rsid w:val="00AE56A1"/>
    <w:rsid w:val="00AE56BE"/>
    <w:rsid w:val="00AE5751"/>
    <w:rsid w:val="00AE5973"/>
    <w:rsid w:val="00AE59E6"/>
    <w:rsid w:val="00AE5BEA"/>
    <w:rsid w:val="00AE61C1"/>
    <w:rsid w:val="00AE6CEA"/>
    <w:rsid w:val="00AE7198"/>
    <w:rsid w:val="00AE7295"/>
    <w:rsid w:val="00AE7327"/>
    <w:rsid w:val="00AE7727"/>
    <w:rsid w:val="00AE7DD1"/>
    <w:rsid w:val="00AE7DE5"/>
    <w:rsid w:val="00AF00C6"/>
    <w:rsid w:val="00AF0261"/>
    <w:rsid w:val="00AF035C"/>
    <w:rsid w:val="00AF07FD"/>
    <w:rsid w:val="00AF1127"/>
    <w:rsid w:val="00AF11F1"/>
    <w:rsid w:val="00AF124B"/>
    <w:rsid w:val="00AF13AB"/>
    <w:rsid w:val="00AF1CF8"/>
    <w:rsid w:val="00AF2289"/>
    <w:rsid w:val="00AF2321"/>
    <w:rsid w:val="00AF236D"/>
    <w:rsid w:val="00AF26E3"/>
    <w:rsid w:val="00AF2B2A"/>
    <w:rsid w:val="00AF2B99"/>
    <w:rsid w:val="00AF2C3E"/>
    <w:rsid w:val="00AF2CC0"/>
    <w:rsid w:val="00AF2E1B"/>
    <w:rsid w:val="00AF2F9B"/>
    <w:rsid w:val="00AF3073"/>
    <w:rsid w:val="00AF3087"/>
    <w:rsid w:val="00AF30D6"/>
    <w:rsid w:val="00AF311F"/>
    <w:rsid w:val="00AF3156"/>
    <w:rsid w:val="00AF3186"/>
    <w:rsid w:val="00AF3195"/>
    <w:rsid w:val="00AF32C7"/>
    <w:rsid w:val="00AF33E7"/>
    <w:rsid w:val="00AF3497"/>
    <w:rsid w:val="00AF3698"/>
    <w:rsid w:val="00AF3725"/>
    <w:rsid w:val="00AF37DC"/>
    <w:rsid w:val="00AF381B"/>
    <w:rsid w:val="00AF3E5D"/>
    <w:rsid w:val="00AF3FA8"/>
    <w:rsid w:val="00AF408E"/>
    <w:rsid w:val="00AF4582"/>
    <w:rsid w:val="00AF468B"/>
    <w:rsid w:val="00AF4A68"/>
    <w:rsid w:val="00AF4A87"/>
    <w:rsid w:val="00AF4C7E"/>
    <w:rsid w:val="00AF4DD1"/>
    <w:rsid w:val="00AF4EF1"/>
    <w:rsid w:val="00AF51BC"/>
    <w:rsid w:val="00AF5242"/>
    <w:rsid w:val="00AF56BF"/>
    <w:rsid w:val="00AF56F9"/>
    <w:rsid w:val="00AF5AD0"/>
    <w:rsid w:val="00AF5CE3"/>
    <w:rsid w:val="00AF6279"/>
    <w:rsid w:val="00AF62DF"/>
    <w:rsid w:val="00AF6617"/>
    <w:rsid w:val="00AF68BD"/>
    <w:rsid w:val="00AF68D1"/>
    <w:rsid w:val="00AF6D79"/>
    <w:rsid w:val="00AF6DD0"/>
    <w:rsid w:val="00AF6F15"/>
    <w:rsid w:val="00AF7064"/>
    <w:rsid w:val="00AF7068"/>
    <w:rsid w:val="00AF71EE"/>
    <w:rsid w:val="00AF72B1"/>
    <w:rsid w:val="00AF73C8"/>
    <w:rsid w:val="00AF77AC"/>
    <w:rsid w:val="00AF7947"/>
    <w:rsid w:val="00AF7971"/>
    <w:rsid w:val="00AF79B8"/>
    <w:rsid w:val="00AF7E56"/>
    <w:rsid w:val="00AF7F06"/>
    <w:rsid w:val="00AFD473"/>
    <w:rsid w:val="00B000C5"/>
    <w:rsid w:val="00B005E9"/>
    <w:rsid w:val="00B007C9"/>
    <w:rsid w:val="00B009B8"/>
    <w:rsid w:val="00B00B5D"/>
    <w:rsid w:val="00B00BCF"/>
    <w:rsid w:val="00B00C74"/>
    <w:rsid w:val="00B00F43"/>
    <w:rsid w:val="00B00FAB"/>
    <w:rsid w:val="00B0148D"/>
    <w:rsid w:val="00B01910"/>
    <w:rsid w:val="00B01983"/>
    <w:rsid w:val="00B01AD0"/>
    <w:rsid w:val="00B01C49"/>
    <w:rsid w:val="00B01D7B"/>
    <w:rsid w:val="00B01F91"/>
    <w:rsid w:val="00B01F98"/>
    <w:rsid w:val="00B02075"/>
    <w:rsid w:val="00B02138"/>
    <w:rsid w:val="00B0221D"/>
    <w:rsid w:val="00B0235B"/>
    <w:rsid w:val="00B0240B"/>
    <w:rsid w:val="00B02674"/>
    <w:rsid w:val="00B0275D"/>
    <w:rsid w:val="00B0277F"/>
    <w:rsid w:val="00B02B3B"/>
    <w:rsid w:val="00B02B6E"/>
    <w:rsid w:val="00B02D1F"/>
    <w:rsid w:val="00B02EC3"/>
    <w:rsid w:val="00B02EC7"/>
    <w:rsid w:val="00B03014"/>
    <w:rsid w:val="00B033B7"/>
    <w:rsid w:val="00B034F9"/>
    <w:rsid w:val="00B037B1"/>
    <w:rsid w:val="00B03893"/>
    <w:rsid w:val="00B038EA"/>
    <w:rsid w:val="00B03E26"/>
    <w:rsid w:val="00B03FF3"/>
    <w:rsid w:val="00B04015"/>
    <w:rsid w:val="00B04056"/>
    <w:rsid w:val="00B0431A"/>
    <w:rsid w:val="00B045AF"/>
    <w:rsid w:val="00B04965"/>
    <w:rsid w:val="00B04C0A"/>
    <w:rsid w:val="00B04D05"/>
    <w:rsid w:val="00B04E0D"/>
    <w:rsid w:val="00B0509A"/>
    <w:rsid w:val="00B050B7"/>
    <w:rsid w:val="00B054D7"/>
    <w:rsid w:val="00B05FF5"/>
    <w:rsid w:val="00B06052"/>
    <w:rsid w:val="00B060D3"/>
    <w:rsid w:val="00B06259"/>
    <w:rsid w:val="00B06344"/>
    <w:rsid w:val="00B06416"/>
    <w:rsid w:val="00B06823"/>
    <w:rsid w:val="00B06853"/>
    <w:rsid w:val="00B0686A"/>
    <w:rsid w:val="00B06A21"/>
    <w:rsid w:val="00B06D85"/>
    <w:rsid w:val="00B07082"/>
    <w:rsid w:val="00B070FA"/>
    <w:rsid w:val="00B0719C"/>
    <w:rsid w:val="00B073BD"/>
    <w:rsid w:val="00B0747E"/>
    <w:rsid w:val="00B077CA"/>
    <w:rsid w:val="00B0793C"/>
    <w:rsid w:val="00B07D26"/>
    <w:rsid w:val="00B10247"/>
    <w:rsid w:val="00B10A61"/>
    <w:rsid w:val="00B10F42"/>
    <w:rsid w:val="00B1109D"/>
    <w:rsid w:val="00B1114F"/>
    <w:rsid w:val="00B11337"/>
    <w:rsid w:val="00B114FE"/>
    <w:rsid w:val="00B1194B"/>
    <w:rsid w:val="00B119EB"/>
    <w:rsid w:val="00B11B81"/>
    <w:rsid w:val="00B11D87"/>
    <w:rsid w:val="00B11E63"/>
    <w:rsid w:val="00B11EA1"/>
    <w:rsid w:val="00B11FE1"/>
    <w:rsid w:val="00B1200F"/>
    <w:rsid w:val="00B121E7"/>
    <w:rsid w:val="00B122FD"/>
    <w:rsid w:val="00B1267F"/>
    <w:rsid w:val="00B129CC"/>
    <w:rsid w:val="00B129F4"/>
    <w:rsid w:val="00B12A8F"/>
    <w:rsid w:val="00B12C9A"/>
    <w:rsid w:val="00B12EBC"/>
    <w:rsid w:val="00B12EEC"/>
    <w:rsid w:val="00B12EFA"/>
    <w:rsid w:val="00B12F82"/>
    <w:rsid w:val="00B12FB2"/>
    <w:rsid w:val="00B131DD"/>
    <w:rsid w:val="00B131E9"/>
    <w:rsid w:val="00B13214"/>
    <w:rsid w:val="00B132DF"/>
    <w:rsid w:val="00B133DC"/>
    <w:rsid w:val="00B1384E"/>
    <w:rsid w:val="00B1395D"/>
    <w:rsid w:val="00B13C47"/>
    <w:rsid w:val="00B13E3B"/>
    <w:rsid w:val="00B148DF"/>
    <w:rsid w:val="00B14E94"/>
    <w:rsid w:val="00B15001"/>
    <w:rsid w:val="00B150CD"/>
    <w:rsid w:val="00B1528D"/>
    <w:rsid w:val="00B152BA"/>
    <w:rsid w:val="00B15459"/>
    <w:rsid w:val="00B15A82"/>
    <w:rsid w:val="00B15CD6"/>
    <w:rsid w:val="00B15F3D"/>
    <w:rsid w:val="00B15F60"/>
    <w:rsid w:val="00B16004"/>
    <w:rsid w:val="00B16082"/>
    <w:rsid w:val="00B161E8"/>
    <w:rsid w:val="00B161F1"/>
    <w:rsid w:val="00B1631A"/>
    <w:rsid w:val="00B1650D"/>
    <w:rsid w:val="00B165D8"/>
    <w:rsid w:val="00B1687A"/>
    <w:rsid w:val="00B16C31"/>
    <w:rsid w:val="00B1724B"/>
    <w:rsid w:val="00B17264"/>
    <w:rsid w:val="00B1742B"/>
    <w:rsid w:val="00B17CFD"/>
    <w:rsid w:val="00B17D38"/>
    <w:rsid w:val="00B17E96"/>
    <w:rsid w:val="00B17F03"/>
    <w:rsid w:val="00B17F51"/>
    <w:rsid w:val="00B20505"/>
    <w:rsid w:val="00B208A4"/>
    <w:rsid w:val="00B21215"/>
    <w:rsid w:val="00B215CE"/>
    <w:rsid w:val="00B216E1"/>
    <w:rsid w:val="00B2179A"/>
    <w:rsid w:val="00B21866"/>
    <w:rsid w:val="00B21BE4"/>
    <w:rsid w:val="00B21DD6"/>
    <w:rsid w:val="00B21EB0"/>
    <w:rsid w:val="00B21F7E"/>
    <w:rsid w:val="00B2201C"/>
    <w:rsid w:val="00B22041"/>
    <w:rsid w:val="00B220C5"/>
    <w:rsid w:val="00B2236A"/>
    <w:rsid w:val="00B225CA"/>
    <w:rsid w:val="00B225D1"/>
    <w:rsid w:val="00B2277E"/>
    <w:rsid w:val="00B22A6E"/>
    <w:rsid w:val="00B22B42"/>
    <w:rsid w:val="00B22D25"/>
    <w:rsid w:val="00B231E6"/>
    <w:rsid w:val="00B23315"/>
    <w:rsid w:val="00B23778"/>
    <w:rsid w:val="00B237CA"/>
    <w:rsid w:val="00B2382C"/>
    <w:rsid w:val="00B23B83"/>
    <w:rsid w:val="00B23BAF"/>
    <w:rsid w:val="00B23E0C"/>
    <w:rsid w:val="00B23E7E"/>
    <w:rsid w:val="00B241B7"/>
    <w:rsid w:val="00B24211"/>
    <w:rsid w:val="00B24224"/>
    <w:rsid w:val="00B2429A"/>
    <w:rsid w:val="00B242A2"/>
    <w:rsid w:val="00B2476D"/>
    <w:rsid w:val="00B24916"/>
    <w:rsid w:val="00B24B5A"/>
    <w:rsid w:val="00B255F4"/>
    <w:rsid w:val="00B2566F"/>
    <w:rsid w:val="00B25717"/>
    <w:rsid w:val="00B25804"/>
    <w:rsid w:val="00B25841"/>
    <w:rsid w:val="00B25A54"/>
    <w:rsid w:val="00B25BE6"/>
    <w:rsid w:val="00B25CFB"/>
    <w:rsid w:val="00B25D8B"/>
    <w:rsid w:val="00B26178"/>
    <w:rsid w:val="00B26256"/>
    <w:rsid w:val="00B26361"/>
    <w:rsid w:val="00B2651D"/>
    <w:rsid w:val="00B265CD"/>
    <w:rsid w:val="00B26800"/>
    <w:rsid w:val="00B26936"/>
    <w:rsid w:val="00B269A2"/>
    <w:rsid w:val="00B26AF8"/>
    <w:rsid w:val="00B26B40"/>
    <w:rsid w:val="00B26C3F"/>
    <w:rsid w:val="00B26DB3"/>
    <w:rsid w:val="00B27255"/>
    <w:rsid w:val="00B27395"/>
    <w:rsid w:val="00B27505"/>
    <w:rsid w:val="00B2771A"/>
    <w:rsid w:val="00B27730"/>
    <w:rsid w:val="00B27877"/>
    <w:rsid w:val="00B27883"/>
    <w:rsid w:val="00B27F41"/>
    <w:rsid w:val="00B30090"/>
    <w:rsid w:val="00B30258"/>
    <w:rsid w:val="00B302FA"/>
    <w:rsid w:val="00B304EF"/>
    <w:rsid w:val="00B30509"/>
    <w:rsid w:val="00B307B0"/>
    <w:rsid w:val="00B3083A"/>
    <w:rsid w:val="00B309B3"/>
    <w:rsid w:val="00B30B45"/>
    <w:rsid w:val="00B30CAC"/>
    <w:rsid w:val="00B30EBD"/>
    <w:rsid w:val="00B3113D"/>
    <w:rsid w:val="00B313AE"/>
    <w:rsid w:val="00B314EE"/>
    <w:rsid w:val="00B31516"/>
    <w:rsid w:val="00B315E3"/>
    <w:rsid w:val="00B317AD"/>
    <w:rsid w:val="00B31A8E"/>
    <w:rsid w:val="00B31D8E"/>
    <w:rsid w:val="00B31F78"/>
    <w:rsid w:val="00B32295"/>
    <w:rsid w:val="00B32396"/>
    <w:rsid w:val="00B323ED"/>
    <w:rsid w:val="00B32506"/>
    <w:rsid w:val="00B329CC"/>
    <w:rsid w:val="00B32A67"/>
    <w:rsid w:val="00B32CB7"/>
    <w:rsid w:val="00B33091"/>
    <w:rsid w:val="00B3335C"/>
    <w:rsid w:val="00B3338D"/>
    <w:rsid w:val="00B334CE"/>
    <w:rsid w:val="00B337ED"/>
    <w:rsid w:val="00B33854"/>
    <w:rsid w:val="00B3407C"/>
    <w:rsid w:val="00B34085"/>
    <w:rsid w:val="00B34086"/>
    <w:rsid w:val="00B347B0"/>
    <w:rsid w:val="00B347E7"/>
    <w:rsid w:val="00B349C3"/>
    <w:rsid w:val="00B34B10"/>
    <w:rsid w:val="00B34C8F"/>
    <w:rsid w:val="00B352E9"/>
    <w:rsid w:val="00B35406"/>
    <w:rsid w:val="00B3566A"/>
    <w:rsid w:val="00B35680"/>
    <w:rsid w:val="00B357A6"/>
    <w:rsid w:val="00B35894"/>
    <w:rsid w:val="00B3591D"/>
    <w:rsid w:val="00B35941"/>
    <w:rsid w:val="00B35AC1"/>
    <w:rsid w:val="00B35B52"/>
    <w:rsid w:val="00B35B7A"/>
    <w:rsid w:val="00B35F53"/>
    <w:rsid w:val="00B35FD3"/>
    <w:rsid w:val="00B3607C"/>
    <w:rsid w:val="00B360EA"/>
    <w:rsid w:val="00B361D8"/>
    <w:rsid w:val="00B36261"/>
    <w:rsid w:val="00B368ED"/>
    <w:rsid w:val="00B36DC8"/>
    <w:rsid w:val="00B36F71"/>
    <w:rsid w:val="00B3702B"/>
    <w:rsid w:val="00B3735C"/>
    <w:rsid w:val="00B37375"/>
    <w:rsid w:val="00B373A1"/>
    <w:rsid w:val="00B37805"/>
    <w:rsid w:val="00B37B13"/>
    <w:rsid w:val="00B37DC3"/>
    <w:rsid w:val="00B37E01"/>
    <w:rsid w:val="00B37F69"/>
    <w:rsid w:val="00B4012A"/>
    <w:rsid w:val="00B40BED"/>
    <w:rsid w:val="00B40C59"/>
    <w:rsid w:val="00B40EFD"/>
    <w:rsid w:val="00B411B4"/>
    <w:rsid w:val="00B41819"/>
    <w:rsid w:val="00B41961"/>
    <w:rsid w:val="00B41AE0"/>
    <w:rsid w:val="00B41B2B"/>
    <w:rsid w:val="00B41CA2"/>
    <w:rsid w:val="00B41DBF"/>
    <w:rsid w:val="00B41F04"/>
    <w:rsid w:val="00B41FF0"/>
    <w:rsid w:val="00B420A1"/>
    <w:rsid w:val="00B42260"/>
    <w:rsid w:val="00B42348"/>
    <w:rsid w:val="00B4250A"/>
    <w:rsid w:val="00B4277A"/>
    <w:rsid w:val="00B428FF"/>
    <w:rsid w:val="00B42988"/>
    <w:rsid w:val="00B42B2D"/>
    <w:rsid w:val="00B431AF"/>
    <w:rsid w:val="00B43227"/>
    <w:rsid w:val="00B433E1"/>
    <w:rsid w:val="00B4375A"/>
    <w:rsid w:val="00B43A82"/>
    <w:rsid w:val="00B43C3D"/>
    <w:rsid w:val="00B43D59"/>
    <w:rsid w:val="00B43FFC"/>
    <w:rsid w:val="00B440C8"/>
    <w:rsid w:val="00B441BA"/>
    <w:rsid w:val="00B442AC"/>
    <w:rsid w:val="00B4439C"/>
    <w:rsid w:val="00B44579"/>
    <w:rsid w:val="00B44644"/>
    <w:rsid w:val="00B44739"/>
    <w:rsid w:val="00B44781"/>
    <w:rsid w:val="00B447E5"/>
    <w:rsid w:val="00B449BA"/>
    <w:rsid w:val="00B44CED"/>
    <w:rsid w:val="00B44CF1"/>
    <w:rsid w:val="00B450EA"/>
    <w:rsid w:val="00B45238"/>
    <w:rsid w:val="00B4533D"/>
    <w:rsid w:val="00B457BB"/>
    <w:rsid w:val="00B459E9"/>
    <w:rsid w:val="00B45A94"/>
    <w:rsid w:val="00B45C16"/>
    <w:rsid w:val="00B45D06"/>
    <w:rsid w:val="00B45D56"/>
    <w:rsid w:val="00B45DE0"/>
    <w:rsid w:val="00B465AA"/>
    <w:rsid w:val="00B46621"/>
    <w:rsid w:val="00B46AC6"/>
    <w:rsid w:val="00B46C08"/>
    <w:rsid w:val="00B4708A"/>
    <w:rsid w:val="00B470E0"/>
    <w:rsid w:val="00B47277"/>
    <w:rsid w:val="00B472E8"/>
    <w:rsid w:val="00B4747A"/>
    <w:rsid w:val="00B476A8"/>
    <w:rsid w:val="00B476EC"/>
    <w:rsid w:val="00B4796F"/>
    <w:rsid w:val="00B47E0E"/>
    <w:rsid w:val="00B5008E"/>
    <w:rsid w:val="00B50113"/>
    <w:rsid w:val="00B50268"/>
    <w:rsid w:val="00B503B4"/>
    <w:rsid w:val="00B509F6"/>
    <w:rsid w:val="00B50BB8"/>
    <w:rsid w:val="00B51004"/>
    <w:rsid w:val="00B510C0"/>
    <w:rsid w:val="00B5125E"/>
    <w:rsid w:val="00B5162C"/>
    <w:rsid w:val="00B5188B"/>
    <w:rsid w:val="00B51997"/>
    <w:rsid w:val="00B51E45"/>
    <w:rsid w:val="00B51F53"/>
    <w:rsid w:val="00B52000"/>
    <w:rsid w:val="00B52104"/>
    <w:rsid w:val="00B521CC"/>
    <w:rsid w:val="00B52302"/>
    <w:rsid w:val="00B529D6"/>
    <w:rsid w:val="00B52A13"/>
    <w:rsid w:val="00B52C86"/>
    <w:rsid w:val="00B52FB5"/>
    <w:rsid w:val="00B52FF9"/>
    <w:rsid w:val="00B53071"/>
    <w:rsid w:val="00B53126"/>
    <w:rsid w:val="00B531B9"/>
    <w:rsid w:val="00B53328"/>
    <w:rsid w:val="00B53399"/>
    <w:rsid w:val="00B535FC"/>
    <w:rsid w:val="00B53B6F"/>
    <w:rsid w:val="00B53DB0"/>
    <w:rsid w:val="00B53E06"/>
    <w:rsid w:val="00B540D0"/>
    <w:rsid w:val="00B54185"/>
    <w:rsid w:val="00B54243"/>
    <w:rsid w:val="00B543AF"/>
    <w:rsid w:val="00B54CEF"/>
    <w:rsid w:val="00B55595"/>
    <w:rsid w:val="00B5560D"/>
    <w:rsid w:val="00B557A4"/>
    <w:rsid w:val="00B55AB1"/>
    <w:rsid w:val="00B55CE0"/>
    <w:rsid w:val="00B560A1"/>
    <w:rsid w:val="00B560AD"/>
    <w:rsid w:val="00B562C0"/>
    <w:rsid w:val="00B56DF1"/>
    <w:rsid w:val="00B571F5"/>
    <w:rsid w:val="00B57265"/>
    <w:rsid w:val="00B572E1"/>
    <w:rsid w:val="00B572FE"/>
    <w:rsid w:val="00B574A2"/>
    <w:rsid w:val="00B574D0"/>
    <w:rsid w:val="00B574E4"/>
    <w:rsid w:val="00B57700"/>
    <w:rsid w:val="00B579FC"/>
    <w:rsid w:val="00B57AF7"/>
    <w:rsid w:val="00B57D46"/>
    <w:rsid w:val="00B57F2A"/>
    <w:rsid w:val="00B60012"/>
    <w:rsid w:val="00B60064"/>
    <w:rsid w:val="00B60127"/>
    <w:rsid w:val="00B60171"/>
    <w:rsid w:val="00B60205"/>
    <w:rsid w:val="00B60271"/>
    <w:rsid w:val="00B6055C"/>
    <w:rsid w:val="00B605E9"/>
    <w:rsid w:val="00B60906"/>
    <w:rsid w:val="00B60A14"/>
    <w:rsid w:val="00B60BB4"/>
    <w:rsid w:val="00B60BFC"/>
    <w:rsid w:val="00B6119D"/>
    <w:rsid w:val="00B61286"/>
    <w:rsid w:val="00B61852"/>
    <w:rsid w:val="00B61A61"/>
    <w:rsid w:val="00B61B20"/>
    <w:rsid w:val="00B61CD8"/>
    <w:rsid w:val="00B6204D"/>
    <w:rsid w:val="00B62418"/>
    <w:rsid w:val="00B62481"/>
    <w:rsid w:val="00B62A5C"/>
    <w:rsid w:val="00B62AEC"/>
    <w:rsid w:val="00B62D2F"/>
    <w:rsid w:val="00B6304D"/>
    <w:rsid w:val="00B630B1"/>
    <w:rsid w:val="00B6326B"/>
    <w:rsid w:val="00B632E5"/>
    <w:rsid w:val="00B63424"/>
    <w:rsid w:val="00B6397A"/>
    <w:rsid w:val="00B639EB"/>
    <w:rsid w:val="00B63D96"/>
    <w:rsid w:val="00B63FAE"/>
    <w:rsid w:val="00B6437B"/>
    <w:rsid w:val="00B64625"/>
    <w:rsid w:val="00B64BC7"/>
    <w:rsid w:val="00B64C74"/>
    <w:rsid w:val="00B64E01"/>
    <w:rsid w:val="00B651D2"/>
    <w:rsid w:val="00B655DB"/>
    <w:rsid w:val="00B65659"/>
    <w:rsid w:val="00B65674"/>
    <w:rsid w:val="00B65888"/>
    <w:rsid w:val="00B65D16"/>
    <w:rsid w:val="00B65D80"/>
    <w:rsid w:val="00B65DAE"/>
    <w:rsid w:val="00B65DFA"/>
    <w:rsid w:val="00B65E4F"/>
    <w:rsid w:val="00B65EBC"/>
    <w:rsid w:val="00B65ECB"/>
    <w:rsid w:val="00B660A0"/>
    <w:rsid w:val="00B660B6"/>
    <w:rsid w:val="00B6610A"/>
    <w:rsid w:val="00B66348"/>
    <w:rsid w:val="00B66581"/>
    <w:rsid w:val="00B6665C"/>
    <w:rsid w:val="00B666D3"/>
    <w:rsid w:val="00B66A70"/>
    <w:rsid w:val="00B66FB6"/>
    <w:rsid w:val="00B6714E"/>
    <w:rsid w:val="00B674A8"/>
    <w:rsid w:val="00B676F2"/>
    <w:rsid w:val="00B67758"/>
    <w:rsid w:val="00B67963"/>
    <w:rsid w:val="00B67D8B"/>
    <w:rsid w:val="00B67DE5"/>
    <w:rsid w:val="00B7014B"/>
    <w:rsid w:val="00B704DE"/>
    <w:rsid w:val="00B70742"/>
    <w:rsid w:val="00B70748"/>
    <w:rsid w:val="00B707BF"/>
    <w:rsid w:val="00B70856"/>
    <w:rsid w:val="00B70D59"/>
    <w:rsid w:val="00B7120A"/>
    <w:rsid w:val="00B71806"/>
    <w:rsid w:val="00B71E3C"/>
    <w:rsid w:val="00B7219B"/>
    <w:rsid w:val="00B72348"/>
    <w:rsid w:val="00B7235D"/>
    <w:rsid w:val="00B7242C"/>
    <w:rsid w:val="00B72724"/>
    <w:rsid w:val="00B72906"/>
    <w:rsid w:val="00B72940"/>
    <w:rsid w:val="00B72FAF"/>
    <w:rsid w:val="00B73046"/>
    <w:rsid w:val="00B73479"/>
    <w:rsid w:val="00B734D2"/>
    <w:rsid w:val="00B736D5"/>
    <w:rsid w:val="00B7397F"/>
    <w:rsid w:val="00B73A27"/>
    <w:rsid w:val="00B73A53"/>
    <w:rsid w:val="00B73A5E"/>
    <w:rsid w:val="00B73BB1"/>
    <w:rsid w:val="00B73BDA"/>
    <w:rsid w:val="00B73BE1"/>
    <w:rsid w:val="00B73D81"/>
    <w:rsid w:val="00B73EFA"/>
    <w:rsid w:val="00B73F68"/>
    <w:rsid w:val="00B74023"/>
    <w:rsid w:val="00B743B5"/>
    <w:rsid w:val="00B744B0"/>
    <w:rsid w:val="00B745F6"/>
    <w:rsid w:val="00B746EE"/>
    <w:rsid w:val="00B74717"/>
    <w:rsid w:val="00B747CD"/>
    <w:rsid w:val="00B747D0"/>
    <w:rsid w:val="00B74AB9"/>
    <w:rsid w:val="00B74E2D"/>
    <w:rsid w:val="00B7511D"/>
    <w:rsid w:val="00B75591"/>
    <w:rsid w:val="00B759AD"/>
    <w:rsid w:val="00B75A95"/>
    <w:rsid w:val="00B75BCB"/>
    <w:rsid w:val="00B75BD8"/>
    <w:rsid w:val="00B75FE3"/>
    <w:rsid w:val="00B76025"/>
    <w:rsid w:val="00B76236"/>
    <w:rsid w:val="00B7650C"/>
    <w:rsid w:val="00B76547"/>
    <w:rsid w:val="00B765F1"/>
    <w:rsid w:val="00B76613"/>
    <w:rsid w:val="00B768DE"/>
    <w:rsid w:val="00B76999"/>
    <w:rsid w:val="00B76ECD"/>
    <w:rsid w:val="00B76EFA"/>
    <w:rsid w:val="00B76F8D"/>
    <w:rsid w:val="00B7709A"/>
    <w:rsid w:val="00B7712F"/>
    <w:rsid w:val="00B7764F"/>
    <w:rsid w:val="00B77A02"/>
    <w:rsid w:val="00B77C3C"/>
    <w:rsid w:val="00B77C73"/>
    <w:rsid w:val="00B77CA7"/>
    <w:rsid w:val="00B77CE8"/>
    <w:rsid w:val="00B77D82"/>
    <w:rsid w:val="00B77E7F"/>
    <w:rsid w:val="00B804A3"/>
    <w:rsid w:val="00B8085E"/>
    <w:rsid w:val="00B8092D"/>
    <w:rsid w:val="00B80AD5"/>
    <w:rsid w:val="00B80DFC"/>
    <w:rsid w:val="00B80FA8"/>
    <w:rsid w:val="00B812F5"/>
    <w:rsid w:val="00B8162B"/>
    <w:rsid w:val="00B8163E"/>
    <w:rsid w:val="00B817A9"/>
    <w:rsid w:val="00B817EB"/>
    <w:rsid w:val="00B819EC"/>
    <w:rsid w:val="00B81B45"/>
    <w:rsid w:val="00B81CEA"/>
    <w:rsid w:val="00B81EE6"/>
    <w:rsid w:val="00B820B9"/>
    <w:rsid w:val="00B821FD"/>
    <w:rsid w:val="00B8229A"/>
    <w:rsid w:val="00B828B4"/>
    <w:rsid w:val="00B829A7"/>
    <w:rsid w:val="00B82EA7"/>
    <w:rsid w:val="00B82FEB"/>
    <w:rsid w:val="00B831CC"/>
    <w:rsid w:val="00B8323F"/>
    <w:rsid w:val="00B83845"/>
    <w:rsid w:val="00B838A5"/>
    <w:rsid w:val="00B838B6"/>
    <w:rsid w:val="00B84139"/>
    <w:rsid w:val="00B84318"/>
    <w:rsid w:val="00B84539"/>
    <w:rsid w:val="00B8456C"/>
    <w:rsid w:val="00B847E8"/>
    <w:rsid w:val="00B8487F"/>
    <w:rsid w:val="00B84972"/>
    <w:rsid w:val="00B84BC5"/>
    <w:rsid w:val="00B84D6E"/>
    <w:rsid w:val="00B84DB4"/>
    <w:rsid w:val="00B84EBF"/>
    <w:rsid w:val="00B852D3"/>
    <w:rsid w:val="00B852ED"/>
    <w:rsid w:val="00B85438"/>
    <w:rsid w:val="00B854E0"/>
    <w:rsid w:val="00B85544"/>
    <w:rsid w:val="00B85838"/>
    <w:rsid w:val="00B8590E"/>
    <w:rsid w:val="00B85BC8"/>
    <w:rsid w:val="00B85E84"/>
    <w:rsid w:val="00B8602F"/>
    <w:rsid w:val="00B863DD"/>
    <w:rsid w:val="00B86741"/>
    <w:rsid w:val="00B86CB2"/>
    <w:rsid w:val="00B86D52"/>
    <w:rsid w:val="00B86E66"/>
    <w:rsid w:val="00B87054"/>
    <w:rsid w:val="00B871BC"/>
    <w:rsid w:val="00B8752A"/>
    <w:rsid w:val="00B87BEE"/>
    <w:rsid w:val="00B87F72"/>
    <w:rsid w:val="00B902E4"/>
    <w:rsid w:val="00B90334"/>
    <w:rsid w:val="00B90360"/>
    <w:rsid w:val="00B90A4B"/>
    <w:rsid w:val="00B90BCE"/>
    <w:rsid w:val="00B90EE8"/>
    <w:rsid w:val="00B91110"/>
    <w:rsid w:val="00B9189E"/>
    <w:rsid w:val="00B91BFD"/>
    <w:rsid w:val="00B91CE5"/>
    <w:rsid w:val="00B91DC5"/>
    <w:rsid w:val="00B91E46"/>
    <w:rsid w:val="00B91F42"/>
    <w:rsid w:val="00B920A8"/>
    <w:rsid w:val="00B920A9"/>
    <w:rsid w:val="00B92132"/>
    <w:rsid w:val="00B922E7"/>
    <w:rsid w:val="00B9230A"/>
    <w:rsid w:val="00B923D9"/>
    <w:rsid w:val="00B926D8"/>
    <w:rsid w:val="00B927F3"/>
    <w:rsid w:val="00B9282E"/>
    <w:rsid w:val="00B92C89"/>
    <w:rsid w:val="00B92D96"/>
    <w:rsid w:val="00B92E63"/>
    <w:rsid w:val="00B92FD6"/>
    <w:rsid w:val="00B93125"/>
    <w:rsid w:val="00B93172"/>
    <w:rsid w:val="00B931BF"/>
    <w:rsid w:val="00B93306"/>
    <w:rsid w:val="00B93341"/>
    <w:rsid w:val="00B935B6"/>
    <w:rsid w:val="00B9369F"/>
    <w:rsid w:val="00B936C7"/>
    <w:rsid w:val="00B937BC"/>
    <w:rsid w:val="00B938D7"/>
    <w:rsid w:val="00B93D23"/>
    <w:rsid w:val="00B9422E"/>
    <w:rsid w:val="00B94465"/>
    <w:rsid w:val="00B94523"/>
    <w:rsid w:val="00B94542"/>
    <w:rsid w:val="00B94A85"/>
    <w:rsid w:val="00B94AB1"/>
    <w:rsid w:val="00B95114"/>
    <w:rsid w:val="00B952B5"/>
    <w:rsid w:val="00B9533B"/>
    <w:rsid w:val="00B95CEA"/>
    <w:rsid w:val="00B95FE2"/>
    <w:rsid w:val="00B95FE3"/>
    <w:rsid w:val="00B96290"/>
    <w:rsid w:val="00B96500"/>
    <w:rsid w:val="00B96584"/>
    <w:rsid w:val="00B968E4"/>
    <w:rsid w:val="00B96EB9"/>
    <w:rsid w:val="00B97018"/>
    <w:rsid w:val="00B9707D"/>
    <w:rsid w:val="00B972F6"/>
    <w:rsid w:val="00B9732C"/>
    <w:rsid w:val="00B97447"/>
    <w:rsid w:val="00B978B8"/>
    <w:rsid w:val="00B97A87"/>
    <w:rsid w:val="00B97C80"/>
    <w:rsid w:val="00B97FE9"/>
    <w:rsid w:val="00BA0132"/>
    <w:rsid w:val="00BA0202"/>
    <w:rsid w:val="00BA03A6"/>
    <w:rsid w:val="00BA048A"/>
    <w:rsid w:val="00BA066D"/>
    <w:rsid w:val="00BA07C7"/>
    <w:rsid w:val="00BA086C"/>
    <w:rsid w:val="00BA0CF4"/>
    <w:rsid w:val="00BA0FBB"/>
    <w:rsid w:val="00BA1067"/>
    <w:rsid w:val="00BA1149"/>
    <w:rsid w:val="00BA135A"/>
    <w:rsid w:val="00BA15B3"/>
    <w:rsid w:val="00BA17D4"/>
    <w:rsid w:val="00BA18F7"/>
    <w:rsid w:val="00BA2111"/>
    <w:rsid w:val="00BA215A"/>
    <w:rsid w:val="00BA26B4"/>
    <w:rsid w:val="00BA28B0"/>
    <w:rsid w:val="00BA2C76"/>
    <w:rsid w:val="00BA2D49"/>
    <w:rsid w:val="00BA2DE6"/>
    <w:rsid w:val="00BA2E01"/>
    <w:rsid w:val="00BA2E62"/>
    <w:rsid w:val="00BA3183"/>
    <w:rsid w:val="00BA339C"/>
    <w:rsid w:val="00BA33BB"/>
    <w:rsid w:val="00BA3586"/>
    <w:rsid w:val="00BA37CA"/>
    <w:rsid w:val="00BA3A01"/>
    <w:rsid w:val="00BA3C08"/>
    <w:rsid w:val="00BA3E06"/>
    <w:rsid w:val="00BA3E23"/>
    <w:rsid w:val="00BA3F35"/>
    <w:rsid w:val="00BA3F6B"/>
    <w:rsid w:val="00BA406D"/>
    <w:rsid w:val="00BA431C"/>
    <w:rsid w:val="00BA43F0"/>
    <w:rsid w:val="00BA4451"/>
    <w:rsid w:val="00BA4483"/>
    <w:rsid w:val="00BA4657"/>
    <w:rsid w:val="00BA47C5"/>
    <w:rsid w:val="00BA4B19"/>
    <w:rsid w:val="00BA5088"/>
    <w:rsid w:val="00BA516A"/>
    <w:rsid w:val="00BA5591"/>
    <w:rsid w:val="00BA55F0"/>
    <w:rsid w:val="00BA5629"/>
    <w:rsid w:val="00BA578B"/>
    <w:rsid w:val="00BA5799"/>
    <w:rsid w:val="00BA59A3"/>
    <w:rsid w:val="00BA59EA"/>
    <w:rsid w:val="00BA5A49"/>
    <w:rsid w:val="00BA5B33"/>
    <w:rsid w:val="00BA5B39"/>
    <w:rsid w:val="00BA60E3"/>
    <w:rsid w:val="00BA62FC"/>
    <w:rsid w:val="00BA6349"/>
    <w:rsid w:val="00BA6E86"/>
    <w:rsid w:val="00BA701D"/>
    <w:rsid w:val="00BA7069"/>
    <w:rsid w:val="00BA7070"/>
    <w:rsid w:val="00BA7097"/>
    <w:rsid w:val="00BA7120"/>
    <w:rsid w:val="00BA715F"/>
    <w:rsid w:val="00BA71BD"/>
    <w:rsid w:val="00BA71DB"/>
    <w:rsid w:val="00BA7287"/>
    <w:rsid w:val="00BA730A"/>
    <w:rsid w:val="00BA738A"/>
    <w:rsid w:val="00BA763A"/>
    <w:rsid w:val="00BA79BB"/>
    <w:rsid w:val="00BA7D47"/>
    <w:rsid w:val="00BB035E"/>
    <w:rsid w:val="00BB0625"/>
    <w:rsid w:val="00BB0634"/>
    <w:rsid w:val="00BB0731"/>
    <w:rsid w:val="00BB0A29"/>
    <w:rsid w:val="00BB1065"/>
    <w:rsid w:val="00BB1324"/>
    <w:rsid w:val="00BB1545"/>
    <w:rsid w:val="00BB1D60"/>
    <w:rsid w:val="00BB1F6C"/>
    <w:rsid w:val="00BB1F8D"/>
    <w:rsid w:val="00BB1FC8"/>
    <w:rsid w:val="00BB2134"/>
    <w:rsid w:val="00BB23B5"/>
    <w:rsid w:val="00BB2420"/>
    <w:rsid w:val="00BB24CE"/>
    <w:rsid w:val="00BB2CA5"/>
    <w:rsid w:val="00BB2E85"/>
    <w:rsid w:val="00BB30F3"/>
    <w:rsid w:val="00BB3125"/>
    <w:rsid w:val="00BB3157"/>
    <w:rsid w:val="00BB3531"/>
    <w:rsid w:val="00BB3659"/>
    <w:rsid w:val="00BB3901"/>
    <w:rsid w:val="00BB3D4F"/>
    <w:rsid w:val="00BB3E08"/>
    <w:rsid w:val="00BB3E37"/>
    <w:rsid w:val="00BB3E38"/>
    <w:rsid w:val="00BB3F95"/>
    <w:rsid w:val="00BB47AD"/>
    <w:rsid w:val="00BB4B40"/>
    <w:rsid w:val="00BB4C62"/>
    <w:rsid w:val="00BB4C8D"/>
    <w:rsid w:val="00BB4D12"/>
    <w:rsid w:val="00BB4D7C"/>
    <w:rsid w:val="00BB4E34"/>
    <w:rsid w:val="00BB4EF7"/>
    <w:rsid w:val="00BB50A2"/>
    <w:rsid w:val="00BB521B"/>
    <w:rsid w:val="00BB523E"/>
    <w:rsid w:val="00BB5241"/>
    <w:rsid w:val="00BB538C"/>
    <w:rsid w:val="00BB54E0"/>
    <w:rsid w:val="00BB5503"/>
    <w:rsid w:val="00BB5681"/>
    <w:rsid w:val="00BB5790"/>
    <w:rsid w:val="00BB5937"/>
    <w:rsid w:val="00BB59C7"/>
    <w:rsid w:val="00BB5B39"/>
    <w:rsid w:val="00BB5F4C"/>
    <w:rsid w:val="00BB5F77"/>
    <w:rsid w:val="00BB61D0"/>
    <w:rsid w:val="00BB6233"/>
    <w:rsid w:val="00BB62E3"/>
    <w:rsid w:val="00BB6400"/>
    <w:rsid w:val="00BB64E2"/>
    <w:rsid w:val="00BB64EA"/>
    <w:rsid w:val="00BB65CB"/>
    <w:rsid w:val="00BB6D05"/>
    <w:rsid w:val="00BB71DA"/>
    <w:rsid w:val="00BB748E"/>
    <w:rsid w:val="00BB7644"/>
    <w:rsid w:val="00BC008D"/>
    <w:rsid w:val="00BC0134"/>
    <w:rsid w:val="00BC019D"/>
    <w:rsid w:val="00BC047C"/>
    <w:rsid w:val="00BC07F6"/>
    <w:rsid w:val="00BC0899"/>
    <w:rsid w:val="00BC09A8"/>
    <w:rsid w:val="00BC0F66"/>
    <w:rsid w:val="00BC0FE1"/>
    <w:rsid w:val="00BC13B9"/>
    <w:rsid w:val="00BC1421"/>
    <w:rsid w:val="00BC157B"/>
    <w:rsid w:val="00BC15A9"/>
    <w:rsid w:val="00BC183C"/>
    <w:rsid w:val="00BC19AB"/>
    <w:rsid w:val="00BC19D5"/>
    <w:rsid w:val="00BC1AD0"/>
    <w:rsid w:val="00BC1C82"/>
    <w:rsid w:val="00BC1C91"/>
    <w:rsid w:val="00BC1FE7"/>
    <w:rsid w:val="00BC2560"/>
    <w:rsid w:val="00BC2847"/>
    <w:rsid w:val="00BC28B5"/>
    <w:rsid w:val="00BC28FB"/>
    <w:rsid w:val="00BC2994"/>
    <w:rsid w:val="00BC2CFD"/>
    <w:rsid w:val="00BC2E5E"/>
    <w:rsid w:val="00BC3149"/>
    <w:rsid w:val="00BC31E6"/>
    <w:rsid w:val="00BC336B"/>
    <w:rsid w:val="00BC33FF"/>
    <w:rsid w:val="00BC38A2"/>
    <w:rsid w:val="00BC3AA8"/>
    <w:rsid w:val="00BC3C9A"/>
    <w:rsid w:val="00BC3D7C"/>
    <w:rsid w:val="00BC424A"/>
    <w:rsid w:val="00BC4363"/>
    <w:rsid w:val="00BC43A6"/>
    <w:rsid w:val="00BC446C"/>
    <w:rsid w:val="00BC49AE"/>
    <w:rsid w:val="00BC4C78"/>
    <w:rsid w:val="00BC4E56"/>
    <w:rsid w:val="00BC5519"/>
    <w:rsid w:val="00BC55C7"/>
    <w:rsid w:val="00BC5662"/>
    <w:rsid w:val="00BC5A94"/>
    <w:rsid w:val="00BC5F12"/>
    <w:rsid w:val="00BC5F71"/>
    <w:rsid w:val="00BC618C"/>
    <w:rsid w:val="00BC61A3"/>
    <w:rsid w:val="00BC6408"/>
    <w:rsid w:val="00BC64D9"/>
    <w:rsid w:val="00BC6836"/>
    <w:rsid w:val="00BC6962"/>
    <w:rsid w:val="00BC69BE"/>
    <w:rsid w:val="00BC6C2B"/>
    <w:rsid w:val="00BC6C57"/>
    <w:rsid w:val="00BC6E52"/>
    <w:rsid w:val="00BC6F6C"/>
    <w:rsid w:val="00BC71AF"/>
    <w:rsid w:val="00BC7228"/>
    <w:rsid w:val="00BC7260"/>
    <w:rsid w:val="00BC732D"/>
    <w:rsid w:val="00BC77C3"/>
    <w:rsid w:val="00BC7A05"/>
    <w:rsid w:val="00BC7C4B"/>
    <w:rsid w:val="00BC7DEE"/>
    <w:rsid w:val="00BC7E9E"/>
    <w:rsid w:val="00BC7EEB"/>
    <w:rsid w:val="00BD04E8"/>
    <w:rsid w:val="00BD06CC"/>
    <w:rsid w:val="00BD06F1"/>
    <w:rsid w:val="00BD0831"/>
    <w:rsid w:val="00BD0BBD"/>
    <w:rsid w:val="00BD0C1B"/>
    <w:rsid w:val="00BD0DE4"/>
    <w:rsid w:val="00BD0F6C"/>
    <w:rsid w:val="00BD1238"/>
    <w:rsid w:val="00BD131E"/>
    <w:rsid w:val="00BD151F"/>
    <w:rsid w:val="00BD15E6"/>
    <w:rsid w:val="00BD16CB"/>
    <w:rsid w:val="00BD191C"/>
    <w:rsid w:val="00BD1C12"/>
    <w:rsid w:val="00BD1FBF"/>
    <w:rsid w:val="00BD2117"/>
    <w:rsid w:val="00BD24F9"/>
    <w:rsid w:val="00BD2A91"/>
    <w:rsid w:val="00BD2DC6"/>
    <w:rsid w:val="00BD2DF5"/>
    <w:rsid w:val="00BD3000"/>
    <w:rsid w:val="00BD328C"/>
    <w:rsid w:val="00BD33A3"/>
    <w:rsid w:val="00BD346A"/>
    <w:rsid w:val="00BD3D53"/>
    <w:rsid w:val="00BD3E2E"/>
    <w:rsid w:val="00BD409F"/>
    <w:rsid w:val="00BD45A6"/>
    <w:rsid w:val="00BD4678"/>
    <w:rsid w:val="00BD4BEA"/>
    <w:rsid w:val="00BD4DE0"/>
    <w:rsid w:val="00BD5895"/>
    <w:rsid w:val="00BD5A40"/>
    <w:rsid w:val="00BD5BD1"/>
    <w:rsid w:val="00BD5C88"/>
    <w:rsid w:val="00BD6265"/>
    <w:rsid w:val="00BD64E4"/>
    <w:rsid w:val="00BD6752"/>
    <w:rsid w:val="00BD6D5F"/>
    <w:rsid w:val="00BD6DF8"/>
    <w:rsid w:val="00BD6DFE"/>
    <w:rsid w:val="00BD6E79"/>
    <w:rsid w:val="00BD6ED3"/>
    <w:rsid w:val="00BD71D6"/>
    <w:rsid w:val="00BD71FE"/>
    <w:rsid w:val="00BD7251"/>
    <w:rsid w:val="00BD7EFF"/>
    <w:rsid w:val="00BE0028"/>
    <w:rsid w:val="00BE032A"/>
    <w:rsid w:val="00BE0A3C"/>
    <w:rsid w:val="00BE0B63"/>
    <w:rsid w:val="00BE0B82"/>
    <w:rsid w:val="00BE0B93"/>
    <w:rsid w:val="00BE0C71"/>
    <w:rsid w:val="00BE0F5E"/>
    <w:rsid w:val="00BE0F64"/>
    <w:rsid w:val="00BE1139"/>
    <w:rsid w:val="00BE1473"/>
    <w:rsid w:val="00BE1523"/>
    <w:rsid w:val="00BE1628"/>
    <w:rsid w:val="00BE17C9"/>
    <w:rsid w:val="00BE17D6"/>
    <w:rsid w:val="00BE1A4A"/>
    <w:rsid w:val="00BE1E3B"/>
    <w:rsid w:val="00BE1FF5"/>
    <w:rsid w:val="00BE212C"/>
    <w:rsid w:val="00BE214D"/>
    <w:rsid w:val="00BE27FB"/>
    <w:rsid w:val="00BE2901"/>
    <w:rsid w:val="00BE2A04"/>
    <w:rsid w:val="00BE2F82"/>
    <w:rsid w:val="00BE32CD"/>
    <w:rsid w:val="00BE32ED"/>
    <w:rsid w:val="00BE3306"/>
    <w:rsid w:val="00BE341F"/>
    <w:rsid w:val="00BE3905"/>
    <w:rsid w:val="00BE3E87"/>
    <w:rsid w:val="00BE4134"/>
    <w:rsid w:val="00BE4162"/>
    <w:rsid w:val="00BE43E7"/>
    <w:rsid w:val="00BE450E"/>
    <w:rsid w:val="00BE464F"/>
    <w:rsid w:val="00BE4989"/>
    <w:rsid w:val="00BE498A"/>
    <w:rsid w:val="00BE4998"/>
    <w:rsid w:val="00BE4B33"/>
    <w:rsid w:val="00BE4E5E"/>
    <w:rsid w:val="00BE5025"/>
    <w:rsid w:val="00BE5A82"/>
    <w:rsid w:val="00BE5D66"/>
    <w:rsid w:val="00BE6125"/>
    <w:rsid w:val="00BE613C"/>
    <w:rsid w:val="00BE62E5"/>
    <w:rsid w:val="00BE630C"/>
    <w:rsid w:val="00BE64E3"/>
    <w:rsid w:val="00BE6692"/>
    <w:rsid w:val="00BE6B95"/>
    <w:rsid w:val="00BE7016"/>
    <w:rsid w:val="00BE71F9"/>
    <w:rsid w:val="00BE7393"/>
    <w:rsid w:val="00BE792D"/>
    <w:rsid w:val="00BE796C"/>
    <w:rsid w:val="00BE7CE3"/>
    <w:rsid w:val="00BE7DAA"/>
    <w:rsid w:val="00BE7FDA"/>
    <w:rsid w:val="00BF0357"/>
    <w:rsid w:val="00BF0475"/>
    <w:rsid w:val="00BF0564"/>
    <w:rsid w:val="00BF0783"/>
    <w:rsid w:val="00BF0996"/>
    <w:rsid w:val="00BF0AB6"/>
    <w:rsid w:val="00BF0AD2"/>
    <w:rsid w:val="00BF0BAD"/>
    <w:rsid w:val="00BF0E7C"/>
    <w:rsid w:val="00BF1061"/>
    <w:rsid w:val="00BF1157"/>
    <w:rsid w:val="00BF1548"/>
    <w:rsid w:val="00BF17E7"/>
    <w:rsid w:val="00BF1A5A"/>
    <w:rsid w:val="00BF1CDD"/>
    <w:rsid w:val="00BF1D6C"/>
    <w:rsid w:val="00BF1DC3"/>
    <w:rsid w:val="00BF1E39"/>
    <w:rsid w:val="00BF1E7B"/>
    <w:rsid w:val="00BF1EBD"/>
    <w:rsid w:val="00BF1EF2"/>
    <w:rsid w:val="00BF20C6"/>
    <w:rsid w:val="00BF212E"/>
    <w:rsid w:val="00BF219A"/>
    <w:rsid w:val="00BF23E6"/>
    <w:rsid w:val="00BF23E9"/>
    <w:rsid w:val="00BF250E"/>
    <w:rsid w:val="00BF2791"/>
    <w:rsid w:val="00BF2BDE"/>
    <w:rsid w:val="00BF2CAB"/>
    <w:rsid w:val="00BF2EB6"/>
    <w:rsid w:val="00BF2EF4"/>
    <w:rsid w:val="00BF2FBF"/>
    <w:rsid w:val="00BF332A"/>
    <w:rsid w:val="00BF3742"/>
    <w:rsid w:val="00BF375A"/>
    <w:rsid w:val="00BF380F"/>
    <w:rsid w:val="00BF38D8"/>
    <w:rsid w:val="00BF3C43"/>
    <w:rsid w:val="00BF3C7B"/>
    <w:rsid w:val="00BF3E1F"/>
    <w:rsid w:val="00BF443A"/>
    <w:rsid w:val="00BF44FB"/>
    <w:rsid w:val="00BF4515"/>
    <w:rsid w:val="00BF482A"/>
    <w:rsid w:val="00BF498B"/>
    <w:rsid w:val="00BF4E4F"/>
    <w:rsid w:val="00BF5019"/>
    <w:rsid w:val="00BF514B"/>
    <w:rsid w:val="00BF52F6"/>
    <w:rsid w:val="00BF532A"/>
    <w:rsid w:val="00BF53C2"/>
    <w:rsid w:val="00BF54CC"/>
    <w:rsid w:val="00BF5603"/>
    <w:rsid w:val="00BF57A5"/>
    <w:rsid w:val="00BF58BC"/>
    <w:rsid w:val="00BF5A80"/>
    <w:rsid w:val="00BF5B13"/>
    <w:rsid w:val="00BF5D35"/>
    <w:rsid w:val="00BF634C"/>
    <w:rsid w:val="00BF6C09"/>
    <w:rsid w:val="00BF7609"/>
    <w:rsid w:val="00BF7670"/>
    <w:rsid w:val="00BF76BD"/>
    <w:rsid w:val="00BF7A2C"/>
    <w:rsid w:val="00BF7AC4"/>
    <w:rsid w:val="00C00477"/>
    <w:rsid w:val="00C007F2"/>
    <w:rsid w:val="00C00879"/>
    <w:rsid w:val="00C01630"/>
    <w:rsid w:val="00C01C9C"/>
    <w:rsid w:val="00C02118"/>
    <w:rsid w:val="00C02201"/>
    <w:rsid w:val="00C02301"/>
    <w:rsid w:val="00C0260B"/>
    <w:rsid w:val="00C0274A"/>
    <w:rsid w:val="00C029E2"/>
    <w:rsid w:val="00C02A71"/>
    <w:rsid w:val="00C02C4C"/>
    <w:rsid w:val="00C02D05"/>
    <w:rsid w:val="00C02E51"/>
    <w:rsid w:val="00C02EBC"/>
    <w:rsid w:val="00C031A2"/>
    <w:rsid w:val="00C031D2"/>
    <w:rsid w:val="00C0350B"/>
    <w:rsid w:val="00C0384A"/>
    <w:rsid w:val="00C038EF"/>
    <w:rsid w:val="00C03922"/>
    <w:rsid w:val="00C03BD4"/>
    <w:rsid w:val="00C03E9A"/>
    <w:rsid w:val="00C0450D"/>
    <w:rsid w:val="00C04693"/>
    <w:rsid w:val="00C04A29"/>
    <w:rsid w:val="00C04AC1"/>
    <w:rsid w:val="00C04BAF"/>
    <w:rsid w:val="00C04C1E"/>
    <w:rsid w:val="00C04DC8"/>
    <w:rsid w:val="00C04E36"/>
    <w:rsid w:val="00C051AC"/>
    <w:rsid w:val="00C05347"/>
    <w:rsid w:val="00C0535B"/>
    <w:rsid w:val="00C0579C"/>
    <w:rsid w:val="00C05C2F"/>
    <w:rsid w:val="00C05C5B"/>
    <w:rsid w:val="00C06022"/>
    <w:rsid w:val="00C06124"/>
    <w:rsid w:val="00C0638E"/>
    <w:rsid w:val="00C0663B"/>
    <w:rsid w:val="00C06695"/>
    <w:rsid w:val="00C06710"/>
    <w:rsid w:val="00C06DAE"/>
    <w:rsid w:val="00C06E6E"/>
    <w:rsid w:val="00C06E7B"/>
    <w:rsid w:val="00C06EDC"/>
    <w:rsid w:val="00C06F7E"/>
    <w:rsid w:val="00C07042"/>
    <w:rsid w:val="00C07435"/>
    <w:rsid w:val="00C0755A"/>
    <w:rsid w:val="00C07793"/>
    <w:rsid w:val="00C07861"/>
    <w:rsid w:val="00C078F7"/>
    <w:rsid w:val="00C0792B"/>
    <w:rsid w:val="00C07A73"/>
    <w:rsid w:val="00C07D38"/>
    <w:rsid w:val="00C07E28"/>
    <w:rsid w:val="00C10047"/>
    <w:rsid w:val="00C10089"/>
    <w:rsid w:val="00C100CA"/>
    <w:rsid w:val="00C10311"/>
    <w:rsid w:val="00C1043C"/>
    <w:rsid w:val="00C1073A"/>
    <w:rsid w:val="00C10776"/>
    <w:rsid w:val="00C10BCA"/>
    <w:rsid w:val="00C10BFF"/>
    <w:rsid w:val="00C11242"/>
    <w:rsid w:val="00C113A9"/>
    <w:rsid w:val="00C11510"/>
    <w:rsid w:val="00C117C9"/>
    <w:rsid w:val="00C11D43"/>
    <w:rsid w:val="00C120B0"/>
    <w:rsid w:val="00C1219D"/>
    <w:rsid w:val="00C125C5"/>
    <w:rsid w:val="00C1281F"/>
    <w:rsid w:val="00C12908"/>
    <w:rsid w:val="00C12925"/>
    <w:rsid w:val="00C12AC4"/>
    <w:rsid w:val="00C12F14"/>
    <w:rsid w:val="00C12F6F"/>
    <w:rsid w:val="00C135CF"/>
    <w:rsid w:val="00C137C8"/>
    <w:rsid w:val="00C13947"/>
    <w:rsid w:val="00C139F5"/>
    <w:rsid w:val="00C13ECC"/>
    <w:rsid w:val="00C14143"/>
    <w:rsid w:val="00C14535"/>
    <w:rsid w:val="00C14579"/>
    <w:rsid w:val="00C14805"/>
    <w:rsid w:val="00C148CF"/>
    <w:rsid w:val="00C14CF4"/>
    <w:rsid w:val="00C14EB9"/>
    <w:rsid w:val="00C15095"/>
    <w:rsid w:val="00C1512D"/>
    <w:rsid w:val="00C152E9"/>
    <w:rsid w:val="00C15306"/>
    <w:rsid w:val="00C15431"/>
    <w:rsid w:val="00C15553"/>
    <w:rsid w:val="00C15579"/>
    <w:rsid w:val="00C1590F"/>
    <w:rsid w:val="00C15CE6"/>
    <w:rsid w:val="00C15D4C"/>
    <w:rsid w:val="00C15D56"/>
    <w:rsid w:val="00C16205"/>
    <w:rsid w:val="00C163E1"/>
    <w:rsid w:val="00C167AA"/>
    <w:rsid w:val="00C168DF"/>
    <w:rsid w:val="00C169B5"/>
    <w:rsid w:val="00C16A80"/>
    <w:rsid w:val="00C16DA2"/>
    <w:rsid w:val="00C17096"/>
    <w:rsid w:val="00C170CA"/>
    <w:rsid w:val="00C1727E"/>
    <w:rsid w:val="00C178BE"/>
    <w:rsid w:val="00C17C32"/>
    <w:rsid w:val="00C17CDC"/>
    <w:rsid w:val="00C17EC7"/>
    <w:rsid w:val="00C2007E"/>
    <w:rsid w:val="00C2017D"/>
    <w:rsid w:val="00C20441"/>
    <w:rsid w:val="00C2049E"/>
    <w:rsid w:val="00C20DBE"/>
    <w:rsid w:val="00C2116C"/>
    <w:rsid w:val="00C21268"/>
    <w:rsid w:val="00C212D7"/>
    <w:rsid w:val="00C213B8"/>
    <w:rsid w:val="00C21566"/>
    <w:rsid w:val="00C21E90"/>
    <w:rsid w:val="00C2205D"/>
    <w:rsid w:val="00C22072"/>
    <w:rsid w:val="00C2217C"/>
    <w:rsid w:val="00C22221"/>
    <w:rsid w:val="00C22375"/>
    <w:rsid w:val="00C223D4"/>
    <w:rsid w:val="00C22428"/>
    <w:rsid w:val="00C224FB"/>
    <w:rsid w:val="00C22564"/>
    <w:rsid w:val="00C227C0"/>
    <w:rsid w:val="00C22809"/>
    <w:rsid w:val="00C228C8"/>
    <w:rsid w:val="00C22977"/>
    <w:rsid w:val="00C22A5D"/>
    <w:rsid w:val="00C22A73"/>
    <w:rsid w:val="00C22B3C"/>
    <w:rsid w:val="00C23338"/>
    <w:rsid w:val="00C2351D"/>
    <w:rsid w:val="00C235A1"/>
    <w:rsid w:val="00C23A5A"/>
    <w:rsid w:val="00C23C52"/>
    <w:rsid w:val="00C23E03"/>
    <w:rsid w:val="00C23FF3"/>
    <w:rsid w:val="00C24173"/>
    <w:rsid w:val="00C24253"/>
    <w:rsid w:val="00C243A2"/>
    <w:rsid w:val="00C2446F"/>
    <w:rsid w:val="00C24471"/>
    <w:rsid w:val="00C24BC5"/>
    <w:rsid w:val="00C24C50"/>
    <w:rsid w:val="00C24C62"/>
    <w:rsid w:val="00C24D84"/>
    <w:rsid w:val="00C24F58"/>
    <w:rsid w:val="00C25032"/>
    <w:rsid w:val="00C25210"/>
    <w:rsid w:val="00C25379"/>
    <w:rsid w:val="00C2552D"/>
    <w:rsid w:val="00C25681"/>
    <w:rsid w:val="00C25776"/>
    <w:rsid w:val="00C25B55"/>
    <w:rsid w:val="00C25C17"/>
    <w:rsid w:val="00C25C47"/>
    <w:rsid w:val="00C26194"/>
    <w:rsid w:val="00C26621"/>
    <w:rsid w:val="00C268D2"/>
    <w:rsid w:val="00C26A2B"/>
    <w:rsid w:val="00C26DBD"/>
    <w:rsid w:val="00C26DFB"/>
    <w:rsid w:val="00C26E74"/>
    <w:rsid w:val="00C26E84"/>
    <w:rsid w:val="00C270EA"/>
    <w:rsid w:val="00C27116"/>
    <w:rsid w:val="00C27182"/>
    <w:rsid w:val="00C271CD"/>
    <w:rsid w:val="00C272A4"/>
    <w:rsid w:val="00C272E6"/>
    <w:rsid w:val="00C274A6"/>
    <w:rsid w:val="00C2767C"/>
    <w:rsid w:val="00C276D5"/>
    <w:rsid w:val="00C279B8"/>
    <w:rsid w:val="00C279C6"/>
    <w:rsid w:val="00C27AC3"/>
    <w:rsid w:val="00C27C72"/>
    <w:rsid w:val="00C30865"/>
    <w:rsid w:val="00C30889"/>
    <w:rsid w:val="00C30CB2"/>
    <w:rsid w:val="00C30F93"/>
    <w:rsid w:val="00C31299"/>
    <w:rsid w:val="00C314DD"/>
    <w:rsid w:val="00C31791"/>
    <w:rsid w:val="00C317B7"/>
    <w:rsid w:val="00C319D6"/>
    <w:rsid w:val="00C31B32"/>
    <w:rsid w:val="00C31BAC"/>
    <w:rsid w:val="00C31C2F"/>
    <w:rsid w:val="00C31C8B"/>
    <w:rsid w:val="00C322D6"/>
    <w:rsid w:val="00C32373"/>
    <w:rsid w:val="00C32502"/>
    <w:rsid w:val="00C325B4"/>
    <w:rsid w:val="00C325FF"/>
    <w:rsid w:val="00C3279F"/>
    <w:rsid w:val="00C3290A"/>
    <w:rsid w:val="00C32A0F"/>
    <w:rsid w:val="00C32B60"/>
    <w:rsid w:val="00C32EB6"/>
    <w:rsid w:val="00C330D7"/>
    <w:rsid w:val="00C330F8"/>
    <w:rsid w:val="00C333F3"/>
    <w:rsid w:val="00C33464"/>
    <w:rsid w:val="00C336B6"/>
    <w:rsid w:val="00C33969"/>
    <w:rsid w:val="00C33CE5"/>
    <w:rsid w:val="00C33DC2"/>
    <w:rsid w:val="00C34671"/>
    <w:rsid w:val="00C3497E"/>
    <w:rsid w:val="00C34ADC"/>
    <w:rsid w:val="00C34B48"/>
    <w:rsid w:val="00C350EF"/>
    <w:rsid w:val="00C3514C"/>
    <w:rsid w:val="00C3547E"/>
    <w:rsid w:val="00C354AB"/>
    <w:rsid w:val="00C35AD7"/>
    <w:rsid w:val="00C35C97"/>
    <w:rsid w:val="00C35FB6"/>
    <w:rsid w:val="00C361E6"/>
    <w:rsid w:val="00C3623C"/>
    <w:rsid w:val="00C3625A"/>
    <w:rsid w:val="00C362EB"/>
    <w:rsid w:val="00C363F9"/>
    <w:rsid w:val="00C3647B"/>
    <w:rsid w:val="00C36524"/>
    <w:rsid w:val="00C3655F"/>
    <w:rsid w:val="00C3672B"/>
    <w:rsid w:val="00C36C34"/>
    <w:rsid w:val="00C36FD0"/>
    <w:rsid w:val="00C37019"/>
    <w:rsid w:val="00C3703F"/>
    <w:rsid w:val="00C372B8"/>
    <w:rsid w:val="00C3760B"/>
    <w:rsid w:val="00C3764A"/>
    <w:rsid w:val="00C37882"/>
    <w:rsid w:val="00C37AF1"/>
    <w:rsid w:val="00C37AF7"/>
    <w:rsid w:val="00C37BB8"/>
    <w:rsid w:val="00C37D89"/>
    <w:rsid w:val="00C37E5A"/>
    <w:rsid w:val="00C37EFD"/>
    <w:rsid w:val="00C40020"/>
    <w:rsid w:val="00C40768"/>
    <w:rsid w:val="00C40D2F"/>
    <w:rsid w:val="00C41084"/>
    <w:rsid w:val="00C41149"/>
    <w:rsid w:val="00C41666"/>
    <w:rsid w:val="00C419E3"/>
    <w:rsid w:val="00C41B20"/>
    <w:rsid w:val="00C41B7E"/>
    <w:rsid w:val="00C41C82"/>
    <w:rsid w:val="00C41C9E"/>
    <w:rsid w:val="00C41E07"/>
    <w:rsid w:val="00C41FA6"/>
    <w:rsid w:val="00C4231A"/>
    <w:rsid w:val="00C42659"/>
    <w:rsid w:val="00C42833"/>
    <w:rsid w:val="00C42835"/>
    <w:rsid w:val="00C42A57"/>
    <w:rsid w:val="00C42F26"/>
    <w:rsid w:val="00C42F53"/>
    <w:rsid w:val="00C43337"/>
    <w:rsid w:val="00C433E4"/>
    <w:rsid w:val="00C433F8"/>
    <w:rsid w:val="00C434FD"/>
    <w:rsid w:val="00C43566"/>
    <w:rsid w:val="00C43688"/>
    <w:rsid w:val="00C4399D"/>
    <w:rsid w:val="00C43BEF"/>
    <w:rsid w:val="00C43EB7"/>
    <w:rsid w:val="00C442F7"/>
    <w:rsid w:val="00C4460E"/>
    <w:rsid w:val="00C4482E"/>
    <w:rsid w:val="00C44BB2"/>
    <w:rsid w:val="00C45124"/>
    <w:rsid w:val="00C4567B"/>
    <w:rsid w:val="00C4574D"/>
    <w:rsid w:val="00C45839"/>
    <w:rsid w:val="00C45AEC"/>
    <w:rsid w:val="00C460B4"/>
    <w:rsid w:val="00C464CF"/>
    <w:rsid w:val="00C464FF"/>
    <w:rsid w:val="00C466B0"/>
    <w:rsid w:val="00C4672E"/>
    <w:rsid w:val="00C468A3"/>
    <w:rsid w:val="00C46A84"/>
    <w:rsid w:val="00C46BEE"/>
    <w:rsid w:val="00C46EAC"/>
    <w:rsid w:val="00C46ECD"/>
    <w:rsid w:val="00C46EE3"/>
    <w:rsid w:val="00C4703F"/>
    <w:rsid w:val="00C4782B"/>
    <w:rsid w:val="00C47A68"/>
    <w:rsid w:val="00C47B72"/>
    <w:rsid w:val="00C47CA3"/>
    <w:rsid w:val="00C47D3F"/>
    <w:rsid w:val="00C47DD2"/>
    <w:rsid w:val="00C47E5C"/>
    <w:rsid w:val="00C500DF"/>
    <w:rsid w:val="00C50374"/>
    <w:rsid w:val="00C50858"/>
    <w:rsid w:val="00C50A2B"/>
    <w:rsid w:val="00C50AA6"/>
    <w:rsid w:val="00C50C79"/>
    <w:rsid w:val="00C50DC5"/>
    <w:rsid w:val="00C50FDE"/>
    <w:rsid w:val="00C510E1"/>
    <w:rsid w:val="00C51306"/>
    <w:rsid w:val="00C518E1"/>
    <w:rsid w:val="00C5192F"/>
    <w:rsid w:val="00C51981"/>
    <w:rsid w:val="00C519C7"/>
    <w:rsid w:val="00C51B4A"/>
    <w:rsid w:val="00C51C01"/>
    <w:rsid w:val="00C51C7F"/>
    <w:rsid w:val="00C51D15"/>
    <w:rsid w:val="00C52036"/>
    <w:rsid w:val="00C5206E"/>
    <w:rsid w:val="00C522B4"/>
    <w:rsid w:val="00C522E1"/>
    <w:rsid w:val="00C522F9"/>
    <w:rsid w:val="00C52513"/>
    <w:rsid w:val="00C52528"/>
    <w:rsid w:val="00C527C2"/>
    <w:rsid w:val="00C52FA4"/>
    <w:rsid w:val="00C532AB"/>
    <w:rsid w:val="00C532AC"/>
    <w:rsid w:val="00C532E0"/>
    <w:rsid w:val="00C53317"/>
    <w:rsid w:val="00C53349"/>
    <w:rsid w:val="00C5360A"/>
    <w:rsid w:val="00C53680"/>
    <w:rsid w:val="00C537FE"/>
    <w:rsid w:val="00C53902"/>
    <w:rsid w:val="00C53B22"/>
    <w:rsid w:val="00C53D29"/>
    <w:rsid w:val="00C53D84"/>
    <w:rsid w:val="00C53EFC"/>
    <w:rsid w:val="00C5417F"/>
    <w:rsid w:val="00C542CF"/>
    <w:rsid w:val="00C54447"/>
    <w:rsid w:val="00C547B3"/>
    <w:rsid w:val="00C549AA"/>
    <w:rsid w:val="00C54A9B"/>
    <w:rsid w:val="00C54BD8"/>
    <w:rsid w:val="00C54E17"/>
    <w:rsid w:val="00C5509A"/>
    <w:rsid w:val="00C552A6"/>
    <w:rsid w:val="00C5538F"/>
    <w:rsid w:val="00C5552E"/>
    <w:rsid w:val="00C557DA"/>
    <w:rsid w:val="00C558C0"/>
    <w:rsid w:val="00C55905"/>
    <w:rsid w:val="00C55923"/>
    <w:rsid w:val="00C55A3F"/>
    <w:rsid w:val="00C55C7B"/>
    <w:rsid w:val="00C55CE4"/>
    <w:rsid w:val="00C55D79"/>
    <w:rsid w:val="00C55E14"/>
    <w:rsid w:val="00C55E4B"/>
    <w:rsid w:val="00C56341"/>
    <w:rsid w:val="00C5654E"/>
    <w:rsid w:val="00C5660A"/>
    <w:rsid w:val="00C5662F"/>
    <w:rsid w:val="00C56EDE"/>
    <w:rsid w:val="00C56F5A"/>
    <w:rsid w:val="00C5702A"/>
    <w:rsid w:val="00C57213"/>
    <w:rsid w:val="00C57545"/>
    <w:rsid w:val="00C57854"/>
    <w:rsid w:val="00C57919"/>
    <w:rsid w:val="00C57DD3"/>
    <w:rsid w:val="00C57FFD"/>
    <w:rsid w:val="00C6020E"/>
    <w:rsid w:val="00C60799"/>
    <w:rsid w:val="00C610B5"/>
    <w:rsid w:val="00C611D3"/>
    <w:rsid w:val="00C61247"/>
    <w:rsid w:val="00C61347"/>
    <w:rsid w:val="00C613B5"/>
    <w:rsid w:val="00C61412"/>
    <w:rsid w:val="00C615DD"/>
    <w:rsid w:val="00C6169E"/>
    <w:rsid w:val="00C61923"/>
    <w:rsid w:val="00C619B2"/>
    <w:rsid w:val="00C61B1A"/>
    <w:rsid w:val="00C61EBA"/>
    <w:rsid w:val="00C61EC6"/>
    <w:rsid w:val="00C61F68"/>
    <w:rsid w:val="00C61FDB"/>
    <w:rsid w:val="00C6201E"/>
    <w:rsid w:val="00C62171"/>
    <w:rsid w:val="00C6239D"/>
    <w:rsid w:val="00C62671"/>
    <w:rsid w:val="00C62B7E"/>
    <w:rsid w:val="00C62BD7"/>
    <w:rsid w:val="00C62E7D"/>
    <w:rsid w:val="00C62F3B"/>
    <w:rsid w:val="00C63063"/>
    <w:rsid w:val="00C6323F"/>
    <w:rsid w:val="00C6331D"/>
    <w:rsid w:val="00C635EE"/>
    <w:rsid w:val="00C63C40"/>
    <w:rsid w:val="00C63C5B"/>
    <w:rsid w:val="00C63F6A"/>
    <w:rsid w:val="00C63F91"/>
    <w:rsid w:val="00C64535"/>
    <w:rsid w:val="00C645A7"/>
    <w:rsid w:val="00C6494E"/>
    <w:rsid w:val="00C6519C"/>
    <w:rsid w:val="00C65209"/>
    <w:rsid w:val="00C653AC"/>
    <w:rsid w:val="00C6543C"/>
    <w:rsid w:val="00C6556B"/>
    <w:rsid w:val="00C658EF"/>
    <w:rsid w:val="00C65A5A"/>
    <w:rsid w:val="00C65E94"/>
    <w:rsid w:val="00C660AB"/>
    <w:rsid w:val="00C661E1"/>
    <w:rsid w:val="00C66232"/>
    <w:rsid w:val="00C6663D"/>
    <w:rsid w:val="00C6695A"/>
    <w:rsid w:val="00C66AF0"/>
    <w:rsid w:val="00C66BB4"/>
    <w:rsid w:val="00C66D48"/>
    <w:rsid w:val="00C67147"/>
    <w:rsid w:val="00C6729E"/>
    <w:rsid w:val="00C6743C"/>
    <w:rsid w:val="00C674BD"/>
    <w:rsid w:val="00C6785E"/>
    <w:rsid w:val="00C6790B"/>
    <w:rsid w:val="00C67A62"/>
    <w:rsid w:val="00C67E45"/>
    <w:rsid w:val="00C70176"/>
    <w:rsid w:val="00C70219"/>
    <w:rsid w:val="00C703E6"/>
    <w:rsid w:val="00C705C1"/>
    <w:rsid w:val="00C7064D"/>
    <w:rsid w:val="00C70D54"/>
    <w:rsid w:val="00C717AF"/>
    <w:rsid w:val="00C7182B"/>
    <w:rsid w:val="00C71C99"/>
    <w:rsid w:val="00C72150"/>
    <w:rsid w:val="00C721BE"/>
    <w:rsid w:val="00C723AE"/>
    <w:rsid w:val="00C723BF"/>
    <w:rsid w:val="00C72D47"/>
    <w:rsid w:val="00C73095"/>
    <w:rsid w:val="00C731A1"/>
    <w:rsid w:val="00C731EE"/>
    <w:rsid w:val="00C73306"/>
    <w:rsid w:val="00C7340C"/>
    <w:rsid w:val="00C7356C"/>
    <w:rsid w:val="00C7378B"/>
    <w:rsid w:val="00C737D8"/>
    <w:rsid w:val="00C7387E"/>
    <w:rsid w:val="00C73948"/>
    <w:rsid w:val="00C73B1E"/>
    <w:rsid w:val="00C749E7"/>
    <w:rsid w:val="00C74FD9"/>
    <w:rsid w:val="00C7519E"/>
    <w:rsid w:val="00C754B6"/>
    <w:rsid w:val="00C755E3"/>
    <w:rsid w:val="00C756A2"/>
    <w:rsid w:val="00C757C2"/>
    <w:rsid w:val="00C75915"/>
    <w:rsid w:val="00C75EC9"/>
    <w:rsid w:val="00C76230"/>
    <w:rsid w:val="00C76363"/>
    <w:rsid w:val="00C76417"/>
    <w:rsid w:val="00C76653"/>
    <w:rsid w:val="00C76AE6"/>
    <w:rsid w:val="00C76F1F"/>
    <w:rsid w:val="00C77030"/>
    <w:rsid w:val="00C77123"/>
    <w:rsid w:val="00C77240"/>
    <w:rsid w:val="00C772F7"/>
    <w:rsid w:val="00C77489"/>
    <w:rsid w:val="00C776CE"/>
    <w:rsid w:val="00C7773E"/>
    <w:rsid w:val="00C77797"/>
    <w:rsid w:val="00C779A1"/>
    <w:rsid w:val="00C802C0"/>
    <w:rsid w:val="00C80795"/>
    <w:rsid w:val="00C80AB2"/>
    <w:rsid w:val="00C80B0F"/>
    <w:rsid w:val="00C80B30"/>
    <w:rsid w:val="00C80C1A"/>
    <w:rsid w:val="00C80CA7"/>
    <w:rsid w:val="00C80D6F"/>
    <w:rsid w:val="00C80FC0"/>
    <w:rsid w:val="00C80FC9"/>
    <w:rsid w:val="00C8102F"/>
    <w:rsid w:val="00C81098"/>
    <w:rsid w:val="00C814BB"/>
    <w:rsid w:val="00C81757"/>
    <w:rsid w:val="00C819C5"/>
    <w:rsid w:val="00C81B0C"/>
    <w:rsid w:val="00C81DEA"/>
    <w:rsid w:val="00C821B4"/>
    <w:rsid w:val="00C82459"/>
    <w:rsid w:val="00C826C9"/>
    <w:rsid w:val="00C82CA0"/>
    <w:rsid w:val="00C82D83"/>
    <w:rsid w:val="00C82DC6"/>
    <w:rsid w:val="00C82FA9"/>
    <w:rsid w:val="00C831BA"/>
    <w:rsid w:val="00C834A3"/>
    <w:rsid w:val="00C834A7"/>
    <w:rsid w:val="00C8351D"/>
    <w:rsid w:val="00C83AF8"/>
    <w:rsid w:val="00C83BCB"/>
    <w:rsid w:val="00C84004"/>
    <w:rsid w:val="00C84A9F"/>
    <w:rsid w:val="00C84F6B"/>
    <w:rsid w:val="00C850B8"/>
    <w:rsid w:val="00C8512C"/>
    <w:rsid w:val="00C85216"/>
    <w:rsid w:val="00C853AF"/>
    <w:rsid w:val="00C85C12"/>
    <w:rsid w:val="00C8657B"/>
    <w:rsid w:val="00C867FD"/>
    <w:rsid w:val="00C86854"/>
    <w:rsid w:val="00C86966"/>
    <w:rsid w:val="00C86ECD"/>
    <w:rsid w:val="00C87011"/>
    <w:rsid w:val="00C871AF"/>
    <w:rsid w:val="00C8729C"/>
    <w:rsid w:val="00C873BD"/>
    <w:rsid w:val="00C874E5"/>
    <w:rsid w:val="00C87540"/>
    <w:rsid w:val="00C87574"/>
    <w:rsid w:val="00C87EED"/>
    <w:rsid w:val="00C87EEF"/>
    <w:rsid w:val="00C90048"/>
    <w:rsid w:val="00C90372"/>
    <w:rsid w:val="00C90433"/>
    <w:rsid w:val="00C9054C"/>
    <w:rsid w:val="00C9063B"/>
    <w:rsid w:val="00C90796"/>
    <w:rsid w:val="00C909FD"/>
    <w:rsid w:val="00C90EC7"/>
    <w:rsid w:val="00C910F9"/>
    <w:rsid w:val="00C913D3"/>
    <w:rsid w:val="00C91868"/>
    <w:rsid w:val="00C918D7"/>
    <w:rsid w:val="00C91ABC"/>
    <w:rsid w:val="00C91C9B"/>
    <w:rsid w:val="00C91CCD"/>
    <w:rsid w:val="00C91CE8"/>
    <w:rsid w:val="00C91D4A"/>
    <w:rsid w:val="00C91F1D"/>
    <w:rsid w:val="00C91F52"/>
    <w:rsid w:val="00C92357"/>
    <w:rsid w:val="00C92386"/>
    <w:rsid w:val="00C925A4"/>
    <w:rsid w:val="00C92DEF"/>
    <w:rsid w:val="00C9330E"/>
    <w:rsid w:val="00C934F6"/>
    <w:rsid w:val="00C9353C"/>
    <w:rsid w:val="00C93650"/>
    <w:rsid w:val="00C93BCA"/>
    <w:rsid w:val="00C93CB4"/>
    <w:rsid w:val="00C93FF7"/>
    <w:rsid w:val="00C9442A"/>
    <w:rsid w:val="00C94486"/>
    <w:rsid w:val="00C9497D"/>
    <w:rsid w:val="00C94C62"/>
    <w:rsid w:val="00C94FAC"/>
    <w:rsid w:val="00C953C1"/>
    <w:rsid w:val="00C955FB"/>
    <w:rsid w:val="00C95626"/>
    <w:rsid w:val="00C95744"/>
    <w:rsid w:val="00C95745"/>
    <w:rsid w:val="00C9585B"/>
    <w:rsid w:val="00C9592F"/>
    <w:rsid w:val="00C95A75"/>
    <w:rsid w:val="00C95C5A"/>
    <w:rsid w:val="00C95CA2"/>
    <w:rsid w:val="00C95CA5"/>
    <w:rsid w:val="00C95F11"/>
    <w:rsid w:val="00C962D5"/>
    <w:rsid w:val="00C96385"/>
    <w:rsid w:val="00C964CD"/>
    <w:rsid w:val="00C964D7"/>
    <w:rsid w:val="00C965C3"/>
    <w:rsid w:val="00C9672D"/>
    <w:rsid w:val="00C967E2"/>
    <w:rsid w:val="00C968FA"/>
    <w:rsid w:val="00C96ACA"/>
    <w:rsid w:val="00C96D76"/>
    <w:rsid w:val="00C96F7A"/>
    <w:rsid w:val="00C96FCE"/>
    <w:rsid w:val="00C977F4"/>
    <w:rsid w:val="00C97927"/>
    <w:rsid w:val="00C979B6"/>
    <w:rsid w:val="00C97B2A"/>
    <w:rsid w:val="00C97B97"/>
    <w:rsid w:val="00C97C87"/>
    <w:rsid w:val="00CA0096"/>
    <w:rsid w:val="00CA0668"/>
    <w:rsid w:val="00CA07A6"/>
    <w:rsid w:val="00CA083D"/>
    <w:rsid w:val="00CA0BF5"/>
    <w:rsid w:val="00CA0CA2"/>
    <w:rsid w:val="00CA0EF0"/>
    <w:rsid w:val="00CA12B0"/>
    <w:rsid w:val="00CA13B1"/>
    <w:rsid w:val="00CA1612"/>
    <w:rsid w:val="00CA1807"/>
    <w:rsid w:val="00CA1837"/>
    <w:rsid w:val="00CA191F"/>
    <w:rsid w:val="00CA1F89"/>
    <w:rsid w:val="00CA211E"/>
    <w:rsid w:val="00CA213B"/>
    <w:rsid w:val="00CA214E"/>
    <w:rsid w:val="00CA266E"/>
    <w:rsid w:val="00CA276B"/>
    <w:rsid w:val="00CA2873"/>
    <w:rsid w:val="00CA2A4E"/>
    <w:rsid w:val="00CA2ABD"/>
    <w:rsid w:val="00CA2F8A"/>
    <w:rsid w:val="00CA305B"/>
    <w:rsid w:val="00CA322D"/>
    <w:rsid w:val="00CA3513"/>
    <w:rsid w:val="00CA35A5"/>
    <w:rsid w:val="00CA35E0"/>
    <w:rsid w:val="00CA36F4"/>
    <w:rsid w:val="00CA399B"/>
    <w:rsid w:val="00CA3AC2"/>
    <w:rsid w:val="00CA3C15"/>
    <w:rsid w:val="00CA444D"/>
    <w:rsid w:val="00CA47E1"/>
    <w:rsid w:val="00CA4960"/>
    <w:rsid w:val="00CA4EA5"/>
    <w:rsid w:val="00CA52AE"/>
    <w:rsid w:val="00CA5425"/>
    <w:rsid w:val="00CA555A"/>
    <w:rsid w:val="00CA55CB"/>
    <w:rsid w:val="00CA5620"/>
    <w:rsid w:val="00CA5A22"/>
    <w:rsid w:val="00CA5E06"/>
    <w:rsid w:val="00CA5E4C"/>
    <w:rsid w:val="00CA5E9C"/>
    <w:rsid w:val="00CA5F03"/>
    <w:rsid w:val="00CA5F13"/>
    <w:rsid w:val="00CA5FC2"/>
    <w:rsid w:val="00CA6230"/>
    <w:rsid w:val="00CA62FC"/>
    <w:rsid w:val="00CA6AEB"/>
    <w:rsid w:val="00CA7113"/>
    <w:rsid w:val="00CA7164"/>
    <w:rsid w:val="00CA7317"/>
    <w:rsid w:val="00CA737C"/>
    <w:rsid w:val="00CA7509"/>
    <w:rsid w:val="00CA75AE"/>
    <w:rsid w:val="00CA75F4"/>
    <w:rsid w:val="00CA7A5C"/>
    <w:rsid w:val="00CA7B8E"/>
    <w:rsid w:val="00CA7C60"/>
    <w:rsid w:val="00CA7C8C"/>
    <w:rsid w:val="00CB013A"/>
    <w:rsid w:val="00CB0390"/>
    <w:rsid w:val="00CB04BA"/>
    <w:rsid w:val="00CB07F9"/>
    <w:rsid w:val="00CB0A44"/>
    <w:rsid w:val="00CB0A5E"/>
    <w:rsid w:val="00CB0B17"/>
    <w:rsid w:val="00CB0B67"/>
    <w:rsid w:val="00CB0DA8"/>
    <w:rsid w:val="00CB0DD9"/>
    <w:rsid w:val="00CB0F01"/>
    <w:rsid w:val="00CB0F4B"/>
    <w:rsid w:val="00CB1212"/>
    <w:rsid w:val="00CB147B"/>
    <w:rsid w:val="00CB14BA"/>
    <w:rsid w:val="00CB1622"/>
    <w:rsid w:val="00CB170B"/>
    <w:rsid w:val="00CB1BAF"/>
    <w:rsid w:val="00CB1D2B"/>
    <w:rsid w:val="00CB2287"/>
    <w:rsid w:val="00CB28B6"/>
    <w:rsid w:val="00CB2A3A"/>
    <w:rsid w:val="00CB2B6E"/>
    <w:rsid w:val="00CB2B88"/>
    <w:rsid w:val="00CB2BD2"/>
    <w:rsid w:val="00CB2CF4"/>
    <w:rsid w:val="00CB2E3E"/>
    <w:rsid w:val="00CB2F5B"/>
    <w:rsid w:val="00CB3028"/>
    <w:rsid w:val="00CB336A"/>
    <w:rsid w:val="00CB3682"/>
    <w:rsid w:val="00CB373D"/>
    <w:rsid w:val="00CB38B7"/>
    <w:rsid w:val="00CB3930"/>
    <w:rsid w:val="00CB3A9B"/>
    <w:rsid w:val="00CB3BBF"/>
    <w:rsid w:val="00CB3E62"/>
    <w:rsid w:val="00CB4310"/>
    <w:rsid w:val="00CB497D"/>
    <w:rsid w:val="00CB4AFC"/>
    <w:rsid w:val="00CB4BA3"/>
    <w:rsid w:val="00CB4F3E"/>
    <w:rsid w:val="00CB4F72"/>
    <w:rsid w:val="00CB56E6"/>
    <w:rsid w:val="00CB5D80"/>
    <w:rsid w:val="00CB5E7B"/>
    <w:rsid w:val="00CB616D"/>
    <w:rsid w:val="00CB618E"/>
    <w:rsid w:val="00CB6233"/>
    <w:rsid w:val="00CB629C"/>
    <w:rsid w:val="00CB62CB"/>
    <w:rsid w:val="00CB6DA4"/>
    <w:rsid w:val="00CB7088"/>
    <w:rsid w:val="00CB7549"/>
    <w:rsid w:val="00CB7839"/>
    <w:rsid w:val="00CB7C1A"/>
    <w:rsid w:val="00CB7C6E"/>
    <w:rsid w:val="00CB7D0D"/>
    <w:rsid w:val="00CC001E"/>
    <w:rsid w:val="00CC0080"/>
    <w:rsid w:val="00CC038A"/>
    <w:rsid w:val="00CC0402"/>
    <w:rsid w:val="00CC04EC"/>
    <w:rsid w:val="00CC0812"/>
    <w:rsid w:val="00CC09E1"/>
    <w:rsid w:val="00CC0AA1"/>
    <w:rsid w:val="00CC0AEE"/>
    <w:rsid w:val="00CC0C49"/>
    <w:rsid w:val="00CC0DCD"/>
    <w:rsid w:val="00CC0FA7"/>
    <w:rsid w:val="00CC0FD9"/>
    <w:rsid w:val="00CC1312"/>
    <w:rsid w:val="00CC1514"/>
    <w:rsid w:val="00CC15B0"/>
    <w:rsid w:val="00CC170B"/>
    <w:rsid w:val="00CC1923"/>
    <w:rsid w:val="00CC2190"/>
    <w:rsid w:val="00CC2312"/>
    <w:rsid w:val="00CC23B2"/>
    <w:rsid w:val="00CC284A"/>
    <w:rsid w:val="00CC2868"/>
    <w:rsid w:val="00CC2939"/>
    <w:rsid w:val="00CC2C1B"/>
    <w:rsid w:val="00CC2F89"/>
    <w:rsid w:val="00CC3228"/>
    <w:rsid w:val="00CC3482"/>
    <w:rsid w:val="00CC3863"/>
    <w:rsid w:val="00CC3A1E"/>
    <w:rsid w:val="00CC3BCC"/>
    <w:rsid w:val="00CC4085"/>
    <w:rsid w:val="00CC4237"/>
    <w:rsid w:val="00CC4239"/>
    <w:rsid w:val="00CC42E4"/>
    <w:rsid w:val="00CC4510"/>
    <w:rsid w:val="00CC45AB"/>
    <w:rsid w:val="00CC4644"/>
    <w:rsid w:val="00CC4736"/>
    <w:rsid w:val="00CC4A86"/>
    <w:rsid w:val="00CC4ABD"/>
    <w:rsid w:val="00CC4CBC"/>
    <w:rsid w:val="00CC50DB"/>
    <w:rsid w:val="00CC521A"/>
    <w:rsid w:val="00CC58FC"/>
    <w:rsid w:val="00CC5E25"/>
    <w:rsid w:val="00CC6011"/>
    <w:rsid w:val="00CC60CB"/>
    <w:rsid w:val="00CC6124"/>
    <w:rsid w:val="00CC66FB"/>
    <w:rsid w:val="00CC6B07"/>
    <w:rsid w:val="00CC6E91"/>
    <w:rsid w:val="00CC6F7E"/>
    <w:rsid w:val="00CC7108"/>
    <w:rsid w:val="00CC71B5"/>
    <w:rsid w:val="00CC748C"/>
    <w:rsid w:val="00CC7881"/>
    <w:rsid w:val="00CC792D"/>
    <w:rsid w:val="00CC7DCC"/>
    <w:rsid w:val="00CC7E3E"/>
    <w:rsid w:val="00CC7E67"/>
    <w:rsid w:val="00CD03E5"/>
    <w:rsid w:val="00CD08AF"/>
    <w:rsid w:val="00CD0E6C"/>
    <w:rsid w:val="00CD13F4"/>
    <w:rsid w:val="00CD15F0"/>
    <w:rsid w:val="00CD1BE6"/>
    <w:rsid w:val="00CD2086"/>
    <w:rsid w:val="00CD232F"/>
    <w:rsid w:val="00CD2362"/>
    <w:rsid w:val="00CD2582"/>
    <w:rsid w:val="00CD2675"/>
    <w:rsid w:val="00CD28D1"/>
    <w:rsid w:val="00CD2AEF"/>
    <w:rsid w:val="00CD2C09"/>
    <w:rsid w:val="00CD2D1E"/>
    <w:rsid w:val="00CD2DA4"/>
    <w:rsid w:val="00CD2E0C"/>
    <w:rsid w:val="00CD2E95"/>
    <w:rsid w:val="00CD2FC0"/>
    <w:rsid w:val="00CD307F"/>
    <w:rsid w:val="00CD32FF"/>
    <w:rsid w:val="00CD376A"/>
    <w:rsid w:val="00CD3813"/>
    <w:rsid w:val="00CD3AF4"/>
    <w:rsid w:val="00CD3BB5"/>
    <w:rsid w:val="00CD3C97"/>
    <w:rsid w:val="00CD3CC5"/>
    <w:rsid w:val="00CD3DB0"/>
    <w:rsid w:val="00CD3EB1"/>
    <w:rsid w:val="00CD3EF6"/>
    <w:rsid w:val="00CD40FD"/>
    <w:rsid w:val="00CD43FB"/>
    <w:rsid w:val="00CD4879"/>
    <w:rsid w:val="00CD4B0E"/>
    <w:rsid w:val="00CD4C21"/>
    <w:rsid w:val="00CD50C3"/>
    <w:rsid w:val="00CD549D"/>
    <w:rsid w:val="00CD555E"/>
    <w:rsid w:val="00CD56BB"/>
    <w:rsid w:val="00CD5762"/>
    <w:rsid w:val="00CD5AF3"/>
    <w:rsid w:val="00CD5D1C"/>
    <w:rsid w:val="00CD5DBC"/>
    <w:rsid w:val="00CD5E10"/>
    <w:rsid w:val="00CD5EB0"/>
    <w:rsid w:val="00CD61C3"/>
    <w:rsid w:val="00CD64B7"/>
    <w:rsid w:val="00CD6921"/>
    <w:rsid w:val="00CD6A2A"/>
    <w:rsid w:val="00CD6D1B"/>
    <w:rsid w:val="00CD6F34"/>
    <w:rsid w:val="00CD7224"/>
    <w:rsid w:val="00CD73D7"/>
    <w:rsid w:val="00CD73DF"/>
    <w:rsid w:val="00CD7809"/>
    <w:rsid w:val="00CD78A8"/>
    <w:rsid w:val="00CD78E1"/>
    <w:rsid w:val="00CD7AC2"/>
    <w:rsid w:val="00CE0579"/>
    <w:rsid w:val="00CE0633"/>
    <w:rsid w:val="00CE0739"/>
    <w:rsid w:val="00CE0852"/>
    <w:rsid w:val="00CE0D5C"/>
    <w:rsid w:val="00CE100A"/>
    <w:rsid w:val="00CE10C3"/>
    <w:rsid w:val="00CE124B"/>
    <w:rsid w:val="00CE1362"/>
    <w:rsid w:val="00CE145E"/>
    <w:rsid w:val="00CE14B8"/>
    <w:rsid w:val="00CE14EA"/>
    <w:rsid w:val="00CE160D"/>
    <w:rsid w:val="00CE16C2"/>
    <w:rsid w:val="00CE1865"/>
    <w:rsid w:val="00CE1CCF"/>
    <w:rsid w:val="00CE212C"/>
    <w:rsid w:val="00CE2159"/>
    <w:rsid w:val="00CE2273"/>
    <w:rsid w:val="00CE23E0"/>
    <w:rsid w:val="00CE24AD"/>
    <w:rsid w:val="00CE2C68"/>
    <w:rsid w:val="00CE30BC"/>
    <w:rsid w:val="00CE37D9"/>
    <w:rsid w:val="00CE3BE3"/>
    <w:rsid w:val="00CE42D4"/>
    <w:rsid w:val="00CE4312"/>
    <w:rsid w:val="00CE44B6"/>
    <w:rsid w:val="00CE4679"/>
    <w:rsid w:val="00CE47D7"/>
    <w:rsid w:val="00CE47DB"/>
    <w:rsid w:val="00CE4A81"/>
    <w:rsid w:val="00CE4ABD"/>
    <w:rsid w:val="00CE4CA2"/>
    <w:rsid w:val="00CE4F5A"/>
    <w:rsid w:val="00CE5064"/>
    <w:rsid w:val="00CE510C"/>
    <w:rsid w:val="00CE52C8"/>
    <w:rsid w:val="00CE54A2"/>
    <w:rsid w:val="00CE56F9"/>
    <w:rsid w:val="00CE57F7"/>
    <w:rsid w:val="00CE5AE1"/>
    <w:rsid w:val="00CE5B99"/>
    <w:rsid w:val="00CE5E71"/>
    <w:rsid w:val="00CE6229"/>
    <w:rsid w:val="00CE627B"/>
    <w:rsid w:val="00CE65C4"/>
    <w:rsid w:val="00CE6939"/>
    <w:rsid w:val="00CE6AD0"/>
    <w:rsid w:val="00CE6B4F"/>
    <w:rsid w:val="00CE6C8B"/>
    <w:rsid w:val="00CE6EC4"/>
    <w:rsid w:val="00CE7031"/>
    <w:rsid w:val="00CE76C0"/>
    <w:rsid w:val="00CE76C9"/>
    <w:rsid w:val="00CE76E4"/>
    <w:rsid w:val="00CE798A"/>
    <w:rsid w:val="00CE799C"/>
    <w:rsid w:val="00CE7B14"/>
    <w:rsid w:val="00CE7C3A"/>
    <w:rsid w:val="00CF04D2"/>
    <w:rsid w:val="00CF054E"/>
    <w:rsid w:val="00CF0568"/>
    <w:rsid w:val="00CF05B2"/>
    <w:rsid w:val="00CF06EE"/>
    <w:rsid w:val="00CF111E"/>
    <w:rsid w:val="00CF113A"/>
    <w:rsid w:val="00CF1414"/>
    <w:rsid w:val="00CF1532"/>
    <w:rsid w:val="00CF16FA"/>
    <w:rsid w:val="00CF1AE6"/>
    <w:rsid w:val="00CF1B48"/>
    <w:rsid w:val="00CF212C"/>
    <w:rsid w:val="00CF2405"/>
    <w:rsid w:val="00CF25C4"/>
    <w:rsid w:val="00CF2C27"/>
    <w:rsid w:val="00CF2F44"/>
    <w:rsid w:val="00CF2FAA"/>
    <w:rsid w:val="00CF311D"/>
    <w:rsid w:val="00CF3438"/>
    <w:rsid w:val="00CF371F"/>
    <w:rsid w:val="00CF3909"/>
    <w:rsid w:val="00CF3B13"/>
    <w:rsid w:val="00CF3C23"/>
    <w:rsid w:val="00CF3D88"/>
    <w:rsid w:val="00CF4110"/>
    <w:rsid w:val="00CF4471"/>
    <w:rsid w:val="00CF467C"/>
    <w:rsid w:val="00CF47D2"/>
    <w:rsid w:val="00CF49E7"/>
    <w:rsid w:val="00CF4A36"/>
    <w:rsid w:val="00CF4DB4"/>
    <w:rsid w:val="00CF5347"/>
    <w:rsid w:val="00CF538B"/>
    <w:rsid w:val="00CF5651"/>
    <w:rsid w:val="00CF5B5E"/>
    <w:rsid w:val="00CF6616"/>
    <w:rsid w:val="00CF665E"/>
    <w:rsid w:val="00CF66C9"/>
    <w:rsid w:val="00CF6798"/>
    <w:rsid w:val="00CF6B49"/>
    <w:rsid w:val="00CF6FC0"/>
    <w:rsid w:val="00CF7046"/>
    <w:rsid w:val="00CF73B9"/>
    <w:rsid w:val="00CF7560"/>
    <w:rsid w:val="00CF758B"/>
    <w:rsid w:val="00CF7AF1"/>
    <w:rsid w:val="00CF7D37"/>
    <w:rsid w:val="00D00179"/>
    <w:rsid w:val="00D0018A"/>
    <w:rsid w:val="00D00701"/>
    <w:rsid w:val="00D00749"/>
    <w:rsid w:val="00D0076F"/>
    <w:rsid w:val="00D00992"/>
    <w:rsid w:val="00D00AEA"/>
    <w:rsid w:val="00D012D5"/>
    <w:rsid w:val="00D01330"/>
    <w:rsid w:val="00D01501"/>
    <w:rsid w:val="00D018C8"/>
    <w:rsid w:val="00D02058"/>
    <w:rsid w:val="00D02503"/>
    <w:rsid w:val="00D025E4"/>
    <w:rsid w:val="00D028EB"/>
    <w:rsid w:val="00D02B60"/>
    <w:rsid w:val="00D02B76"/>
    <w:rsid w:val="00D02CA1"/>
    <w:rsid w:val="00D02F2A"/>
    <w:rsid w:val="00D02F83"/>
    <w:rsid w:val="00D02F9C"/>
    <w:rsid w:val="00D03068"/>
    <w:rsid w:val="00D03181"/>
    <w:rsid w:val="00D032D2"/>
    <w:rsid w:val="00D034F5"/>
    <w:rsid w:val="00D035B8"/>
    <w:rsid w:val="00D0376A"/>
    <w:rsid w:val="00D039FE"/>
    <w:rsid w:val="00D03A97"/>
    <w:rsid w:val="00D03B69"/>
    <w:rsid w:val="00D03BC2"/>
    <w:rsid w:val="00D03D6A"/>
    <w:rsid w:val="00D03F39"/>
    <w:rsid w:val="00D03F60"/>
    <w:rsid w:val="00D040A2"/>
    <w:rsid w:val="00D040D8"/>
    <w:rsid w:val="00D042FD"/>
    <w:rsid w:val="00D04692"/>
    <w:rsid w:val="00D04D59"/>
    <w:rsid w:val="00D04E3F"/>
    <w:rsid w:val="00D05493"/>
    <w:rsid w:val="00D05773"/>
    <w:rsid w:val="00D05B84"/>
    <w:rsid w:val="00D05B99"/>
    <w:rsid w:val="00D05DAA"/>
    <w:rsid w:val="00D05EB7"/>
    <w:rsid w:val="00D06567"/>
    <w:rsid w:val="00D065C2"/>
    <w:rsid w:val="00D067DA"/>
    <w:rsid w:val="00D068BA"/>
    <w:rsid w:val="00D06BC1"/>
    <w:rsid w:val="00D06C17"/>
    <w:rsid w:val="00D06D96"/>
    <w:rsid w:val="00D06F6C"/>
    <w:rsid w:val="00D0717D"/>
    <w:rsid w:val="00D071D3"/>
    <w:rsid w:val="00D07283"/>
    <w:rsid w:val="00D0736B"/>
    <w:rsid w:val="00D077D2"/>
    <w:rsid w:val="00D079A8"/>
    <w:rsid w:val="00D07A46"/>
    <w:rsid w:val="00D07B10"/>
    <w:rsid w:val="00D07C4A"/>
    <w:rsid w:val="00D07CA0"/>
    <w:rsid w:val="00D07D85"/>
    <w:rsid w:val="00D07D9A"/>
    <w:rsid w:val="00D07ED8"/>
    <w:rsid w:val="00D07F40"/>
    <w:rsid w:val="00D10DD0"/>
    <w:rsid w:val="00D10DE9"/>
    <w:rsid w:val="00D10EEA"/>
    <w:rsid w:val="00D11043"/>
    <w:rsid w:val="00D113B0"/>
    <w:rsid w:val="00D114B1"/>
    <w:rsid w:val="00D11632"/>
    <w:rsid w:val="00D11810"/>
    <w:rsid w:val="00D11D18"/>
    <w:rsid w:val="00D1210F"/>
    <w:rsid w:val="00D12120"/>
    <w:rsid w:val="00D12321"/>
    <w:rsid w:val="00D12736"/>
    <w:rsid w:val="00D129C3"/>
    <w:rsid w:val="00D12B18"/>
    <w:rsid w:val="00D135F6"/>
    <w:rsid w:val="00D135FB"/>
    <w:rsid w:val="00D13614"/>
    <w:rsid w:val="00D138A7"/>
    <w:rsid w:val="00D13CE7"/>
    <w:rsid w:val="00D142F6"/>
    <w:rsid w:val="00D143E7"/>
    <w:rsid w:val="00D1466F"/>
    <w:rsid w:val="00D1468E"/>
    <w:rsid w:val="00D1480C"/>
    <w:rsid w:val="00D14986"/>
    <w:rsid w:val="00D14A1A"/>
    <w:rsid w:val="00D14A33"/>
    <w:rsid w:val="00D14B56"/>
    <w:rsid w:val="00D151AA"/>
    <w:rsid w:val="00D1530C"/>
    <w:rsid w:val="00D1538A"/>
    <w:rsid w:val="00D15534"/>
    <w:rsid w:val="00D15589"/>
    <w:rsid w:val="00D1564C"/>
    <w:rsid w:val="00D158B4"/>
    <w:rsid w:val="00D15A01"/>
    <w:rsid w:val="00D15AB0"/>
    <w:rsid w:val="00D15C70"/>
    <w:rsid w:val="00D15CBB"/>
    <w:rsid w:val="00D15FC4"/>
    <w:rsid w:val="00D16482"/>
    <w:rsid w:val="00D16657"/>
    <w:rsid w:val="00D1676D"/>
    <w:rsid w:val="00D1692A"/>
    <w:rsid w:val="00D16D03"/>
    <w:rsid w:val="00D16F3A"/>
    <w:rsid w:val="00D1702D"/>
    <w:rsid w:val="00D17331"/>
    <w:rsid w:val="00D173FC"/>
    <w:rsid w:val="00D17555"/>
    <w:rsid w:val="00D17684"/>
    <w:rsid w:val="00D17947"/>
    <w:rsid w:val="00D200EA"/>
    <w:rsid w:val="00D206D3"/>
    <w:rsid w:val="00D20832"/>
    <w:rsid w:val="00D20A69"/>
    <w:rsid w:val="00D20B75"/>
    <w:rsid w:val="00D20C7C"/>
    <w:rsid w:val="00D20EB6"/>
    <w:rsid w:val="00D20FAE"/>
    <w:rsid w:val="00D210C2"/>
    <w:rsid w:val="00D21103"/>
    <w:rsid w:val="00D215ED"/>
    <w:rsid w:val="00D21986"/>
    <w:rsid w:val="00D2199B"/>
    <w:rsid w:val="00D21B5C"/>
    <w:rsid w:val="00D21E50"/>
    <w:rsid w:val="00D21EA7"/>
    <w:rsid w:val="00D21FA2"/>
    <w:rsid w:val="00D21FF7"/>
    <w:rsid w:val="00D22094"/>
    <w:rsid w:val="00D223B6"/>
    <w:rsid w:val="00D223E2"/>
    <w:rsid w:val="00D224A9"/>
    <w:rsid w:val="00D2269A"/>
    <w:rsid w:val="00D22801"/>
    <w:rsid w:val="00D228AF"/>
    <w:rsid w:val="00D22EB1"/>
    <w:rsid w:val="00D22F7F"/>
    <w:rsid w:val="00D22FF7"/>
    <w:rsid w:val="00D23229"/>
    <w:rsid w:val="00D233AE"/>
    <w:rsid w:val="00D2363A"/>
    <w:rsid w:val="00D23883"/>
    <w:rsid w:val="00D238BC"/>
    <w:rsid w:val="00D23915"/>
    <w:rsid w:val="00D242B5"/>
    <w:rsid w:val="00D242EC"/>
    <w:rsid w:val="00D2435B"/>
    <w:rsid w:val="00D2444C"/>
    <w:rsid w:val="00D2446F"/>
    <w:rsid w:val="00D249A0"/>
    <w:rsid w:val="00D24E09"/>
    <w:rsid w:val="00D25001"/>
    <w:rsid w:val="00D25877"/>
    <w:rsid w:val="00D258A1"/>
    <w:rsid w:val="00D25F48"/>
    <w:rsid w:val="00D264B2"/>
    <w:rsid w:val="00D26665"/>
    <w:rsid w:val="00D2678F"/>
    <w:rsid w:val="00D268C9"/>
    <w:rsid w:val="00D26A9E"/>
    <w:rsid w:val="00D26CC5"/>
    <w:rsid w:val="00D275D9"/>
    <w:rsid w:val="00D278F5"/>
    <w:rsid w:val="00D279BF"/>
    <w:rsid w:val="00D27A56"/>
    <w:rsid w:val="00D27E98"/>
    <w:rsid w:val="00D27EEF"/>
    <w:rsid w:val="00D27F5B"/>
    <w:rsid w:val="00D30324"/>
    <w:rsid w:val="00D30448"/>
    <w:rsid w:val="00D30BB0"/>
    <w:rsid w:val="00D310FF"/>
    <w:rsid w:val="00D31183"/>
    <w:rsid w:val="00D311EB"/>
    <w:rsid w:val="00D31365"/>
    <w:rsid w:val="00D31624"/>
    <w:rsid w:val="00D3163C"/>
    <w:rsid w:val="00D319A6"/>
    <w:rsid w:val="00D319DF"/>
    <w:rsid w:val="00D31A86"/>
    <w:rsid w:val="00D31C78"/>
    <w:rsid w:val="00D31E56"/>
    <w:rsid w:val="00D322F5"/>
    <w:rsid w:val="00D324B0"/>
    <w:rsid w:val="00D32E36"/>
    <w:rsid w:val="00D32F23"/>
    <w:rsid w:val="00D32FAB"/>
    <w:rsid w:val="00D337CA"/>
    <w:rsid w:val="00D33810"/>
    <w:rsid w:val="00D3393C"/>
    <w:rsid w:val="00D33BDE"/>
    <w:rsid w:val="00D33D99"/>
    <w:rsid w:val="00D3403D"/>
    <w:rsid w:val="00D346B7"/>
    <w:rsid w:val="00D34BEE"/>
    <w:rsid w:val="00D34CD3"/>
    <w:rsid w:val="00D34CD6"/>
    <w:rsid w:val="00D34FBB"/>
    <w:rsid w:val="00D3500C"/>
    <w:rsid w:val="00D354D4"/>
    <w:rsid w:val="00D35504"/>
    <w:rsid w:val="00D35A85"/>
    <w:rsid w:val="00D35B5E"/>
    <w:rsid w:val="00D35B91"/>
    <w:rsid w:val="00D35D2E"/>
    <w:rsid w:val="00D35EEF"/>
    <w:rsid w:val="00D365E4"/>
    <w:rsid w:val="00D366AE"/>
    <w:rsid w:val="00D36B37"/>
    <w:rsid w:val="00D36C0D"/>
    <w:rsid w:val="00D37249"/>
    <w:rsid w:val="00D37451"/>
    <w:rsid w:val="00D37652"/>
    <w:rsid w:val="00D377EC"/>
    <w:rsid w:val="00D379EB"/>
    <w:rsid w:val="00D37B0E"/>
    <w:rsid w:val="00D37DFB"/>
    <w:rsid w:val="00D400EC"/>
    <w:rsid w:val="00D4072A"/>
    <w:rsid w:val="00D40767"/>
    <w:rsid w:val="00D407E7"/>
    <w:rsid w:val="00D40B17"/>
    <w:rsid w:val="00D40FF9"/>
    <w:rsid w:val="00D41018"/>
    <w:rsid w:val="00D41082"/>
    <w:rsid w:val="00D41210"/>
    <w:rsid w:val="00D418EC"/>
    <w:rsid w:val="00D4198F"/>
    <w:rsid w:val="00D41C90"/>
    <w:rsid w:val="00D41DD8"/>
    <w:rsid w:val="00D41F92"/>
    <w:rsid w:val="00D42AA4"/>
    <w:rsid w:val="00D42C5A"/>
    <w:rsid w:val="00D42E77"/>
    <w:rsid w:val="00D43197"/>
    <w:rsid w:val="00D438B2"/>
    <w:rsid w:val="00D43DBC"/>
    <w:rsid w:val="00D43E3C"/>
    <w:rsid w:val="00D43F3A"/>
    <w:rsid w:val="00D441E1"/>
    <w:rsid w:val="00D44425"/>
    <w:rsid w:val="00D4456E"/>
    <w:rsid w:val="00D44575"/>
    <w:rsid w:val="00D44A51"/>
    <w:rsid w:val="00D44C1B"/>
    <w:rsid w:val="00D45146"/>
    <w:rsid w:val="00D45201"/>
    <w:rsid w:val="00D45287"/>
    <w:rsid w:val="00D45547"/>
    <w:rsid w:val="00D456A0"/>
    <w:rsid w:val="00D4571F"/>
    <w:rsid w:val="00D45A22"/>
    <w:rsid w:val="00D4620C"/>
    <w:rsid w:val="00D462AE"/>
    <w:rsid w:val="00D4635B"/>
    <w:rsid w:val="00D4679A"/>
    <w:rsid w:val="00D468B4"/>
    <w:rsid w:val="00D46973"/>
    <w:rsid w:val="00D46A71"/>
    <w:rsid w:val="00D46B0C"/>
    <w:rsid w:val="00D46F97"/>
    <w:rsid w:val="00D4739B"/>
    <w:rsid w:val="00D47669"/>
    <w:rsid w:val="00D47C4D"/>
    <w:rsid w:val="00D500D3"/>
    <w:rsid w:val="00D501B5"/>
    <w:rsid w:val="00D50578"/>
    <w:rsid w:val="00D505C1"/>
    <w:rsid w:val="00D507F8"/>
    <w:rsid w:val="00D508C9"/>
    <w:rsid w:val="00D509C2"/>
    <w:rsid w:val="00D510F4"/>
    <w:rsid w:val="00D5165B"/>
    <w:rsid w:val="00D516A8"/>
    <w:rsid w:val="00D5174C"/>
    <w:rsid w:val="00D518F8"/>
    <w:rsid w:val="00D5191D"/>
    <w:rsid w:val="00D51C2D"/>
    <w:rsid w:val="00D51E65"/>
    <w:rsid w:val="00D51F8A"/>
    <w:rsid w:val="00D5219B"/>
    <w:rsid w:val="00D52561"/>
    <w:rsid w:val="00D52655"/>
    <w:rsid w:val="00D526D9"/>
    <w:rsid w:val="00D52BC4"/>
    <w:rsid w:val="00D52BD6"/>
    <w:rsid w:val="00D52BE2"/>
    <w:rsid w:val="00D52DC0"/>
    <w:rsid w:val="00D52DC5"/>
    <w:rsid w:val="00D52EEF"/>
    <w:rsid w:val="00D52FEA"/>
    <w:rsid w:val="00D533BE"/>
    <w:rsid w:val="00D53589"/>
    <w:rsid w:val="00D537DC"/>
    <w:rsid w:val="00D5392C"/>
    <w:rsid w:val="00D53A5C"/>
    <w:rsid w:val="00D53C26"/>
    <w:rsid w:val="00D53C3A"/>
    <w:rsid w:val="00D53C4B"/>
    <w:rsid w:val="00D549A8"/>
    <w:rsid w:val="00D54E9D"/>
    <w:rsid w:val="00D54EAB"/>
    <w:rsid w:val="00D551E9"/>
    <w:rsid w:val="00D5522B"/>
    <w:rsid w:val="00D552DE"/>
    <w:rsid w:val="00D557FB"/>
    <w:rsid w:val="00D558EA"/>
    <w:rsid w:val="00D55AB2"/>
    <w:rsid w:val="00D56598"/>
    <w:rsid w:val="00D56B8F"/>
    <w:rsid w:val="00D56DCA"/>
    <w:rsid w:val="00D56DF6"/>
    <w:rsid w:val="00D56E4A"/>
    <w:rsid w:val="00D57320"/>
    <w:rsid w:val="00D57CE7"/>
    <w:rsid w:val="00D57D0D"/>
    <w:rsid w:val="00D57D3E"/>
    <w:rsid w:val="00D57D70"/>
    <w:rsid w:val="00D57EC7"/>
    <w:rsid w:val="00D6007D"/>
    <w:rsid w:val="00D60106"/>
    <w:rsid w:val="00D6023B"/>
    <w:rsid w:val="00D6082E"/>
    <w:rsid w:val="00D60C2B"/>
    <w:rsid w:val="00D60CFE"/>
    <w:rsid w:val="00D60F4D"/>
    <w:rsid w:val="00D60FA0"/>
    <w:rsid w:val="00D6106F"/>
    <w:rsid w:val="00D610B1"/>
    <w:rsid w:val="00D61147"/>
    <w:rsid w:val="00D61261"/>
    <w:rsid w:val="00D614C8"/>
    <w:rsid w:val="00D614E3"/>
    <w:rsid w:val="00D6186D"/>
    <w:rsid w:val="00D6192F"/>
    <w:rsid w:val="00D61943"/>
    <w:rsid w:val="00D61AD8"/>
    <w:rsid w:val="00D61CBF"/>
    <w:rsid w:val="00D62118"/>
    <w:rsid w:val="00D622A2"/>
    <w:rsid w:val="00D622C3"/>
    <w:rsid w:val="00D62529"/>
    <w:rsid w:val="00D62BA1"/>
    <w:rsid w:val="00D62C39"/>
    <w:rsid w:val="00D62C95"/>
    <w:rsid w:val="00D633B9"/>
    <w:rsid w:val="00D6365F"/>
    <w:rsid w:val="00D636F7"/>
    <w:rsid w:val="00D6379E"/>
    <w:rsid w:val="00D6383A"/>
    <w:rsid w:val="00D638E3"/>
    <w:rsid w:val="00D639E6"/>
    <w:rsid w:val="00D63C80"/>
    <w:rsid w:val="00D63CFE"/>
    <w:rsid w:val="00D63D7D"/>
    <w:rsid w:val="00D63DC4"/>
    <w:rsid w:val="00D63F13"/>
    <w:rsid w:val="00D63FB0"/>
    <w:rsid w:val="00D63FC2"/>
    <w:rsid w:val="00D640F7"/>
    <w:rsid w:val="00D64225"/>
    <w:rsid w:val="00D64499"/>
    <w:rsid w:val="00D644B3"/>
    <w:rsid w:val="00D6462C"/>
    <w:rsid w:val="00D64774"/>
    <w:rsid w:val="00D64881"/>
    <w:rsid w:val="00D64897"/>
    <w:rsid w:val="00D64A66"/>
    <w:rsid w:val="00D64ADB"/>
    <w:rsid w:val="00D64D49"/>
    <w:rsid w:val="00D64E4A"/>
    <w:rsid w:val="00D6522C"/>
    <w:rsid w:val="00D65BA9"/>
    <w:rsid w:val="00D660E0"/>
    <w:rsid w:val="00D6686D"/>
    <w:rsid w:val="00D6698D"/>
    <w:rsid w:val="00D671A6"/>
    <w:rsid w:val="00D671E8"/>
    <w:rsid w:val="00D6728E"/>
    <w:rsid w:val="00D67553"/>
    <w:rsid w:val="00D67A75"/>
    <w:rsid w:val="00D67EE4"/>
    <w:rsid w:val="00D704B2"/>
    <w:rsid w:val="00D70526"/>
    <w:rsid w:val="00D70678"/>
    <w:rsid w:val="00D706C9"/>
    <w:rsid w:val="00D7076B"/>
    <w:rsid w:val="00D715C4"/>
    <w:rsid w:val="00D71770"/>
    <w:rsid w:val="00D71773"/>
    <w:rsid w:val="00D71AB1"/>
    <w:rsid w:val="00D71D24"/>
    <w:rsid w:val="00D71D9E"/>
    <w:rsid w:val="00D71EB5"/>
    <w:rsid w:val="00D72320"/>
    <w:rsid w:val="00D727AD"/>
    <w:rsid w:val="00D727FC"/>
    <w:rsid w:val="00D728C7"/>
    <w:rsid w:val="00D72AC3"/>
    <w:rsid w:val="00D72B72"/>
    <w:rsid w:val="00D72C9F"/>
    <w:rsid w:val="00D72D62"/>
    <w:rsid w:val="00D72FEA"/>
    <w:rsid w:val="00D7343B"/>
    <w:rsid w:val="00D735B9"/>
    <w:rsid w:val="00D7381D"/>
    <w:rsid w:val="00D738AD"/>
    <w:rsid w:val="00D73A1D"/>
    <w:rsid w:val="00D73B6C"/>
    <w:rsid w:val="00D73B7B"/>
    <w:rsid w:val="00D73DB2"/>
    <w:rsid w:val="00D73F80"/>
    <w:rsid w:val="00D740E9"/>
    <w:rsid w:val="00D740ED"/>
    <w:rsid w:val="00D741ED"/>
    <w:rsid w:val="00D741F7"/>
    <w:rsid w:val="00D7424E"/>
    <w:rsid w:val="00D74617"/>
    <w:rsid w:val="00D74728"/>
    <w:rsid w:val="00D748C9"/>
    <w:rsid w:val="00D74A71"/>
    <w:rsid w:val="00D74BAB"/>
    <w:rsid w:val="00D74BAE"/>
    <w:rsid w:val="00D74D09"/>
    <w:rsid w:val="00D74EC2"/>
    <w:rsid w:val="00D74F9B"/>
    <w:rsid w:val="00D75132"/>
    <w:rsid w:val="00D75319"/>
    <w:rsid w:val="00D75964"/>
    <w:rsid w:val="00D75D6F"/>
    <w:rsid w:val="00D75DA5"/>
    <w:rsid w:val="00D75ED0"/>
    <w:rsid w:val="00D7686F"/>
    <w:rsid w:val="00D76941"/>
    <w:rsid w:val="00D76959"/>
    <w:rsid w:val="00D76A02"/>
    <w:rsid w:val="00D76A13"/>
    <w:rsid w:val="00D76EAF"/>
    <w:rsid w:val="00D76F4C"/>
    <w:rsid w:val="00D76FBB"/>
    <w:rsid w:val="00D7717B"/>
    <w:rsid w:val="00D77975"/>
    <w:rsid w:val="00D7799F"/>
    <w:rsid w:val="00D779FB"/>
    <w:rsid w:val="00D77AE7"/>
    <w:rsid w:val="00D77FEC"/>
    <w:rsid w:val="00D80657"/>
    <w:rsid w:val="00D80CC6"/>
    <w:rsid w:val="00D81162"/>
    <w:rsid w:val="00D81915"/>
    <w:rsid w:val="00D81924"/>
    <w:rsid w:val="00D81B24"/>
    <w:rsid w:val="00D81EEB"/>
    <w:rsid w:val="00D82150"/>
    <w:rsid w:val="00D8227A"/>
    <w:rsid w:val="00D823DF"/>
    <w:rsid w:val="00D8276B"/>
    <w:rsid w:val="00D8282D"/>
    <w:rsid w:val="00D82A72"/>
    <w:rsid w:val="00D82C0F"/>
    <w:rsid w:val="00D82E00"/>
    <w:rsid w:val="00D82E4B"/>
    <w:rsid w:val="00D8308F"/>
    <w:rsid w:val="00D83332"/>
    <w:rsid w:val="00D83601"/>
    <w:rsid w:val="00D83707"/>
    <w:rsid w:val="00D837E8"/>
    <w:rsid w:val="00D837ED"/>
    <w:rsid w:val="00D83939"/>
    <w:rsid w:val="00D839E6"/>
    <w:rsid w:val="00D83BF8"/>
    <w:rsid w:val="00D84009"/>
    <w:rsid w:val="00D843F3"/>
    <w:rsid w:val="00D844B1"/>
    <w:rsid w:val="00D84507"/>
    <w:rsid w:val="00D845C9"/>
    <w:rsid w:val="00D84671"/>
    <w:rsid w:val="00D84A7F"/>
    <w:rsid w:val="00D84DFD"/>
    <w:rsid w:val="00D85050"/>
    <w:rsid w:val="00D85167"/>
    <w:rsid w:val="00D857FD"/>
    <w:rsid w:val="00D8584B"/>
    <w:rsid w:val="00D8596D"/>
    <w:rsid w:val="00D85D44"/>
    <w:rsid w:val="00D85E14"/>
    <w:rsid w:val="00D85E7A"/>
    <w:rsid w:val="00D86AC3"/>
    <w:rsid w:val="00D86B77"/>
    <w:rsid w:val="00D871C0"/>
    <w:rsid w:val="00D87342"/>
    <w:rsid w:val="00D8773F"/>
    <w:rsid w:val="00D87968"/>
    <w:rsid w:val="00D87A34"/>
    <w:rsid w:val="00D87B35"/>
    <w:rsid w:val="00D87D3D"/>
    <w:rsid w:val="00D9014D"/>
    <w:rsid w:val="00D901FB"/>
    <w:rsid w:val="00D9079E"/>
    <w:rsid w:val="00D90C21"/>
    <w:rsid w:val="00D90E16"/>
    <w:rsid w:val="00D90EA1"/>
    <w:rsid w:val="00D90F89"/>
    <w:rsid w:val="00D91004"/>
    <w:rsid w:val="00D910C2"/>
    <w:rsid w:val="00D9137C"/>
    <w:rsid w:val="00D9154A"/>
    <w:rsid w:val="00D915A1"/>
    <w:rsid w:val="00D91689"/>
    <w:rsid w:val="00D91875"/>
    <w:rsid w:val="00D91973"/>
    <w:rsid w:val="00D919AE"/>
    <w:rsid w:val="00D91A6A"/>
    <w:rsid w:val="00D91AAC"/>
    <w:rsid w:val="00D91E02"/>
    <w:rsid w:val="00D9240B"/>
    <w:rsid w:val="00D9266A"/>
    <w:rsid w:val="00D92771"/>
    <w:rsid w:val="00D9287D"/>
    <w:rsid w:val="00D92ABF"/>
    <w:rsid w:val="00D92F1C"/>
    <w:rsid w:val="00D92F59"/>
    <w:rsid w:val="00D9332B"/>
    <w:rsid w:val="00D934AF"/>
    <w:rsid w:val="00D93622"/>
    <w:rsid w:val="00D9382C"/>
    <w:rsid w:val="00D93F00"/>
    <w:rsid w:val="00D93F35"/>
    <w:rsid w:val="00D94038"/>
    <w:rsid w:val="00D94403"/>
    <w:rsid w:val="00D947CE"/>
    <w:rsid w:val="00D94A40"/>
    <w:rsid w:val="00D94BD8"/>
    <w:rsid w:val="00D94C86"/>
    <w:rsid w:val="00D94D16"/>
    <w:rsid w:val="00D94D24"/>
    <w:rsid w:val="00D95097"/>
    <w:rsid w:val="00D954CE"/>
    <w:rsid w:val="00D95FD3"/>
    <w:rsid w:val="00D96546"/>
    <w:rsid w:val="00D96711"/>
    <w:rsid w:val="00D9684D"/>
    <w:rsid w:val="00D96852"/>
    <w:rsid w:val="00D96931"/>
    <w:rsid w:val="00D96DB0"/>
    <w:rsid w:val="00D96E7F"/>
    <w:rsid w:val="00D96F99"/>
    <w:rsid w:val="00D97034"/>
    <w:rsid w:val="00D97099"/>
    <w:rsid w:val="00D971FB"/>
    <w:rsid w:val="00D97211"/>
    <w:rsid w:val="00D9757E"/>
    <w:rsid w:val="00D975D3"/>
    <w:rsid w:val="00D976EF"/>
    <w:rsid w:val="00D978A7"/>
    <w:rsid w:val="00D97967"/>
    <w:rsid w:val="00D97C1E"/>
    <w:rsid w:val="00D97CB7"/>
    <w:rsid w:val="00D97D1C"/>
    <w:rsid w:val="00D97F95"/>
    <w:rsid w:val="00D98CA0"/>
    <w:rsid w:val="00DA00E5"/>
    <w:rsid w:val="00DA01E5"/>
    <w:rsid w:val="00DA020C"/>
    <w:rsid w:val="00DA0255"/>
    <w:rsid w:val="00DA027B"/>
    <w:rsid w:val="00DA0288"/>
    <w:rsid w:val="00DA0996"/>
    <w:rsid w:val="00DA0A15"/>
    <w:rsid w:val="00DA0C65"/>
    <w:rsid w:val="00DA1513"/>
    <w:rsid w:val="00DA1593"/>
    <w:rsid w:val="00DA15AD"/>
    <w:rsid w:val="00DA165F"/>
    <w:rsid w:val="00DA1702"/>
    <w:rsid w:val="00DA19F7"/>
    <w:rsid w:val="00DA1F06"/>
    <w:rsid w:val="00DA2004"/>
    <w:rsid w:val="00DA2396"/>
    <w:rsid w:val="00DA276E"/>
    <w:rsid w:val="00DA2972"/>
    <w:rsid w:val="00DA2B38"/>
    <w:rsid w:val="00DA2B8D"/>
    <w:rsid w:val="00DA2BDF"/>
    <w:rsid w:val="00DA2DD0"/>
    <w:rsid w:val="00DA3046"/>
    <w:rsid w:val="00DA3184"/>
    <w:rsid w:val="00DA31C7"/>
    <w:rsid w:val="00DA32A9"/>
    <w:rsid w:val="00DA33A3"/>
    <w:rsid w:val="00DA33E5"/>
    <w:rsid w:val="00DA36EE"/>
    <w:rsid w:val="00DA39A8"/>
    <w:rsid w:val="00DA39C3"/>
    <w:rsid w:val="00DA3FDA"/>
    <w:rsid w:val="00DA413A"/>
    <w:rsid w:val="00DA4221"/>
    <w:rsid w:val="00DA4312"/>
    <w:rsid w:val="00DA456F"/>
    <w:rsid w:val="00DA4853"/>
    <w:rsid w:val="00DA4A11"/>
    <w:rsid w:val="00DA4B7F"/>
    <w:rsid w:val="00DA4F27"/>
    <w:rsid w:val="00DA4F9A"/>
    <w:rsid w:val="00DA5042"/>
    <w:rsid w:val="00DA526E"/>
    <w:rsid w:val="00DA5466"/>
    <w:rsid w:val="00DA55FF"/>
    <w:rsid w:val="00DA56B2"/>
    <w:rsid w:val="00DA57BC"/>
    <w:rsid w:val="00DA58FF"/>
    <w:rsid w:val="00DA5D0E"/>
    <w:rsid w:val="00DA5DA1"/>
    <w:rsid w:val="00DA5F99"/>
    <w:rsid w:val="00DA60A2"/>
    <w:rsid w:val="00DA6130"/>
    <w:rsid w:val="00DA6156"/>
    <w:rsid w:val="00DA6281"/>
    <w:rsid w:val="00DA62A3"/>
    <w:rsid w:val="00DA63B0"/>
    <w:rsid w:val="00DA642A"/>
    <w:rsid w:val="00DA69D7"/>
    <w:rsid w:val="00DA6ADC"/>
    <w:rsid w:val="00DA6E20"/>
    <w:rsid w:val="00DA6EC7"/>
    <w:rsid w:val="00DA7152"/>
    <w:rsid w:val="00DA7191"/>
    <w:rsid w:val="00DA7456"/>
    <w:rsid w:val="00DA77F1"/>
    <w:rsid w:val="00DA78F0"/>
    <w:rsid w:val="00DA7937"/>
    <w:rsid w:val="00DA7955"/>
    <w:rsid w:val="00DA7A8A"/>
    <w:rsid w:val="00DA7BEC"/>
    <w:rsid w:val="00DA7C76"/>
    <w:rsid w:val="00DA7CE3"/>
    <w:rsid w:val="00DB05AC"/>
    <w:rsid w:val="00DB05BF"/>
    <w:rsid w:val="00DB089E"/>
    <w:rsid w:val="00DB0A31"/>
    <w:rsid w:val="00DB0B80"/>
    <w:rsid w:val="00DB0D92"/>
    <w:rsid w:val="00DB0F72"/>
    <w:rsid w:val="00DB14F0"/>
    <w:rsid w:val="00DB1B53"/>
    <w:rsid w:val="00DB1C1D"/>
    <w:rsid w:val="00DB1CB0"/>
    <w:rsid w:val="00DB1F26"/>
    <w:rsid w:val="00DB1FAF"/>
    <w:rsid w:val="00DB22B9"/>
    <w:rsid w:val="00DB22E6"/>
    <w:rsid w:val="00DB26AF"/>
    <w:rsid w:val="00DB29FE"/>
    <w:rsid w:val="00DB2AB7"/>
    <w:rsid w:val="00DB2BB2"/>
    <w:rsid w:val="00DB2CC0"/>
    <w:rsid w:val="00DB2F94"/>
    <w:rsid w:val="00DB2FE5"/>
    <w:rsid w:val="00DB3106"/>
    <w:rsid w:val="00DB3254"/>
    <w:rsid w:val="00DB391F"/>
    <w:rsid w:val="00DB3CA9"/>
    <w:rsid w:val="00DB403B"/>
    <w:rsid w:val="00DB40CC"/>
    <w:rsid w:val="00DB4147"/>
    <w:rsid w:val="00DB4415"/>
    <w:rsid w:val="00DB445B"/>
    <w:rsid w:val="00DB4531"/>
    <w:rsid w:val="00DB4CA3"/>
    <w:rsid w:val="00DB5145"/>
    <w:rsid w:val="00DB51AD"/>
    <w:rsid w:val="00DB5267"/>
    <w:rsid w:val="00DB5A2B"/>
    <w:rsid w:val="00DB5D0E"/>
    <w:rsid w:val="00DB619D"/>
    <w:rsid w:val="00DB621E"/>
    <w:rsid w:val="00DB66D2"/>
    <w:rsid w:val="00DB674B"/>
    <w:rsid w:val="00DB685D"/>
    <w:rsid w:val="00DB689E"/>
    <w:rsid w:val="00DB69DE"/>
    <w:rsid w:val="00DB6A25"/>
    <w:rsid w:val="00DB6C82"/>
    <w:rsid w:val="00DB7309"/>
    <w:rsid w:val="00DB7315"/>
    <w:rsid w:val="00DB741D"/>
    <w:rsid w:val="00DB7560"/>
    <w:rsid w:val="00DB7588"/>
    <w:rsid w:val="00DB7819"/>
    <w:rsid w:val="00DB7932"/>
    <w:rsid w:val="00DB7BE4"/>
    <w:rsid w:val="00DB7D24"/>
    <w:rsid w:val="00DB7F22"/>
    <w:rsid w:val="00DC01C7"/>
    <w:rsid w:val="00DC069D"/>
    <w:rsid w:val="00DC0A9F"/>
    <w:rsid w:val="00DC0AB9"/>
    <w:rsid w:val="00DC0C81"/>
    <w:rsid w:val="00DC0CD4"/>
    <w:rsid w:val="00DC10DE"/>
    <w:rsid w:val="00DC129D"/>
    <w:rsid w:val="00DC1731"/>
    <w:rsid w:val="00DC199F"/>
    <w:rsid w:val="00DC19DB"/>
    <w:rsid w:val="00DC1A1B"/>
    <w:rsid w:val="00DC1B29"/>
    <w:rsid w:val="00DC1CF5"/>
    <w:rsid w:val="00DC1FE9"/>
    <w:rsid w:val="00DC2120"/>
    <w:rsid w:val="00DC2268"/>
    <w:rsid w:val="00DC2283"/>
    <w:rsid w:val="00DC2522"/>
    <w:rsid w:val="00DC25CC"/>
    <w:rsid w:val="00DC28D4"/>
    <w:rsid w:val="00DC2907"/>
    <w:rsid w:val="00DC2D80"/>
    <w:rsid w:val="00DC2EE6"/>
    <w:rsid w:val="00DC32D5"/>
    <w:rsid w:val="00DC33FC"/>
    <w:rsid w:val="00DC3597"/>
    <w:rsid w:val="00DC35F9"/>
    <w:rsid w:val="00DC36B2"/>
    <w:rsid w:val="00DC3755"/>
    <w:rsid w:val="00DC38C0"/>
    <w:rsid w:val="00DC3D1C"/>
    <w:rsid w:val="00DC4037"/>
    <w:rsid w:val="00DC40E4"/>
    <w:rsid w:val="00DC47DC"/>
    <w:rsid w:val="00DC4BBF"/>
    <w:rsid w:val="00DC4D3B"/>
    <w:rsid w:val="00DC4F98"/>
    <w:rsid w:val="00DC5002"/>
    <w:rsid w:val="00DC549A"/>
    <w:rsid w:val="00DC5652"/>
    <w:rsid w:val="00DC5708"/>
    <w:rsid w:val="00DC58E4"/>
    <w:rsid w:val="00DC5995"/>
    <w:rsid w:val="00DC5C29"/>
    <w:rsid w:val="00DC5E68"/>
    <w:rsid w:val="00DC65E2"/>
    <w:rsid w:val="00DC6657"/>
    <w:rsid w:val="00DC6B04"/>
    <w:rsid w:val="00DC6CA3"/>
    <w:rsid w:val="00DC6E81"/>
    <w:rsid w:val="00DC72B2"/>
    <w:rsid w:val="00DC7801"/>
    <w:rsid w:val="00DC7B46"/>
    <w:rsid w:val="00DC7BDD"/>
    <w:rsid w:val="00DC7CAA"/>
    <w:rsid w:val="00DC7E2E"/>
    <w:rsid w:val="00DC7E5D"/>
    <w:rsid w:val="00DC7F57"/>
    <w:rsid w:val="00DC7F61"/>
    <w:rsid w:val="00DC7F78"/>
    <w:rsid w:val="00DC7F85"/>
    <w:rsid w:val="00DD0224"/>
    <w:rsid w:val="00DD07DE"/>
    <w:rsid w:val="00DD0AEB"/>
    <w:rsid w:val="00DD0FEB"/>
    <w:rsid w:val="00DD115F"/>
    <w:rsid w:val="00DD14C2"/>
    <w:rsid w:val="00DD1A7F"/>
    <w:rsid w:val="00DD1AC6"/>
    <w:rsid w:val="00DD1CB1"/>
    <w:rsid w:val="00DD1D78"/>
    <w:rsid w:val="00DD1E82"/>
    <w:rsid w:val="00DD1E92"/>
    <w:rsid w:val="00DD1F20"/>
    <w:rsid w:val="00DD1F3F"/>
    <w:rsid w:val="00DD231E"/>
    <w:rsid w:val="00DD234F"/>
    <w:rsid w:val="00DD248C"/>
    <w:rsid w:val="00DD252C"/>
    <w:rsid w:val="00DD2A8C"/>
    <w:rsid w:val="00DD2B49"/>
    <w:rsid w:val="00DD2C8F"/>
    <w:rsid w:val="00DD2D07"/>
    <w:rsid w:val="00DD2DF8"/>
    <w:rsid w:val="00DD2F4A"/>
    <w:rsid w:val="00DD2F75"/>
    <w:rsid w:val="00DD2FC7"/>
    <w:rsid w:val="00DD37BF"/>
    <w:rsid w:val="00DD3805"/>
    <w:rsid w:val="00DD38BD"/>
    <w:rsid w:val="00DD39F9"/>
    <w:rsid w:val="00DD3CDE"/>
    <w:rsid w:val="00DD3E5E"/>
    <w:rsid w:val="00DD3EED"/>
    <w:rsid w:val="00DD4063"/>
    <w:rsid w:val="00DD43EB"/>
    <w:rsid w:val="00DD4401"/>
    <w:rsid w:val="00DD45CE"/>
    <w:rsid w:val="00DD469C"/>
    <w:rsid w:val="00DD48E2"/>
    <w:rsid w:val="00DD4BBF"/>
    <w:rsid w:val="00DD4F2C"/>
    <w:rsid w:val="00DD50CA"/>
    <w:rsid w:val="00DD56F2"/>
    <w:rsid w:val="00DD570D"/>
    <w:rsid w:val="00DD58FF"/>
    <w:rsid w:val="00DD5A63"/>
    <w:rsid w:val="00DD5D62"/>
    <w:rsid w:val="00DD6142"/>
    <w:rsid w:val="00DD6977"/>
    <w:rsid w:val="00DD6CDA"/>
    <w:rsid w:val="00DD7137"/>
    <w:rsid w:val="00DD7145"/>
    <w:rsid w:val="00DD7219"/>
    <w:rsid w:val="00DD771C"/>
    <w:rsid w:val="00DD7899"/>
    <w:rsid w:val="00DD794D"/>
    <w:rsid w:val="00DD79B2"/>
    <w:rsid w:val="00DD7A74"/>
    <w:rsid w:val="00DE0171"/>
    <w:rsid w:val="00DE0322"/>
    <w:rsid w:val="00DE0500"/>
    <w:rsid w:val="00DE0981"/>
    <w:rsid w:val="00DE0A34"/>
    <w:rsid w:val="00DE0C59"/>
    <w:rsid w:val="00DE1385"/>
    <w:rsid w:val="00DE17BA"/>
    <w:rsid w:val="00DE18F3"/>
    <w:rsid w:val="00DE1A8A"/>
    <w:rsid w:val="00DE1B6A"/>
    <w:rsid w:val="00DE1C42"/>
    <w:rsid w:val="00DE1D88"/>
    <w:rsid w:val="00DE215C"/>
    <w:rsid w:val="00DE2504"/>
    <w:rsid w:val="00DE2716"/>
    <w:rsid w:val="00DE2AAE"/>
    <w:rsid w:val="00DE2B00"/>
    <w:rsid w:val="00DE2DCC"/>
    <w:rsid w:val="00DE30AE"/>
    <w:rsid w:val="00DE313E"/>
    <w:rsid w:val="00DE34E9"/>
    <w:rsid w:val="00DE3588"/>
    <w:rsid w:val="00DE3675"/>
    <w:rsid w:val="00DE37FD"/>
    <w:rsid w:val="00DE3BAF"/>
    <w:rsid w:val="00DE3D26"/>
    <w:rsid w:val="00DE3F99"/>
    <w:rsid w:val="00DE4308"/>
    <w:rsid w:val="00DE4521"/>
    <w:rsid w:val="00DE498E"/>
    <w:rsid w:val="00DE4AB4"/>
    <w:rsid w:val="00DE4B6E"/>
    <w:rsid w:val="00DE4D68"/>
    <w:rsid w:val="00DE4F72"/>
    <w:rsid w:val="00DE5025"/>
    <w:rsid w:val="00DE52C6"/>
    <w:rsid w:val="00DE560E"/>
    <w:rsid w:val="00DE5662"/>
    <w:rsid w:val="00DE5718"/>
    <w:rsid w:val="00DE572B"/>
    <w:rsid w:val="00DE5AA4"/>
    <w:rsid w:val="00DE5C69"/>
    <w:rsid w:val="00DE5DC2"/>
    <w:rsid w:val="00DE61B7"/>
    <w:rsid w:val="00DE61D4"/>
    <w:rsid w:val="00DE634B"/>
    <w:rsid w:val="00DE64E4"/>
    <w:rsid w:val="00DE6540"/>
    <w:rsid w:val="00DE66A8"/>
    <w:rsid w:val="00DE67AF"/>
    <w:rsid w:val="00DE6A55"/>
    <w:rsid w:val="00DE6AB2"/>
    <w:rsid w:val="00DE6C05"/>
    <w:rsid w:val="00DE6CE7"/>
    <w:rsid w:val="00DE6E0E"/>
    <w:rsid w:val="00DE6E34"/>
    <w:rsid w:val="00DE6EAB"/>
    <w:rsid w:val="00DE6FDD"/>
    <w:rsid w:val="00DE70A7"/>
    <w:rsid w:val="00DE7605"/>
    <w:rsid w:val="00DE77CC"/>
    <w:rsid w:val="00DE79D8"/>
    <w:rsid w:val="00DE7F18"/>
    <w:rsid w:val="00DF0193"/>
    <w:rsid w:val="00DF02E8"/>
    <w:rsid w:val="00DF065A"/>
    <w:rsid w:val="00DF07D4"/>
    <w:rsid w:val="00DF089B"/>
    <w:rsid w:val="00DF09D0"/>
    <w:rsid w:val="00DF0A64"/>
    <w:rsid w:val="00DF0BB5"/>
    <w:rsid w:val="00DF0BCD"/>
    <w:rsid w:val="00DF0C40"/>
    <w:rsid w:val="00DF1189"/>
    <w:rsid w:val="00DF11B7"/>
    <w:rsid w:val="00DF1606"/>
    <w:rsid w:val="00DF1615"/>
    <w:rsid w:val="00DF17CA"/>
    <w:rsid w:val="00DF1856"/>
    <w:rsid w:val="00DF1884"/>
    <w:rsid w:val="00DF18D0"/>
    <w:rsid w:val="00DF1994"/>
    <w:rsid w:val="00DF1A76"/>
    <w:rsid w:val="00DF1B9E"/>
    <w:rsid w:val="00DF1D74"/>
    <w:rsid w:val="00DF2004"/>
    <w:rsid w:val="00DF2282"/>
    <w:rsid w:val="00DF228A"/>
    <w:rsid w:val="00DF27EB"/>
    <w:rsid w:val="00DF285D"/>
    <w:rsid w:val="00DF2C45"/>
    <w:rsid w:val="00DF2C5B"/>
    <w:rsid w:val="00DF2D63"/>
    <w:rsid w:val="00DF2DC7"/>
    <w:rsid w:val="00DF30AD"/>
    <w:rsid w:val="00DF30CB"/>
    <w:rsid w:val="00DF3364"/>
    <w:rsid w:val="00DF36B2"/>
    <w:rsid w:val="00DF385B"/>
    <w:rsid w:val="00DF39DB"/>
    <w:rsid w:val="00DF3A29"/>
    <w:rsid w:val="00DF3BF1"/>
    <w:rsid w:val="00DF3C0D"/>
    <w:rsid w:val="00DF3C8F"/>
    <w:rsid w:val="00DF405C"/>
    <w:rsid w:val="00DF4280"/>
    <w:rsid w:val="00DF478A"/>
    <w:rsid w:val="00DF496D"/>
    <w:rsid w:val="00DF4C25"/>
    <w:rsid w:val="00DF4DF0"/>
    <w:rsid w:val="00DF4EA4"/>
    <w:rsid w:val="00DF4F27"/>
    <w:rsid w:val="00DF4F28"/>
    <w:rsid w:val="00DF5211"/>
    <w:rsid w:val="00DF5372"/>
    <w:rsid w:val="00DF5436"/>
    <w:rsid w:val="00DF56F1"/>
    <w:rsid w:val="00DF57FE"/>
    <w:rsid w:val="00DF58B3"/>
    <w:rsid w:val="00DF6548"/>
    <w:rsid w:val="00DF65A7"/>
    <w:rsid w:val="00DF66BA"/>
    <w:rsid w:val="00DF6DDC"/>
    <w:rsid w:val="00DF6F12"/>
    <w:rsid w:val="00DF6F6A"/>
    <w:rsid w:val="00DF7053"/>
    <w:rsid w:val="00DF736B"/>
    <w:rsid w:val="00DF7527"/>
    <w:rsid w:val="00DF75AF"/>
    <w:rsid w:val="00DF78C5"/>
    <w:rsid w:val="00DF7969"/>
    <w:rsid w:val="00DF7A4A"/>
    <w:rsid w:val="00DF7ABE"/>
    <w:rsid w:val="00DF7BF4"/>
    <w:rsid w:val="00DF7C69"/>
    <w:rsid w:val="00E0036E"/>
    <w:rsid w:val="00E006A7"/>
    <w:rsid w:val="00E0072E"/>
    <w:rsid w:val="00E009D8"/>
    <w:rsid w:val="00E00A3E"/>
    <w:rsid w:val="00E00DCA"/>
    <w:rsid w:val="00E00E91"/>
    <w:rsid w:val="00E00F4F"/>
    <w:rsid w:val="00E00F67"/>
    <w:rsid w:val="00E01460"/>
    <w:rsid w:val="00E01679"/>
    <w:rsid w:val="00E0169A"/>
    <w:rsid w:val="00E01822"/>
    <w:rsid w:val="00E018DC"/>
    <w:rsid w:val="00E01AD6"/>
    <w:rsid w:val="00E01D4A"/>
    <w:rsid w:val="00E01D8E"/>
    <w:rsid w:val="00E01F36"/>
    <w:rsid w:val="00E0232E"/>
    <w:rsid w:val="00E02824"/>
    <w:rsid w:val="00E029FB"/>
    <w:rsid w:val="00E02A99"/>
    <w:rsid w:val="00E02C01"/>
    <w:rsid w:val="00E02CE2"/>
    <w:rsid w:val="00E031E9"/>
    <w:rsid w:val="00E03421"/>
    <w:rsid w:val="00E037E8"/>
    <w:rsid w:val="00E03A64"/>
    <w:rsid w:val="00E03A89"/>
    <w:rsid w:val="00E03B5B"/>
    <w:rsid w:val="00E03BC0"/>
    <w:rsid w:val="00E03E0F"/>
    <w:rsid w:val="00E03EBC"/>
    <w:rsid w:val="00E03FBF"/>
    <w:rsid w:val="00E04008"/>
    <w:rsid w:val="00E040E8"/>
    <w:rsid w:val="00E0433E"/>
    <w:rsid w:val="00E044F9"/>
    <w:rsid w:val="00E045CD"/>
    <w:rsid w:val="00E048D6"/>
    <w:rsid w:val="00E04CBE"/>
    <w:rsid w:val="00E04F74"/>
    <w:rsid w:val="00E0522E"/>
    <w:rsid w:val="00E053FF"/>
    <w:rsid w:val="00E0586A"/>
    <w:rsid w:val="00E05910"/>
    <w:rsid w:val="00E059AD"/>
    <w:rsid w:val="00E05CAA"/>
    <w:rsid w:val="00E05FD6"/>
    <w:rsid w:val="00E063B1"/>
    <w:rsid w:val="00E06551"/>
    <w:rsid w:val="00E065D2"/>
    <w:rsid w:val="00E06D76"/>
    <w:rsid w:val="00E06E94"/>
    <w:rsid w:val="00E07000"/>
    <w:rsid w:val="00E07004"/>
    <w:rsid w:val="00E07111"/>
    <w:rsid w:val="00E07AA3"/>
    <w:rsid w:val="00E07CD8"/>
    <w:rsid w:val="00E104BB"/>
    <w:rsid w:val="00E1058F"/>
    <w:rsid w:val="00E1067B"/>
    <w:rsid w:val="00E107D5"/>
    <w:rsid w:val="00E10880"/>
    <w:rsid w:val="00E10B85"/>
    <w:rsid w:val="00E10FC0"/>
    <w:rsid w:val="00E11142"/>
    <w:rsid w:val="00E112FF"/>
    <w:rsid w:val="00E117E5"/>
    <w:rsid w:val="00E11CD0"/>
    <w:rsid w:val="00E11E5D"/>
    <w:rsid w:val="00E11FDD"/>
    <w:rsid w:val="00E1200B"/>
    <w:rsid w:val="00E12496"/>
    <w:rsid w:val="00E12604"/>
    <w:rsid w:val="00E12824"/>
    <w:rsid w:val="00E12C39"/>
    <w:rsid w:val="00E12CFE"/>
    <w:rsid w:val="00E13945"/>
    <w:rsid w:val="00E139A4"/>
    <w:rsid w:val="00E13A55"/>
    <w:rsid w:val="00E13AC8"/>
    <w:rsid w:val="00E13D3A"/>
    <w:rsid w:val="00E140EC"/>
    <w:rsid w:val="00E1417F"/>
    <w:rsid w:val="00E141C3"/>
    <w:rsid w:val="00E144AA"/>
    <w:rsid w:val="00E14A57"/>
    <w:rsid w:val="00E1511E"/>
    <w:rsid w:val="00E15126"/>
    <w:rsid w:val="00E151F5"/>
    <w:rsid w:val="00E1524C"/>
    <w:rsid w:val="00E15366"/>
    <w:rsid w:val="00E15556"/>
    <w:rsid w:val="00E155F6"/>
    <w:rsid w:val="00E15750"/>
    <w:rsid w:val="00E15980"/>
    <w:rsid w:val="00E159FD"/>
    <w:rsid w:val="00E15AD8"/>
    <w:rsid w:val="00E15C08"/>
    <w:rsid w:val="00E15E65"/>
    <w:rsid w:val="00E16200"/>
    <w:rsid w:val="00E166F1"/>
    <w:rsid w:val="00E168C2"/>
    <w:rsid w:val="00E16CA1"/>
    <w:rsid w:val="00E17403"/>
    <w:rsid w:val="00E1776E"/>
    <w:rsid w:val="00E177A8"/>
    <w:rsid w:val="00E177AF"/>
    <w:rsid w:val="00E17C47"/>
    <w:rsid w:val="00E204F6"/>
    <w:rsid w:val="00E20A47"/>
    <w:rsid w:val="00E20E7A"/>
    <w:rsid w:val="00E20EEF"/>
    <w:rsid w:val="00E2115A"/>
    <w:rsid w:val="00E215E5"/>
    <w:rsid w:val="00E2171D"/>
    <w:rsid w:val="00E217C6"/>
    <w:rsid w:val="00E218AE"/>
    <w:rsid w:val="00E21A92"/>
    <w:rsid w:val="00E21B6F"/>
    <w:rsid w:val="00E21D01"/>
    <w:rsid w:val="00E21F07"/>
    <w:rsid w:val="00E220D7"/>
    <w:rsid w:val="00E2280E"/>
    <w:rsid w:val="00E22B9B"/>
    <w:rsid w:val="00E22F48"/>
    <w:rsid w:val="00E23116"/>
    <w:rsid w:val="00E237B4"/>
    <w:rsid w:val="00E238C7"/>
    <w:rsid w:val="00E23D1C"/>
    <w:rsid w:val="00E242C3"/>
    <w:rsid w:val="00E242CF"/>
    <w:rsid w:val="00E245CC"/>
    <w:rsid w:val="00E24752"/>
    <w:rsid w:val="00E2490B"/>
    <w:rsid w:val="00E24950"/>
    <w:rsid w:val="00E24B3E"/>
    <w:rsid w:val="00E24DB0"/>
    <w:rsid w:val="00E25486"/>
    <w:rsid w:val="00E2551D"/>
    <w:rsid w:val="00E2552B"/>
    <w:rsid w:val="00E2574E"/>
    <w:rsid w:val="00E257A0"/>
    <w:rsid w:val="00E257BE"/>
    <w:rsid w:val="00E257FF"/>
    <w:rsid w:val="00E2584A"/>
    <w:rsid w:val="00E2598E"/>
    <w:rsid w:val="00E25AFD"/>
    <w:rsid w:val="00E25C03"/>
    <w:rsid w:val="00E25C42"/>
    <w:rsid w:val="00E261C7"/>
    <w:rsid w:val="00E2652C"/>
    <w:rsid w:val="00E26BF8"/>
    <w:rsid w:val="00E26C25"/>
    <w:rsid w:val="00E26D53"/>
    <w:rsid w:val="00E27523"/>
    <w:rsid w:val="00E2792C"/>
    <w:rsid w:val="00E279AB"/>
    <w:rsid w:val="00E27A22"/>
    <w:rsid w:val="00E27A3D"/>
    <w:rsid w:val="00E27B41"/>
    <w:rsid w:val="00E27B4A"/>
    <w:rsid w:val="00E27C8B"/>
    <w:rsid w:val="00E27E46"/>
    <w:rsid w:val="00E2F16D"/>
    <w:rsid w:val="00E3087F"/>
    <w:rsid w:val="00E3092E"/>
    <w:rsid w:val="00E30DEC"/>
    <w:rsid w:val="00E30E63"/>
    <w:rsid w:val="00E311D8"/>
    <w:rsid w:val="00E313BE"/>
    <w:rsid w:val="00E3169A"/>
    <w:rsid w:val="00E31ABD"/>
    <w:rsid w:val="00E31B9F"/>
    <w:rsid w:val="00E31BD1"/>
    <w:rsid w:val="00E31CE8"/>
    <w:rsid w:val="00E31FDF"/>
    <w:rsid w:val="00E31FEC"/>
    <w:rsid w:val="00E32046"/>
    <w:rsid w:val="00E320FF"/>
    <w:rsid w:val="00E32139"/>
    <w:rsid w:val="00E32340"/>
    <w:rsid w:val="00E324B4"/>
    <w:rsid w:val="00E3257D"/>
    <w:rsid w:val="00E32B44"/>
    <w:rsid w:val="00E33021"/>
    <w:rsid w:val="00E33036"/>
    <w:rsid w:val="00E330A9"/>
    <w:rsid w:val="00E33105"/>
    <w:rsid w:val="00E332CA"/>
    <w:rsid w:val="00E33349"/>
    <w:rsid w:val="00E338C3"/>
    <w:rsid w:val="00E3391D"/>
    <w:rsid w:val="00E34052"/>
    <w:rsid w:val="00E340DB"/>
    <w:rsid w:val="00E341A1"/>
    <w:rsid w:val="00E34217"/>
    <w:rsid w:val="00E3431A"/>
    <w:rsid w:val="00E34567"/>
    <w:rsid w:val="00E34693"/>
    <w:rsid w:val="00E346A2"/>
    <w:rsid w:val="00E346D6"/>
    <w:rsid w:val="00E3500E"/>
    <w:rsid w:val="00E3511D"/>
    <w:rsid w:val="00E353D2"/>
    <w:rsid w:val="00E3540C"/>
    <w:rsid w:val="00E3597A"/>
    <w:rsid w:val="00E36367"/>
    <w:rsid w:val="00E36492"/>
    <w:rsid w:val="00E365E7"/>
    <w:rsid w:val="00E36712"/>
    <w:rsid w:val="00E36888"/>
    <w:rsid w:val="00E36CD6"/>
    <w:rsid w:val="00E36F1E"/>
    <w:rsid w:val="00E36F32"/>
    <w:rsid w:val="00E37235"/>
    <w:rsid w:val="00E37263"/>
    <w:rsid w:val="00E37292"/>
    <w:rsid w:val="00E37A80"/>
    <w:rsid w:val="00E37C73"/>
    <w:rsid w:val="00E37E32"/>
    <w:rsid w:val="00E37F63"/>
    <w:rsid w:val="00E37FEA"/>
    <w:rsid w:val="00E404BB"/>
    <w:rsid w:val="00E40547"/>
    <w:rsid w:val="00E40599"/>
    <w:rsid w:val="00E409C2"/>
    <w:rsid w:val="00E40CC7"/>
    <w:rsid w:val="00E40E83"/>
    <w:rsid w:val="00E40FC7"/>
    <w:rsid w:val="00E4100C"/>
    <w:rsid w:val="00E4127C"/>
    <w:rsid w:val="00E4146F"/>
    <w:rsid w:val="00E41625"/>
    <w:rsid w:val="00E4179F"/>
    <w:rsid w:val="00E41CFC"/>
    <w:rsid w:val="00E41E37"/>
    <w:rsid w:val="00E41EC3"/>
    <w:rsid w:val="00E4229C"/>
    <w:rsid w:val="00E426B1"/>
    <w:rsid w:val="00E427BF"/>
    <w:rsid w:val="00E428C0"/>
    <w:rsid w:val="00E42B89"/>
    <w:rsid w:val="00E42DD6"/>
    <w:rsid w:val="00E42E55"/>
    <w:rsid w:val="00E430E3"/>
    <w:rsid w:val="00E430F4"/>
    <w:rsid w:val="00E43168"/>
    <w:rsid w:val="00E432E7"/>
    <w:rsid w:val="00E433AA"/>
    <w:rsid w:val="00E4355A"/>
    <w:rsid w:val="00E438A5"/>
    <w:rsid w:val="00E43972"/>
    <w:rsid w:val="00E4398C"/>
    <w:rsid w:val="00E43A27"/>
    <w:rsid w:val="00E43AB5"/>
    <w:rsid w:val="00E43E1C"/>
    <w:rsid w:val="00E44034"/>
    <w:rsid w:val="00E444CC"/>
    <w:rsid w:val="00E445B8"/>
    <w:rsid w:val="00E44621"/>
    <w:rsid w:val="00E4482C"/>
    <w:rsid w:val="00E44939"/>
    <w:rsid w:val="00E44A8D"/>
    <w:rsid w:val="00E44B10"/>
    <w:rsid w:val="00E44D23"/>
    <w:rsid w:val="00E44F36"/>
    <w:rsid w:val="00E45745"/>
    <w:rsid w:val="00E459FA"/>
    <w:rsid w:val="00E45A81"/>
    <w:rsid w:val="00E45AE8"/>
    <w:rsid w:val="00E45B16"/>
    <w:rsid w:val="00E461AA"/>
    <w:rsid w:val="00E46270"/>
    <w:rsid w:val="00E46342"/>
    <w:rsid w:val="00E465F2"/>
    <w:rsid w:val="00E46675"/>
    <w:rsid w:val="00E469B7"/>
    <w:rsid w:val="00E46B7E"/>
    <w:rsid w:val="00E46B81"/>
    <w:rsid w:val="00E46BFA"/>
    <w:rsid w:val="00E46FA3"/>
    <w:rsid w:val="00E47288"/>
    <w:rsid w:val="00E476DD"/>
    <w:rsid w:val="00E477A2"/>
    <w:rsid w:val="00E4798D"/>
    <w:rsid w:val="00E47C6B"/>
    <w:rsid w:val="00E47D94"/>
    <w:rsid w:val="00E50561"/>
    <w:rsid w:val="00E505E7"/>
    <w:rsid w:val="00E5063E"/>
    <w:rsid w:val="00E512A2"/>
    <w:rsid w:val="00E5137E"/>
    <w:rsid w:val="00E5155E"/>
    <w:rsid w:val="00E51591"/>
    <w:rsid w:val="00E516BB"/>
    <w:rsid w:val="00E51800"/>
    <w:rsid w:val="00E518E1"/>
    <w:rsid w:val="00E5194E"/>
    <w:rsid w:val="00E51A2D"/>
    <w:rsid w:val="00E51C23"/>
    <w:rsid w:val="00E51CAF"/>
    <w:rsid w:val="00E51CD1"/>
    <w:rsid w:val="00E520F1"/>
    <w:rsid w:val="00E52143"/>
    <w:rsid w:val="00E52174"/>
    <w:rsid w:val="00E5254D"/>
    <w:rsid w:val="00E52561"/>
    <w:rsid w:val="00E5291B"/>
    <w:rsid w:val="00E529D9"/>
    <w:rsid w:val="00E52B4F"/>
    <w:rsid w:val="00E52C55"/>
    <w:rsid w:val="00E52D5F"/>
    <w:rsid w:val="00E52D7E"/>
    <w:rsid w:val="00E52D9A"/>
    <w:rsid w:val="00E52F8C"/>
    <w:rsid w:val="00E532DC"/>
    <w:rsid w:val="00E53494"/>
    <w:rsid w:val="00E53999"/>
    <w:rsid w:val="00E539A1"/>
    <w:rsid w:val="00E53CF6"/>
    <w:rsid w:val="00E53FAB"/>
    <w:rsid w:val="00E541AD"/>
    <w:rsid w:val="00E5427B"/>
    <w:rsid w:val="00E54A8A"/>
    <w:rsid w:val="00E54AF5"/>
    <w:rsid w:val="00E54C23"/>
    <w:rsid w:val="00E55259"/>
    <w:rsid w:val="00E55310"/>
    <w:rsid w:val="00E5585C"/>
    <w:rsid w:val="00E55A46"/>
    <w:rsid w:val="00E56276"/>
    <w:rsid w:val="00E56773"/>
    <w:rsid w:val="00E56944"/>
    <w:rsid w:val="00E56D70"/>
    <w:rsid w:val="00E56DC7"/>
    <w:rsid w:val="00E56E93"/>
    <w:rsid w:val="00E56EE4"/>
    <w:rsid w:val="00E56F66"/>
    <w:rsid w:val="00E57671"/>
    <w:rsid w:val="00E579DB"/>
    <w:rsid w:val="00E57D02"/>
    <w:rsid w:val="00E57D73"/>
    <w:rsid w:val="00E57DA5"/>
    <w:rsid w:val="00E57DB2"/>
    <w:rsid w:val="00E57E2F"/>
    <w:rsid w:val="00E57EDB"/>
    <w:rsid w:val="00E6023E"/>
    <w:rsid w:val="00E6030E"/>
    <w:rsid w:val="00E60626"/>
    <w:rsid w:val="00E60678"/>
    <w:rsid w:val="00E60722"/>
    <w:rsid w:val="00E60871"/>
    <w:rsid w:val="00E609BD"/>
    <w:rsid w:val="00E609EC"/>
    <w:rsid w:val="00E60DD8"/>
    <w:rsid w:val="00E6120A"/>
    <w:rsid w:val="00E61214"/>
    <w:rsid w:val="00E6148B"/>
    <w:rsid w:val="00E618E9"/>
    <w:rsid w:val="00E618FF"/>
    <w:rsid w:val="00E619AF"/>
    <w:rsid w:val="00E61BAE"/>
    <w:rsid w:val="00E61DF8"/>
    <w:rsid w:val="00E61F2C"/>
    <w:rsid w:val="00E61F62"/>
    <w:rsid w:val="00E62056"/>
    <w:rsid w:val="00E623EA"/>
    <w:rsid w:val="00E624CE"/>
    <w:rsid w:val="00E6274D"/>
    <w:rsid w:val="00E62A5D"/>
    <w:rsid w:val="00E62B84"/>
    <w:rsid w:val="00E62F41"/>
    <w:rsid w:val="00E6338D"/>
    <w:rsid w:val="00E6341E"/>
    <w:rsid w:val="00E63614"/>
    <w:rsid w:val="00E63A5B"/>
    <w:rsid w:val="00E63D6D"/>
    <w:rsid w:val="00E63DB5"/>
    <w:rsid w:val="00E64087"/>
    <w:rsid w:val="00E6433B"/>
    <w:rsid w:val="00E64406"/>
    <w:rsid w:val="00E64471"/>
    <w:rsid w:val="00E6471E"/>
    <w:rsid w:val="00E6483F"/>
    <w:rsid w:val="00E64912"/>
    <w:rsid w:val="00E64C3E"/>
    <w:rsid w:val="00E64D58"/>
    <w:rsid w:val="00E6508E"/>
    <w:rsid w:val="00E654BC"/>
    <w:rsid w:val="00E654FF"/>
    <w:rsid w:val="00E6569E"/>
    <w:rsid w:val="00E65982"/>
    <w:rsid w:val="00E65E23"/>
    <w:rsid w:val="00E65E60"/>
    <w:rsid w:val="00E65EC5"/>
    <w:rsid w:val="00E66081"/>
    <w:rsid w:val="00E6626E"/>
    <w:rsid w:val="00E665FF"/>
    <w:rsid w:val="00E6663D"/>
    <w:rsid w:val="00E66640"/>
    <w:rsid w:val="00E6679C"/>
    <w:rsid w:val="00E667A2"/>
    <w:rsid w:val="00E66DD9"/>
    <w:rsid w:val="00E66E77"/>
    <w:rsid w:val="00E66F2D"/>
    <w:rsid w:val="00E66F94"/>
    <w:rsid w:val="00E66FE8"/>
    <w:rsid w:val="00E67042"/>
    <w:rsid w:val="00E67201"/>
    <w:rsid w:val="00E67363"/>
    <w:rsid w:val="00E6741E"/>
    <w:rsid w:val="00E676AA"/>
    <w:rsid w:val="00E6779C"/>
    <w:rsid w:val="00E67B10"/>
    <w:rsid w:val="00E67B6A"/>
    <w:rsid w:val="00E67D9B"/>
    <w:rsid w:val="00E67F55"/>
    <w:rsid w:val="00E70200"/>
    <w:rsid w:val="00E7041D"/>
    <w:rsid w:val="00E70556"/>
    <w:rsid w:val="00E707A4"/>
    <w:rsid w:val="00E709C9"/>
    <w:rsid w:val="00E70A59"/>
    <w:rsid w:val="00E70B6D"/>
    <w:rsid w:val="00E70C07"/>
    <w:rsid w:val="00E70DFE"/>
    <w:rsid w:val="00E70EBF"/>
    <w:rsid w:val="00E71049"/>
    <w:rsid w:val="00E71320"/>
    <w:rsid w:val="00E71846"/>
    <w:rsid w:val="00E71974"/>
    <w:rsid w:val="00E7197F"/>
    <w:rsid w:val="00E71AF2"/>
    <w:rsid w:val="00E71DEF"/>
    <w:rsid w:val="00E728A0"/>
    <w:rsid w:val="00E72B6D"/>
    <w:rsid w:val="00E730A1"/>
    <w:rsid w:val="00E7313E"/>
    <w:rsid w:val="00E73204"/>
    <w:rsid w:val="00E73369"/>
    <w:rsid w:val="00E73575"/>
    <w:rsid w:val="00E7365D"/>
    <w:rsid w:val="00E737C3"/>
    <w:rsid w:val="00E738E1"/>
    <w:rsid w:val="00E73964"/>
    <w:rsid w:val="00E7398E"/>
    <w:rsid w:val="00E73AD5"/>
    <w:rsid w:val="00E73B09"/>
    <w:rsid w:val="00E7415C"/>
    <w:rsid w:val="00E745C6"/>
    <w:rsid w:val="00E74B3E"/>
    <w:rsid w:val="00E74C6A"/>
    <w:rsid w:val="00E74D6E"/>
    <w:rsid w:val="00E74EE6"/>
    <w:rsid w:val="00E7512F"/>
    <w:rsid w:val="00E7558F"/>
    <w:rsid w:val="00E759DB"/>
    <w:rsid w:val="00E75C6B"/>
    <w:rsid w:val="00E75D09"/>
    <w:rsid w:val="00E7605A"/>
    <w:rsid w:val="00E7621B"/>
    <w:rsid w:val="00E7628E"/>
    <w:rsid w:val="00E76338"/>
    <w:rsid w:val="00E763B4"/>
    <w:rsid w:val="00E764F8"/>
    <w:rsid w:val="00E7664C"/>
    <w:rsid w:val="00E769D1"/>
    <w:rsid w:val="00E76A21"/>
    <w:rsid w:val="00E76C7C"/>
    <w:rsid w:val="00E76CB4"/>
    <w:rsid w:val="00E76F0A"/>
    <w:rsid w:val="00E771C5"/>
    <w:rsid w:val="00E7720A"/>
    <w:rsid w:val="00E77228"/>
    <w:rsid w:val="00E77378"/>
    <w:rsid w:val="00E774B1"/>
    <w:rsid w:val="00E7750F"/>
    <w:rsid w:val="00E775ED"/>
    <w:rsid w:val="00E77659"/>
    <w:rsid w:val="00E7777E"/>
    <w:rsid w:val="00E77B98"/>
    <w:rsid w:val="00E77C3F"/>
    <w:rsid w:val="00E77CAE"/>
    <w:rsid w:val="00E77FA4"/>
    <w:rsid w:val="00E806C7"/>
    <w:rsid w:val="00E806E5"/>
    <w:rsid w:val="00E80A22"/>
    <w:rsid w:val="00E80D86"/>
    <w:rsid w:val="00E80EE4"/>
    <w:rsid w:val="00E8122C"/>
    <w:rsid w:val="00E81613"/>
    <w:rsid w:val="00E81654"/>
    <w:rsid w:val="00E8172A"/>
    <w:rsid w:val="00E81788"/>
    <w:rsid w:val="00E817F3"/>
    <w:rsid w:val="00E81BC3"/>
    <w:rsid w:val="00E81C87"/>
    <w:rsid w:val="00E81FBF"/>
    <w:rsid w:val="00E82084"/>
    <w:rsid w:val="00E821FB"/>
    <w:rsid w:val="00E82419"/>
    <w:rsid w:val="00E8279A"/>
    <w:rsid w:val="00E82946"/>
    <w:rsid w:val="00E82A62"/>
    <w:rsid w:val="00E82BCD"/>
    <w:rsid w:val="00E82C05"/>
    <w:rsid w:val="00E82DE2"/>
    <w:rsid w:val="00E83166"/>
    <w:rsid w:val="00E83229"/>
    <w:rsid w:val="00E83292"/>
    <w:rsid w:val="00E8347C"/>
    <w:rsid w:val="00E8363D"/>
    <w:rsid w:val="00E837B7"/>
    <w:rsid w:val="00E83815"/>
    <w:rsid w:val="00E83C4E"/>
    <w:rsid w:val="00E83DDA"/>
    <w:rsid w:val="00E83DE9"/>
    <w:rsid w:val="00E83FBA"/>
    <w:rsid w:val="00E842C6"/>
    <w:rsid w:val="00E8430A"/>
    <w:rsid w:val="00E848CC"/>
    <w:rsid w:val="00E848DC"/>
    <w:rsid w:val="00E849AE"/>
    <w:rsid w:val="00E849B0"/>
    <w:rsid w:val="00E84AA6"/>
    <w:rsid w:val="00E84B00"/>
    <w:rsid w:val="00E84BDF"/>
    <w:rsid w:val="00E84D9A"/>
    <w:rsid w:val="00E8527C"/>
    <w:rsid w:val="00E85635"/>
    <w:rsid w:val="00E857F8"/>
    <w:rsid w:val="00E85D32"/>
    <w:rsid w:val="00E85D79"/>
    <w:rsid w:val="00E85F96"/>
    <w:rsid w:val="00E8615E"/>
    <w:rsid w:val="00E862A6"/>
    <w:rsid w:val="00E8649E"/>
    <w:rsid w:val="00E8653E"/>
    <w:rsid w:val="00E866F5"/>
    <w:rsid w:val="00E86763"/>
    <w:rsid w:val="00E86AFE"/>
    <w:rsid w:val="00E86C1B"/>
    <w:rsid w:val="00E86E49"/>
    <w:rsid w:val="00E871EC"/>
    <w:rsid w:val="00E87238"/>
    <w:rsid w:val="00E872B3"/>
    <w:rsid w:val="00E87545"/>
    <w:rsid w:val="00E8755D"/>
    <w:rsid w:val="00E87698"/>
    <w:rsid w:val="00E877DC"/>
    <w:rsid w:val="00E87C5E"/>
    <w:rsid w:val="00E87CB3"/>
    <w:rsid w:val="00E90533"/>
    <w:rsid w:val="00E9058A"/>
    <w:rsid w:val="00E905A1"/>
    <w:rsid w:val="00E90634"/>
    <w:rsid w:val="00E90727"/>
    <w:rsid w:val="00E9084D"/>
    <w:rsid w:val="00E90919"/>
    <w:rsid w:val="00E90B7E"/>
    <w:rsid w:val="00E90BF1"/>
    <w:rsid w:val="00E90F68"/>
    <w:rsid w:val="00E9126E"/>
    <w:rsid w:val="00E915F1"/>
    <w:rsid w:val="00E91A34"/>
    <w:rsid w:val="00E91A63"/>
    <w:rsid w:val="00E91AB5"/>
    <w:rsid w:val="00E91F3D"/>
    <w:rsid w:val="00E92141"/>
    <w:rsid w:val="00E92162"/>
    <w:rsid w:val="00E92364"/>
    <w:rsid w:val="00E92520"/>
    <w:rsid w:val="00E9285C"/>
    <w:rsid w:val="00E92B0C"/>
    <w:rsid w:val="00E92B28"/>
    <w:rsid w:val="00E92BAC"/>
    <w:rsid w:val="00E92C95"/>
    <w:rsid w:val="00E92EE1"/>
    <w:rsid w:val="00E9319D"/>
    <w:rsid w:val="00E937FA"/>
    <w:rsid w:val="00E93801"/>
    <w:rsid w:val="00E93C3D"/>
    <w:rsid w:val="00E93F7E"/>
    <w:rsid w:val="00E9429D"/>
    <w:rsid w:val="00E9434A"/>
    <w:rsid w:val="00E94375"/>
    <w:rsid w:val="00E949BC"/>
    <w:rsid w:val="00E94A15"/>
    <w:rsid w:val="00E94A91"/>
    <w:rsid w:val="00E94CB9"/>
    <w:rsid w:val="00E94F35"/>
    <w:rsid w:val="00E94FEB"/>
    <w:rsid w:val="00E94FF3"/>
    <w:rsid w:val="00E9533F"/>
    <w:rsid w:val="00E95389"/>
    <w:rsid w:val="00E955DB"/>
    <w:rsid w:val="00E95600"/>
    <w:rsid w:val="00E95C80"/>
    <w:rsid w:val="00E9604C"/>
    <w:rsid w:val="00E9676E"/>
    <w:rsid w:val="00E96781"/>
    <w:rsid w:val="00E9678E"/>
    <w:rsid w:val="00E96C16"/>
    <w:rsid w:val="00E96D76"/>
    <w:rsid w:val="00E96DA5"/>
    <w:rsid w:val="00E970F6"/>
    <w:rsid w:val="00E97190"/>
    <w:rsid w:val="00E972BA"/>
    <w:rsid w:val="00E973A3"/>
    <w:rsid w:val="00E97507"/>
    <w:rsid w:val="00E977A6"/>
    <w:rsid w:val="00E9785D"/>
    <w:rsid w:val="00E97B5D"/>
    <w:rsid w:val="00E97C5E"/>
    <w:rsid w:val="00EA050F"/>
    <w:rsid w:val="00EA066A"/>
    <w:rsid w:val="00EA07A5"/>
    <w:rsid w:val="00EA09C2"/>
    <w:rsid w:val="00EA0BA5"/>
    <w:rsid w:val="00EA0BCF"/>
    <w:rsid w:val="00EA0C07"/>
    <w:rsid w:val="00EA0C70"/>
    <w:rsid w:val="00EA0E88"/>
    <w:rsid w:val="00EA140F"/>
    <w:rsid w:val="00EA17B8"/>
    <w:rsid w:val="00EA17E2"/>
    <w:rsid w:val="00EA18B0"/>
    <w:rsid w:val="00EA1B7E"/>
    <w:rsid w:val="00EA215C"/>
    <w:rsid w:val="00EA21F7"/>
    <w:rsid w:val="00EA29B9"/>
    <w:rsid w:val="00EA2C3C"/>
    <w:rsid w:val="00EA2C6A"/>
    <w:rsid w:val="00EA2D4A"/>
    <w:rsid w:val="00EA3026"/>
    <w:rsid w:val="00EA31B7"/>
    <w:rsid w:val="00EA34EB"/>
    <w:rsid w:val="00EA35ED"/>
    <w:rsid w:val="00EA36E9"/>
    <w:rsid w:val="00EA382A"/>
    <w:rsid w:val="00EA398B"/>
    <w:rsid w:val="00EA3C86"/>
    <w:rsid w:val="00EA3CA5"/>
    <w:rsid w:val="00EA3E23"/>
    <w:rsid w:val="00EA3F8A"/>
    <w:rsid w:val="00EA453D"/>
    <w:rsid w:val="00EA4732"/>
    <w:rsid w:val="00EA4797"/>
    <w:rsid w:val="00EA4D60"/>
    <w:rsid w:val="00EA4D61"/>
    <w:rsid w:val="00EA50A7"/>
    <w:rsid w:val="00EA5128"/>
    <w:rsid w:val="00EA52FC"/>
    <w:rsid w:val="00EA55AB"/>
    <w:rsid w:val="00EA55E9"/>
    <w:rsid w:val="00EA56CF"/>
    <w:rsid w:val="00EA573F"/>
    <w:rsid w:val="00EA5767"/>
    <w:rsid w:val="00EA597C"/>
    <w:rsid w:val="00EA5AE6"/>
    <w:rsid w:val="00EA5BE6"/>
    <w:rsid w:val="00EA5E79"/>
    <w:rsid w:val="00EA665D"/>
    <w:rsid w:val="00EA6680"/>
    <w:rsid w:val="00EA6909"/>
    <w:rsid w:val="00EA6C3E"/>
    <w:rsid w:val="00EA6D6C"/>
    <w:rsid w:val="00EA6F46"/>
    <w:rsid w:val="00EA6FF0"/>
    <w:rsid w:val="00EA7012"/>
    <w:rsid w:val="00EA7194"/>
    <w:rsid w:val="00EA76D6"/>
    <w:rsid w:val="00EA77C2"/>
    <w:rsid w:val="00EA77F8"/>
    <w:rsid w:val="00EA77F9"/>
    <w:rsid w:val="00EA7AB6"/>
    <w:rsid w:val="00EA7B73"/>
    <w:rsid w:val="00EA7BA1"/>
    <w:rsid w:val="00EA7CAB"/>
    <w:rsid w:val="00EA7D89"/>
    <w:rsid w:val="00EB02B1"/>
    <w:rsid w:val="00EB0699"/>
    <w:rsid w:val="00EB08D5"/>
    <w:rsid w:val="00EB0B9A"/>
    <w:rsid w:val="00EB0D5A"/>
    <w:rsid w:val="00EB0E04"/>
    <w:rsid w:val="00EB1098"/>
    <w:rsid w:val="00EB111D"/>
    <w:rsid w:val="00EB1501"/>
    <w:rsid w:val="00EB16A9"/>
    <w:rsid w:val="00EB1783"/>
    <w:rsid w:val="00EB18A5"/>
    <w:rsid w:val="00EB21E4"/>
    <w:rsid w:val="00EB224C"/>
    <w:rsid w:val="00EB2291"/>
    <w:rsid w:val="00EB23C5"/>
    <w:rsid w:val="00EB2567"/>
    <w:rsid w:val="00EB26E9"/>
    <w:rsid w:val="00EB2A5F"/>
    <w:rsid w:val="00EB2CEE"/>
    <w:rsid w:val="00EB2E52"/>
    <w:rsid w:val="00EB3093"/>
    <w:rsid w:val="00EB316F"/>
    <w:rsid w:val="00EB32F6"/>
    <w:rsid w:val="00EB3578"/>
    <w:rsid w:val="00EB358C"/>
    <w:rsid w:val="00EB3596"/>
    <w:rsid w:val="00EB37CF"/>
    <w:rsid w:val="00EB38A7"/>
    <w:rsid w:val="00EB39AC"/>
    <w:rsid w:val="00EB3A3B"/>
    <w:rsid w:val="00EB43CB"/>
    <w:rsid w:val="00EB463F"/>
    <w:rsid w:val="00EB4894"/>
    <w:rsid w:val="00EB4EC1"/>
    <w:rsid w:val="00EB5136"/>
    <w:rsid w:val="00EB52F3"/>
    <w:rsid w:val="00EB54F0"/>
    <w:rsid w:val="00EB5532"/>
    <w:rsid w:val="00EB5753"/>
    <w:rsid w:val="00EB5BC0"/>
    <w:rsid w:val="00EB5F7C"/>
    <w:rsid w:val="00EB67D4"/>
    <w:rsid w:val="00EB7005"/>
    <w:rsid w:val="00EB76A7"/>
    <w:rsid w:val="00EB76CD"/>
    <w:rsid w:val="00EB788A"/>
    <w:rsid w:val="00EB7951"/>
    <w:rsid w:val="00EB7C27"/>
    <w:rsid w:val="00EB7D9E"/>
    <w:rsid w:val="00EB7F52"/>
    <w:rsid w:val="00EB7F8C"/>
    <w:rsid w:val="00EC02B6"/>
    <w:rsid w:val="00EC05F0"/>
    <w:rsid w:val="00EC0611"/>
    <w:rsid w:val="00EC074F"/>
    <w:rsid w:val="00EC0A00"/>
    <w:rsid w:val="00EC0A50"/>
    <w:rsid w:val="00EC0C52"/>
    <w:rsid w:val="00EC0D99"/>
    <w:rsid w:val="00EC1171"/>
    <w:rsid w:val="00EC133E"/>
    <w:rsid w:val="00EC14B4"/>
    <w:rsid w:val="00EC1663"/>
    <w:rsid w:val="00EC1692"/>
    <w:rsid w:val="00EC190D"/>
    <w:rsid w:val="00EC19DF"/>
    <w:rsid w:val="00EC1A0C"/>
    <w:rsid w:val="00EC1BFD"/>
    <w:rsid w:val="00EC1CD8"/>
    <w:rsid w:val="00EC212F"/>
    <w:rsid w:val="00EC22B5"/>
    <w:rsid w:val="00EC2536"/>
    <w:rsid w:val="00EC25B4"/>
    <w:rsid w:val="00EC25F9"/>
    <w:rsid w:val="00EC276D"/>
    <w:rsid w:val="00EC27C1"/>
    <w:rsid w:val="00EC2B64"/>
    <w:rsid w:val="00EC2F44"/>
    <w:rsid w:val="00EC3618"/>
    <w:rsid w:val="00EC3813"/>
    <w:rsid w:val="00EC3B4E"/>
    <w:rsid w:val="00EC3C28"/>
    <w:rsid w:val="00EC3C33"/>
    <w:rsid w:val="00EC3C52"/>
    <w:rsid w:val="00EC3E32"/>
    <w:rsid w:val="00EC3E3C"/>
    <w:rsid w:val="00EC3EFD"/>
    <w:rsid w:val="00EC4094"/>
    <w:rsid w:val="00EC414D"/>
    <w:rsid w:val="00EC41A1"/>
    <w:rsid w:val="00EC41A4"/>
    <w:rsid w:val="00EC4645"/>
    <w:rsid w:val="00EC4653"/>
    <w:rsid w:val="00EC47AF"/>
    <w:rsid w:val="00EC496E"/>
    <w:rsid w:val="00EC4DC5"/>
    <w:rsid w:val="00EC517F"/>
    <w:rsid w:val="00EC51F9"/>
    <w:rsid w:val="00EC5304"/>
    <w:rsid w:val="00EC536B"/>
    <w:rsid w:val="00EC5418"/>
    <w:rsid w:val="00EC54B2"/>
    <w:rsid w:val="00EC54D8"/>
    <w:rsid w:val="00EC58E4"/>
    <w:rsid w:val="00EC597F"/>
    <w:rsid w:val="00EC59FC"/>
    <w:rsid w:val="00EC5BA0"/>
    <w:rsid w:val="00EC5C21"/>
    <w:rsid w:val="00EC60D3"/>
    <w:rsid w:val="00EC615B"/>
    <w:rsid w:val="00EC632E"/>
    <w:rsid w:val="00EC6485"/>
    <w:rsid w:val="00EC661F"/>
    <w:rsid w:val="00EC6784"/>
    <w:rsid w:val="00EC6E7F"/>
    <w:rsid w:val="00EC6EAD"/>
    <w:rsid w:val="00EC7087"/>
    <w:rsid w:val="00EC71D0"/>
    <w:rsid w:val="00EC741B"/>
    <w:rsid w:val="00EC74FE"/>
    <w:rsid w:val="00EC7604"/>
    <w:rsid w:val="00EC7756"/>
    <w:rsid w:val="00EC7997"/>
    <w:rsid w:val="00EC79B8"/>
    <w:rsid w:val="00EC7AC2"/>
    <w:rsid w:val="00EC7AE7"/>
    <w:rsid w:val="00EC7C7D"/>
    <w:rsid w:val="00EC7F9F"/>
    <w:rsid w:val="00ED0599"/>
    <w:rsid w:val="00ED093C"/>
    <w:rsid w:val="00ED0A82"/>
    <w:rsid w:val="00ED0CED"/>
    <w:rsid w:val="00ED0D13"/>
    <w:rsid w:val="00ED0EAE"/>
    <w:rsid w:val="00ED10D7"/>
    <w:rsid w:val="00ED1A4A"/>
    <w:rsid w:val="00ED1C9D"/>
    <w:rsid w:val="00ED1E50"/>
    <w:rsid w:val="00ED20C5"/>
    <w:rsid w:val="00ED2118"/>
    <w:rsid w:val="00ED2592"/>
    <w:rsid w:val="00ED271E"/>
    <w:rsid w:val="00ED27E2"/>
    <w:rsid w:val="00ED28CB"/>
    <w:rsid w:val="00ED2981"/>
    <w:rsid w:val="00ED29DC"/>
    <w:rsid w:val="00ED29E4"/>
    <w:rsid w:val="00ED2B0F"/>
    <w:rsid w:val="00ED2C60"/>
    <w:rsid w:val="00ED2C73"/>
    <w:rsid w:val="00ED2E84"/>
    <w:rsid w:val="00ED30BF"/>
    <w:rsid w:val="00ED3870"/>
    <w:rsid w:val="00ED39E2"/>
    <w:rsid w:val="00ED3AF9"/>
    <w:rsid w:val="00ED3B1F"/>
    <w:rsid w:val="00ED3B33"/>
    <w:rsid w:val="00ED3DA9"/>
    <w:rsid w:val="00ED40D2"/>
    <w:rsid w:val="00ED442A"/>
    <w:rsid w:val="00ED4461"/>
    <w:rsid w:val="00ED49D3"/>
    <w:rsid w:val="00ED4A28"/>
    <w:rsid w:val="00ED4D31"/>
    <w:rsid w:val="00ED4FE6"/>
    <w:rsid w:val="00ED5415"/>
    <w:rsid w:val="00ED58C2"/>
    <w:rsid w:val="00ED5A37"/>
    <w:rsid w:val="00ED6347"/>
    <w:rsid w:val="00ED6379"/>
    <w:rsid w:val="00ED6594"/>
    <w:rsid w:val="00ED6725"/>
    <w:rsid w:val="00ED689B"/>
    <w:rsid w:val="00ED68A6"/>
    <w:rsid w:val="00ED6906"/>
    <w:rsid w:val="00ED6DB5"/>
    <w:rsid w:val="00ED6F98"/>
    <w:rsid w:val="00ED7045"/>
    <w:rsid w:val="00ED712A"/>
    <w:rsid w:val="00ED7A19"/>
    <w:rsid w:val="00ED7B6B"/>
    <w:rsid w:val="00EE00C6"/>
    <w:rsid w:val="00EE0191"/>
    <w:rsid w:val="00EE034E"/>
    <w:rsid w:val="00EE0360"/>
    <w:rsid w:val="00EE0414"/>
    <w:rsid w:val="00EE04BC"/>
    <w:rsid w:val="00EE096B"/>
    <w:rsid w:val="00EE0A0D"/>
    <w:rsid w:val="00EE0AE4"/>
    <w:rsid w:val="00EE0BA4"/>
    <w:rsid w:val="00EE0E7A"/>
    <w:rsid w:val="00EE0EB3"/>
    <w:rsid w:val="00EE14DA"/>
    <w:rsid w:val="00EE163A"/>
    <w:rsid w:val="00EE1914"/>
    <w:rsid w:val="00EE19B9"/>
    <w:rsid w:val="00EE19F5"/>
    <w:rsid w:val="00EE1C5A"/>
    <w:rsid w:val="00EE257A"/>
    <w:rsid w:val="00EE2820"/>
    <w:rsid w:val="00EE28E7"/>
    <w:rsid w:val="00EE297E"/>
    <w:rsid w:val="00EE2B45"/>
    <w:rsid w:val="00EE2C6F"/>
    <w:rsid w:val="00EE3010"/>
    <w:rsid w:val="00EE33B9"/>
    <w:rsid w:val="00EE3549"/>
    <w:rsid w:val="00EE3647"/>
    <w:rsid w:val="00EE3685"/>
    <w:rsid w:val="00EE3AB0"/>
    <w:rsid w:val="00EE3DC3"/>
    <w:rsid w:val="00EE3F6F"/>
    <w:rsid w:val="00EE4018"/>
    <w:rsid w:val="00EE4050"/>
    <w:rsid w:val="00EE41CE"/>
    <w:rsid w:val="00EE424E"/>
    <w:rsid w:val="00EE4342"/>
    <w:rsid w:val="00EE4525"/>
    <w:rsid w:val="00EE466F"/>
    <w:rsid w:val="00EE4B11"/>
    <w:rsid w:val="00EE50FE"/>
    <w:rsid w:val="00EE52C4"/>
    <w:rsid w:val="00EE530F"/>
    <w:rsid w:val="00EE5540"/>
    <w:rsid w:val="00EE5942"/>
    <w:rsid w:val="00EE5AE3"/>
    <w:rsid w:val="00EE5EE2"/>
    <w:rsid w:val="00EE6160"/>
    <w:rsid w:val="00EE6190"/>
    <w:rsid w:val="00EE627E"/>
    <w:rsid w:val="00EE6852"/>
    <w:rsid w:val="00EE6AE9"/>
    <w:rsid w:val="00EE6CE1"/>
    <w:rsid w:val="00EE6E71"/>
    <w:rsid w:val="00EE6F9F"/>
    <w:rsid w:val="00EE6FE5"/>
    <w:rsid w:val="00EE705F"/>
    <w:rsid w:val="00EE7193"/>
    <w:rsid w:val="00EE72CB"/>
    <w:rsid w:val="00EE73E0"/>
    <w:rsid w:val="00EE7638"/>
    <w:rsid w:val="00EE7AC2"/>
    <w:rsid w:val="00EF0223"/>
    <w:rsid w:val="00EF03E0"/>
    <w:rsid w:val="00EF03ED"/>
    <w:rsid w:val="00EF0645"/>
    <w:rsid w:val="00EF0A42"/>
    <w:rsid w:val="00EF0A7D"/>
    <w:rsid w:val="00EF0DEB"/>
    <w:rsid w:val="00EF1051"/>
    <w:rsid w:val="00EF1312"/>
    <w:rsid w:val="00EF15EB"/>
    <w:rsid w:val="00EF1908"/>
    <w:rsid w:val="00EF1CD0"/>
    <w:rsid w:val="00EF1F31"/>
    <w:rsid w:val="00EF233B"/>
    <w:rsid w:val="00EF26B7"/>
    <w:rsid w:val="00EF27D8"/>
    <w:rsid w:val="00EF2866"/>
    <w:rsid w:val="00EF289D"/>
    <w:rsid w:val="00EF28D0"/>
    <w:rsid w:val="00EF2DD3"/>
    <w:rsid w:val="00EF3000"/>
    <w:rsid w:val="00EF31FD"/>
    <w:rsid w:val="00EF3583"/>
    <w:rsid w:val="00EF3B69"/>
    <w:rsid w:val="00EF3BE9"/>
    <w:rsid w:val="00EF3D69"/>
    <w:rsid w:val="00EF3E1C"/>
    <w:rsid w:val="00EF3F5A"/>
    <w:rsid w:val="00EF432A"/>
    <w:rsid w:val="00EF4540"/>
    <w:rsid w:val="00EF45E5"/>
    <w:rsid w:val="00EF45FF"/>
    <w:rsid w:val="00EF46B6"/>
    <w:rsid w:val="00EF4CFC"/>
    <w:rsid w:val="00EF4E0F"/>
    <w:rsid w:val="00EF4E87"/>
    <w:rsid w:val="00EF5121"/>
    <w:rsid w:val="00EF5326"/>
    <w:rsid w:val="00EF54EF"/>
    <w:rsid w:val="00EF5F74"/>
    <w:rsid w:val="00EF612E"/>
    <w:rsid w:val="00EF6160"/>
    <w:rsid w:val="00EF644C"/>
    <w:rsid w:val="00EF6911"/>
    <w:rsid w:val="00EF69DF"/>
    <w:rsid w:val="00EF6B84"/>
    <w:rsid w:val="00EF6B86"/>
    <w:rsid w:val="00EF6CAB"/>
    <w:rsid w:val="00EF6F00"/>
    <w:rsid w:val="00EF71C1"/>
    <w:rsid w:val="00EF758A"/>
    <w:rsid w:val="00EF759F"/>
    <w:rsid w:val="00EF7910"/>
    <w:rsid w:val="00EF7CE6"/>
    <w:rsid w:val="00EF7D9A"/>
    <w:rsid w:val="00EF7EF3"/>
    <w:rsid w:val="00EF7F77"/>
    <w:rsid w:val="00F001C4"/>
    <w:rsid w:val="00F00502"/>
    <w:rsid w:val="00F00AD9"/>
    <w:rsid w:val="00F00DE6"/>
    <w:rsid w:val="00F01158"/>
    <w:rsid w:val="00F012FC"/>
    <w:rsid w:val="00F01475"/>
    <w:rsid w:val="00F01593"/>
    <w:rsid w:val="00F0198E"/>
    <w:rsid w:val="00F01AC7"/>
    <w:rsid w:val="00F01CF6"/>
    <w:rsid w:val="00F01E6E"/>
    <w:rsid w:val="00F01F8E"/>
    <w:rsid w:val="00F0211B"/>
    <w:rsid w:val="00F02147"/>
    <w:rsid w:val="00F023CE"/>
    <w:rsid w:val="00F028A4"/>
    <w:rsid w:val="00F02B98"/>
    <w:rsid w:val="00F02BF3"/>
    <w:rsid w:val="00F02F25"/>
    <w:rsid w:val="00F03115"/>
    <w:rsid w:val="00F0315C"/>
    <w:rsid w:val="00F0317D"/>
    <w:rsid w:val="00F031BF"/>
    <w:rsid w:val="00F0373A"/>
    <w:rsid w:val="00F03BCB"/>
    <w:rsid w:val="00F03DB9"/>
    <w:rsid w:val="00F03DE1"/>
    <w:rsid w:val="00F04000"/>
    <w:rsid w:val="00F04541"/>
    <w:rsid w:val="00F04705"/>
    <w:rsid w:val="00F0482B"/>
    <w:rsid w:val="00F04875"/>
    <w:rsid w:val="00F04C2B"/>
    <w:rsid w:val="00F04CB7"/>
    <w:rsid w:val="00F04CEE"/>
    <w:rsid w:val="00F04F5E"/>
    <w:rsid w:val="00F05083"/>
    <w:rsid w:val="00F051BF"/>
    <w:rsid w:val="00F05676"/>
    <w:rsid w:val="00F05AB3"/>
    <w:rsid w:val="00F05D28"/>
    <w:rsid w:val="00F05EF8"/>
    <w:rsid w:val="00F06ED5"/>
    <w:rsid w:val="00F07073"/>
    <w:rsid w:val="00F0745A"/>
    <w:rsid w:val="00F07519"/>
    <w:rsid w:val="00F076A0"/>
    <w:rsid w:val="00F076E8"/>
    <w:rsid w:val="00F078A5"/>
    <w:rsid w:val="00F07A82"/>
    <w:rsid w:val="00F07B89"/>
    <w:rsid w:val="00F07C32"/>
    <w:rsid w:val="00F07DC4"/>
    <w:rsid w:val="00F07F3C"/>
    <w:rsid w:val="00F10187"/>
    <w:rsid w:val="00F101A0"/>
    <w:rsid w:val="00F10403"/>
    <w:rsid w:val="00F10748"/>
    <w:rsid w:val="00F1088A"/>
    <w:rsid w:val="00F1092F"/>
    <w:rsid w:val="00F11B92"/>
    <w:rsid w:val="00F11E0F"/>
    <w:rsid w:val="00F12081"/>
    <w:rsid w:val="00F121AA"/>
    <w:rsid w:val="00F12637"/>
    <w:rsid w:val="00F12880"/>
    <w:rsid w:val="00F12CA3"/>
    <w:rsid w:val="00F12CE2"/>
    <w:rsid w:val="00F12E8A"/>
    <w:rsid w:val="00F1317C"/>
    <w:rsid w:val="00F13249"/>
    <w:rsid w:val="00F13358"/>
    <w:rsid w:val="00F1372F"/>
    <w:rsid w:val="00F13E01"/>
    <w:rsid w:val="00F13FC7"/>
    <w:rsid w:val="00F142BC"/>
    <w:rsid w:val="00F144D7"/>
    <w:rsid w:val="00F1452F"/>
    <w:rsid w:val="00F14640"/>
    <w:rsid w:val="00F1464D"/>
    <w:rsid w:val="00F149FE"/>
    <w:rsid w:val="00F14C8B"/>
    <w:rsid w:val="00F14D84"/>
    <w:rsid w:val="00F1520F"/>
    <w:rsid w:val="00F154C3"/>
    <w:rsid w:val="00F1568E"/>
    <w:rsid w:val="00F159C1"/>
    <w:rsid w:val="00F159C9"/>
    <w:rsid w:val="00F15D03"/>
    <w:rsid w:val="00F15D24"/>
    <w:rsid w:val="00F16059"/>
    <w:rsid w:val="00F161AA"/>
    <w:rsid w:val="00F163C8"/>
    <w:rsid w:val="00F163FA"/>
    <w:rsid w:val="00F16A22"/>
    <w:rsid w:val="00F16C78"/>
    <w:rsid w:val="00F16EBB"/>
    <w:rsid w:val="00F170C2"/>
    <w:rsid w:val="00F172FA"/>
    <w:rsid w:val="00F173C5"/>
    <w:rsid w:val="00F177F5"/>
    <w:rsid w:val="00F17C81"/>
    <w:rsid w:val="00F17CF3"/>
    <w:rsid w:val="00F17E8F"/>
    <w:rsid w:val="00F201A9"/>
    <w:rsid w:val="00F202F8"/>
    <w:rsid w:val="00F20746"/>
    <w:rsid w:val="00F20ABA"/>
    <w:rsid w:val="00F20B6B"/>
    <w:rsid w:val="00F20C43"/>
    <w:rsid w:val="00F20C5C"/>
    <w:rsid w:val="00F20EB8"/>
    <w:rsid w:val="00F2167F"/>
    <w:rsid w:val="00F21735"/>
    <w:rsid w:val="00F2173E"/>
    <w:rsid w:val="00F21ABE"/>
    <w:rsid w:val="00F21D1E"/>
    <w:rsid w:val="00F21E2D"/>
    <w:rsid w:val="00F21F42"/>
    <w:rsid w:val="00F2218A"/>
    <w:rsid w:val="00F2257C"/>
    <w:rsid w:val="00F22590"/>
    <w:rsid w:val="00F22BD2"/>
    <w:rsid w:val="00F22BD9"/>
    <w:rsid w:val="00F22D05"/>
    <w:rsid w:val="00F22D5F"/>
    <w:rsid w:val="00F23258"/>
    <w:rsid w:val="00F2345A"/>
    <w:rsid w:val="00F23873"/>
    <w:rsid w:val="00F23897"/>
    <w:rsid w:val="00F23999"/>
    <w:rsid w:val="00F23A02"/>
    <w:rsid w:val="00F23AA3"/>
    <w:rsid w:val="00F23AF6"/>
    <w:rsid w:val="00F241E7"/>
    <w:rsid w:val="00F246EE"/>
    <w:rsid w:val="00F249E3"/>
    <w:rsid w:val="00F24AF6"/>
    <w:rsid w:val="00F24C19"/>
    <w:rsid w:val="00F2507A"/>
    <w:rsid w:val="00F2526A"/>
    <w:rsid w:val="00F25BF9"/>
    <w:rsid w:val="00F264F7"/>
    <w:rsid w:val="00F265FF"/>
    <w:rsid w:val="00F267A0"/>
    <w:rsid w:val="00F267CD"/>
    <w:rsid w:val="00F268B2"/>
    <w:rsid w:val="00F269DB"/>
    <w:rsid w:val="00F26ADC"/>
    <w:rsid w:val="00F26C96"/>
    <w:rsid w:val="00F275B2"/>
    <w:rsid w:val="00F27908"/>
    <w:rsid w:val="00F27A43"/>
    <w:rsid w:val="00F27B28"/>
    <w:rsid w:val="00F27E83"/>
    <w:rsid w:val="00F27F05"/>
    <w:rsid w:val="00F30221"/>
    <w:rsid w:val="00F305F6"/>
    <w:rsid w:val="00F307C4"/>
    <w:rsid w:val="00F30CF5"/>
    <w:rsid w:val="00F30E41"/>
    <w:rsid w:val="00F30F32"/>
    <w:rsid w:val="00F31243"/>
    <w:rsid w:val="00F3147F"/>
    <w:rsid w:val="00F314CB"/>
    <w:rsid w:val="00F31630"/>
    <w:rsid w:val="00F3163C"/>
    <w:rsid w:val="00F31803"/>
    <w:rsid w:val="00F31817"/>
    <w:rsid w:val="00F31997"/>
    <w:rsid w:val="00F31F29"/>
    <w:rsid w:val="00F31F7C"/>
    <w:rsid w:val="00F32158"/>
    <w:rsid w:val="00F321CB"/>
    <w:rsid w:val="00F326D0"/>
    <w:rsid w:val="00F329BC"/>
    <w:rsid w:val="00F32B0B"/>
    <w:rsid w:val="00F32E44"/>
    <w:rsid w:val="00F32FB0"/>
    <w:rsid w:val="00F337B4"/>
    <w:rsid w:val="00F33C2E"/>
    <w:rsid w:val="00F33E4A"/>
    <w:rsid w:val="00F33E7C"/>
    <w:rsid w:val="00F34414"/>
    <w:rsid w:val="00F344E7"/>
    <w:rsid w:val="00F34790"/>
    <w:rsid w:val="00F347A2"/>
    <w:rsid w:val="00F348E1"/>
    <w:rsid w:val="00F34B55"/>
    <w:rsid w:val="00F34EAF"/>
    <w:rsid w:val="00F35033"/>
    <w:rsid w:val="00F350E5"/>
    <w:rsid w:val="00F35327"/>
    <w:rsid w:val="00F3539B"/>
    <w:rsid w:val="00F354CD"/>
    <w:rsid w:val="00F35511"/>
    <w:rsid w:val="00F357D1"/>
    <w:rsid w:val="00F3587E"/>
    <w:rsid w:val="00F35985"/>
    <w:rsid w:val="00F35DF2"/>
    <w:rsid w:val="00F35E06"/>
    <w:rsid w:val="00F35EA6"/>
    <w:rsid w:val="00F35EDD"/>
    <w:rsid w:val="00F35EF4"/>
    <w:rsid w:val="00F36099"/>
    <w:rsid w:val="00F36989"/>
    <w:rsid w:val="00F36C9C"/>
    <w:rsid w:val="00F36F45"/>
    <w:rsid w:val="00F371D7"/>
    <w:rsid w:val="00F3763F"/>
    <w:rsid w:val="00F37977"/>
    <w:rsid w:val="00F37A71"/>
    <w:rsid w:val="00F37AF8"/>
    <w:rsid w:val="00F40756"/>
    <w:rsid w:val="00F40837"/>
    <w:rsid w:val="00F408B1"/>
    <w:rsid w:val="00F41314"/>
    <w:rsid w:val="00F413CF"/>
    <w:rsid w:val="00F41407"/>
    <w:rsid w:val="00F415D7"/>
    <w:rsid w:val="00F416C4"/>
    <w:rsid w:val="00F416E3"/>
    <w:rsid w:val="00F41708"/>
    <w:rsid w:val="00F4170A"/>
    <w:rsid w:val="00F417AF"/>
    <w:rsid w:val="00F41A21"/>
    <w:rsid w:val="00F41C6C"/>
    <w:rsid w:val="00F41ECD"/>
    <w:rsid w:val="00F41F83"/>
    <w:rsid w:val="00F4216B"/>
    <w:rsid w:val="00F4221E"/>
    <w:rsid w:val="00F4239A"/>
    <w:rsid w:val="00F4249A"/>
    <w:rsid w:val="00F424C9"/>
    <w:rsid w:val="00F426D6"/>
    <w:rsid w:val="00F426DD"/>
    <w:rsid w:val="00F4271C"/>
    <w:rsid w:val="00F4273E"/>
    <w:rsid w:val="00F43589"/>
    <w:rsid w:val="00F435A2"/>
    <w:rsid w:val="00F435E1"/>
    <w:rsid w:val="00F4362E"/>
    <w:rsid w:val="00F43A2A"/>
    <w:rsid w:val="00F43B21"/>
    <w:rsid w:val="00F43BA8"/>
    <w:rsid w:val="00F43F35"/>
    <w:rsid w:val="00F4412D"/>
    <w:rsid w:val="00F443F5"/>
    <w:rsid w:val="00F4452A"/>
    <w:rsid w:val="00F44752"/>
    <w:rsid w:val="00F448E2"/>
    <w:rsid w:val="00F44A3E"/>
    <w:rsid w:val="00F44A9D"/>
    <w:rsid w:val="00F44F48"/>
    <w:rsid w:val="00F45302"/>
    <w:rsid w:val="00F4544C"/>
    <w:rsid w:val="00F45860"/>
    <w:rsid w:val="00F45BAD"/>
    <w:rsid w:val="00F45C81"/>
    <w:rsid w:val="00F45F59"/>
    <w:rsid w:val="00F4613F"/>
    <w:rsid w:val="00F4683B"/>
    <w:rsid w:val="00F468C4"/>
    <w:rsid w:val="00F46B8B"/>
    <w:rsid w:val="00F46CBA"/>
    <w:rsid w:val="00F46CE5"/>
    <w:rsid w:val="00F46D2C"/>
    <w:rsid w:val="00F47ADA"/>
    <w:rsid w:val="00F47F44"/>
    <w:rsid w:val="00F50141"/>
    <w:rsid w:val="00F503A4"/>
    <w:rsid w:val="00F50BD0"/>
    <w:rsid w:val="00F50D16"/>
    <w:rsid w:val="00F51065"/>
    <w:rsid w:val="00F513D2"/>
    <w:rsid w:val="00F5175B"/>
    <w:rsid w:val="00F51802"/>
    <w:rsid w:val="00F518EB"/>
    <w:rsid w:val="00F51910"/>
    <w:rsid w:val="00F519B1"/>
    <w:rsid w:val="00F51BDA"/>
    <w:rsid w:val="00F51CD7"/>
    <w:rsid w:val="00F51D2C"/>
    <w:rsid w:val="00F51D33"/>
    <w:rsid w:val="00F51F34"/>
    <w:rsid w:val="00F52082"/>
    <w:rsid w:val="00F52186"/>
    <w:rsid w:val="00F52542"/>
    <w:rsid w:val="00F525C8"/>
    <w:rsid w:val="00F52F20"/>
    <w:rsid w:val="00F52F34"/>
    <w:rsid w:val="00F531D8"/>
    <w:rsid w:val="00F53372"/>
    <w:rsid w:val="00F53775"/>
    <w:rsid w:val="00F538D5"/>
    <w:rsid w:val="00F539C7"/>
    <w:rsid w:val="00F53E7F"/>
    <w:rsid w:val="00F53FF4"/>
    <w:rsid w:val="00F541E8"/>
    <w:rsid w:val="00F54418"/>
    <w:rsid w:val="00F54439"/>
    <w:rsid w:val="00F54560"/>
    <w:rsid w:val="00F546EB"/>
    <w:rsid w:val="00F54709"/>
    <w:rsid w:val="00F5486B"/>
    <w:rsid w:val="00F5487B"/>
    <w:rsid w:val="00F54921"/>
    <w:rsid w:val="00F549A2"/>
    <w:rsid w:val="00F54B57"/>
    <w:rsid w:val="00F54EBE"/>
    <w:rsid w:val="00F55756"/>
    <w:rsid w:val="00F55858"/>
    <w:rsid w:val="00F5590E"/>
    <w:rsid w:val="00F55B4F"/>
    <w:rsid w:val="00F55C8B"/>
    <w:rsid w:val="00F55D01"/>
    <w:rsid w:val="00F55FF8"/>
    <w:rsid w:val="00F569BF"/>
    <w:rsid w:val="00F56CE2"/>
    <w:rsid w:val="00F57818"/>
    <w:rsid w:val="00F57FF0"/>
    <w:rsid w:val="00F60306"/>
    <w:rsid w:val="00F6036A"/>
    <w:rsid w:val="00F605C7"/>
    <w:rsid w:val="00F6062F"/>
    <w:rsid w:val="00F60692"/>
    <w:rsid w:val="00F60781"/>
    <w:rsid w:val="00F60824"/>
    <w:rsid w:val="00F609C5"/>
    <w:rsid w:val="00F60ADA"/>
    <w:rsid w:val="00F60AF0"/>
    <w:rsid w:val="00F60C52"/>
    <w:rsid w:val="00F60E60"/>
    <w:rsid w:val="00F60FFE"/>
    <w:rsid w:val="00F61343"/>
    <w:rsid w:val="00F61B50"/>
    <w:rsid w:val="00F61C6D"/>
    <w:rsid w:val="00F61D54"/>
    <w:rsid w:val="00F62164"/>
    <w:rsid w:val="00F62273"/>
    <w:rsid w:val="00F625F8"/>
    <w:rsid w:val="00F62BFF"/>
    <w:rsid w:val="00F62E3C"/>
    <w:rsid w:val="00F63043"/>
    <w:rsid w:val="00F635B6"/>
    <w:rsid w:val="00F635E9"/>
    <w:rsid w:val="00F637B9"/>
    <w:rsid w:val="00F63B3D"/>
    <w:rsid w:val="00F6400A"/>
    <w:rsid w:val="00F64041"/>
    <w:rsid w:val="00F647E9"/>
    <w:rsid w:val="00F64937"/>
    <w:rsid w:val="00F64A29"/>
    <w:rsid w:val="00F64A3C"/>
    <w:rsid w:val="00F64A50"/>
    <w:rsid w:val="00F64B0C"/>
    <w:rsid w:val="00F64CFA"/>
    <w:rsid w:val="00F64D32"/>
    <w:rsid w:val="00F64E5D"/>
    <w:rsid w:val="00F64EB5"/>
    <w:rsid w:val="00F65370"/>
    <w:rsid w:val="00F6554B"/>
    <w:rsid w:val="00F656D8"/>
    <w:rsid w:val="00F656F1"/>
    <w:rsid w:val="00F6592A"/>
    <w:rsid w:val="00F65BEF"/>
    <w:rsid w:val="00F65E11"/>
    <w:rsid w:val="00F65F5F"/>
    <w:rsid w:val="00F65FF7"/>
    <w:rsid w:val="00F66101"/>
    <w:rsid w:val="00F662AA"/>
    <w:rsid w:val="00F6649B"/>
    <w:rsid w:val="00F66B5C"/>
    <w:rsid w:val="00F66B79"/>
    <w:rsid w:val="00F6721B"/>
    <w:rsid w:val="00F67260"/>
    <w:rsid w:val="00F67617"/>
    <w:rsid w:val="00F6789B"/>
    <w:rsid w:val="00F678CC"/>
    <w:rsid w:val="00F67A3E"/>
    <w:rsid w:val="00F67AA5"/>
    <w:rsid w:val="00F67B0A"/>
    <w:rsid w:val="00F67B0D"/>
    <w:rsid w:val="00F67C58"/>
    <w:rsid w:val="00F70157"/>
    <w:rsid w:val="00F70403"/>
    <w:rsid w:val="00F70867"/>
    <w:rsid w:val="00F70DCB"/>
    <w:rsid w:val="00F70E08"/>
    <w:rsid w:val="00F710A2"/>
    <w:rsid w:val="00F711A1"/>
    <w:rsid w:val="00F71727"/>
    <w:rsid w:val="00F71974"/>
    <w:rsid w:val="00F71A52"/>
    <w:rsid w:val="00F71AA9"/>
    <w:rsid w:val="00F71BF8"/>
    <w:rsid w:val="00F71D19"/>
    <w:rsid w:val="00F726DB"/>
    <w:rsid w:val="00F728D1"/>
    <w:rsid w:val="00F729B2"/>
    <w:rsid w:val="00F72A0F"/>
    <w:rsid w:val="00F72A1C"/>
    <w:rsid w:val="00F72CD9"/>
    <w:rsid w:val="00F732EC"/>
    <w:rsid w:val="00F73723"/>
    <w:rsid w:val="00F737C0"/>
    <w:rsid w:val="00F73CF3"/>
    <w:rsid w:val="00F741F1"/>
    <w:rsid w:val="00F7448A"/>
    <w:rsid w:val="00F74586"/>
    <w:rsid w:val="00F747B5"/>
    <w:rsid w:val="00F75018"/>
    <w:rsid w:val="00F754C4"/>
    <w:rsid w:val="00F75599"/>
    <w:rsid w:val="00F756E3"/>
    <w:rsid w:val="00F7593D"/>
    <w:rsid w:val="00F75B9C"/>
    <w:rsid w:val="00F75C40"/>
    <w:rsid w:val="00F75CD7"/>
    <w:rsid w:val="00F75D3E"/>
    <w:rsid w:val="00F75EED"/>
    <w:rsid w:val="00F76092"/>
    <w:rsid w:val="00F764CB"/>
    <w:rsid w:val="00F7686A"/>
    <w:rsid w:val="00F76DA3"/>
    <w:rsid w:val="00F77068"/>
    <w:rsid w:val="00F77215"/>
    <w:rsid w:val="00F77327"/>
    <w:rsid w:val="00F77626"/>
    <w:rsid w:val="00F7770D"/>
    <w:rsid w:val="00F77CBD"/>
    <w:rsid w:val="00F77FA5"/>
    <w:rsid w:val="00F77FC0"/>
    <w:rsid w:val="00F77FC1"/>
    <w:rsid w:val="00F8003F"/>
    <w:rsid w:val="00F80219"/>
    <w:rsid w:val="00F80469"/>
    <w:rsid w:val="00F80B40"/>
    <w:rsid w:val="00F80D02"/>
    <w:rsid w:val="00F80D44"/>
    <w:rsid w:val="00F80DF1"/>
    <w:rsid w:val="00F80FA0"/>
    <w:rsid w:val="00F8110C"/>
    <w:rsid w:val="00F815EB"/>
    <w:rsid w:val="00F81BE2"/>
    <w:rsid w:val="00F821B8"/>
    <w:rsid w:val="00F821C1"/>
    <w:rsid w:val="00F82336"/>
    <w:rsid w:val="00F823AC"/>
    <w:rsid w:val="00F8243E"/>
    <w:rsid w:val="00F825AC"/>
    <w:rsid w:val="00F82AF6"/>
    <w:rsid w:val="00F82B9F"/>
    <w:rsid w:val="00F82CB1"/>
    <w:rsid w:val="00F82D6C"/>
    <w:rsid w:val="00F836FF"/>
    <w:rsid w:val="00F8379F"/>
    <w:rsid w:val="00F83B9F"/>
    <w:rsid w:val="00F83DFE"/>
    <w:rsid w:val="00F8406A"/>
    <w:rsid w:val="00F844C0"/>
    <w:rsid w:val="00F845C8"/>
    <w:rsid w:val="00F8473C"/>
    <w:rsid w:val="00F848AA"/>
    <w:rsid w:val="00F84AB1"/>
    <w:rsid w:val="00F84BEB"/>
    <w:rsid w:val="00F8504E"/>
    <w:rsid w:val="00F854AD"/>
    <w:rsid w:val="00F857DE"/>
    <w:rsid w:val="00F858FF"/>
    <w:rsid w:val="00F85928"/>
    <w:rsid w:val="00F86078"/>
    <w:rsid w:val="00F86101"/>
    <w:rsid w:val="00F86513"/>
    <w:rsid w:val="00F86551"/>
    <w:rsid w:val="00F867CF"/>
    <w:rsid w:val="00F86D04"/>
    <w:rsid w:val="00F86E26"/>
    <w:rsid w:val="00F86FBC"/>
    <w:rsid w:val="00F86FD1"/>
    <w:rsid w:val="00F86FDE"/>
    <w:rsid w:val="00F86FE4"/>
    <w:rsid w:val="00F8717A"/>
    <w:rsid w:val="00F8731A"/>
    <w:rsid w:val="00F8743F"/>
    <w:rsid w:val="00F87758"/>
    <w:rsid w:val="00F87772"/>
    <w:rsid w:val="00F87BEB"/>
    <w:rsid w:val="00F87D93"/>
    <w:rsid w:val="00F87F84"/>
    <w:rsid w:val="00F900DA"/>
    <w:rsid w:val="00F906A3"/>
    <w:rsid w:val="00F90874"/>
    <w:rsid w:val="00F90B4C"/>
    <w:rsid w:val="00F90E16"/>
    <w:rsid w:val="00F90FCC"/>
    <w:rsid w:val="00F91175"/>
    <w:rsid w:val="00F911F0"/>
    <w:rsid w:val="00F91495"/>
    <w:rsid w:val="00F91856"/>
    <w:rsid w:val="00F91A37"/>
    <w:rsid w:val="00F91A9F"/>
    <w:rsid w:val="00F91BD1"/>
    <w:rsid w:val="00F920DD"/>
    <w:rsid w:val="00F924B3"/>
    <w:rsid w:val="00F9285D"/>
    <w:rsid w:val="00F928DA"/>
    <w:rsid w:val="00F92B9E"/>
    <w:rsid w:val="00F92E1A"/>
    <w:rsid w:val="00F92FBB"/>
    <w:rsid w:val="00F9311E"/>
    <w:rsid w:val="00F9319B"/>
    <w:rsid w:val="00F93259"/>
    <w:rsid w:val="00F93392"/>
    <w:rsid w:val="00F93492"/>
    <w:rsid w:val="00F934FE"/>
    <w:rsid w:val="00F93503"/>
    <w:rsid w:val="00F9368E"/>
    <w:rsid w:val="00F93793"/>
    <w:rsid w:val="00F93950"/>
    <w:rsid w:val="00F93E8E"/>
    <w:rsid w:val="00F9441E"/>
    <w:rsid w:val="00F9453A"/>
    <w:rsid w:val="00F946D6"/>
    <w:rsid w:val="00F94B08"/>
    <w:rsid w:val="00F94CBF"/>
    <w:rsid w:val="00F94E42"/>
    <w:rsid w:val="00F94EA1"/>
    <w:rsid w:val="00F951E9"/>
    <w:rsid w:val="00F95550"/>
    <w:rsid w:val="00F9561D"/>
    <w:rsid w:val="00F957C9"/>
    <w:rsid w:val="00F95B0B"/>
    <w:rsid w:val="00F95DFB"/>
    <w:rsid w:val="00F95E4C"/>
    <w:rsid w:val="00F9628A"/>
    <w:rsid w:val="00F9656D"/>
    <w:rsid w:val="00F966A4"/>
    <w:rsid w:val="00F96AED"/>
    <w:rsid w:val="00F970FA"/>
    <w:rsid w:val="00F97220"/>
    <w:rsid w:val="00F972F0"/>
    <w:rsid w:val="00F97313"/>
    <w:rsid w:val="00F97316"/>
    <w:rsid w:val="00F97333"/>
    <w:rsid w:val="00F978DD"/>
    <w:rsid w:val="00F97B0F"/>
    <w:rsid w:val="00F97CF7"/>
    <w:rsid w:val="00FA029E"/>
    <w:rsid w:val="00FA05EF"/>
    <w:rsid w:val="00FA0A77"/>
    <w:rsid w:val="00FA0B6B"/>
    <w:rsid w:val="00FA0C4A"/>
    <w:rsid w:val="00FA0F48"/>
    <w:rsid w:val="00FA10C5"/>
    <w:rsid w:val="00FA131C"/>
    <w:rsid w:val="00FA150A"/>
    <w:rsid w:val="00FA154A"/>
    <w:rsid w:val="00FA1571"/>
    <w:rsid w:val="00FA15A0"/>
    <w:rsid w:val="00FA17D5"/>
    <w:rsid w:val="00FA18A8"/>
    <w:rsid w:val="00FA1F7C"/>
    <w:rsid w:val="00FA1F88"/>
    <w:rsid w:val="00FA1FCA"/>
    <w:rsid w:val="00FA231E"/>
    <w:rsid w:val="00FA252D"/>
    <w:rsid w:val="00FA2550"/>
    <w:rsid w:val="00FA268B"/>
    <w:rsid w:val="00FA2914"/>
    <w:rsid w:val="00FA2BB8"/>
    <w:rsid w:val="00FA2C46"/>
    <w:rsid w:val="00FA2E33"/>
    <w:rsid w:val="00FA2F50"/>
    <w:rsid w:val="00FA32E4"/>
    <w:rsid w:val="00FA3518"/>
    <w:rsid w:val="00FA367C"/>
    <w:rsid w:val="00FA387F"/>
    <w:rsid w:val="00FA3A59"/>
    <w:rsid w:val="00FA3C4A"/>
    <w:rsid w:val="00FA3D67"/>
    <w:rsid w:val="00FA4497"/>
    <w:rsid w:val="00FA45BC"/>
    <w:rsid w:val="00FA46A7"/>
    <w:rsid w:val="00FA4881"/>
    <w:rsid w:val="00FA4908"/>
    <w:rsid w:val="00FA4973"/>
    <w:rsid w:val="00FA4BF5"/>
    <w:rsid w:val="00FA4BFA"/>
    <w:rsid w:val="00FA4CC7"/>
    <w:rsid w:val="00FA4DBC"/>
    <w:rsid w:val="00FA4E7B"/>
    <w:rsid w:val="00FA5272"/>
    <w:rsid w:val="00FA55C4"/>
    <w:rsid w:val="00FA566A"/>
    <w:rsid w:val="00FA5950"/>
    <w:rsid w:val="00FA5B9E"/>
    <w:rsid w:val="00FA5CE6"/>
    <w:rsid w:val="00FA5EA7"/>
    <w:rsid w:val="00FA5FA4"/>
    <w:rsid w:val="00FA617F"/>
    <w:rsid w:val="00FA62EB"/>
    <w:rsid w:val="00FA640F"/>
    <w:rsid w:val="00FA65C2"/>
    <w:rsid w:val="00FA6C83"/>
    <w:rsid w:val="00FA6D18"/>
    <w:rsid w:val="00FA6D63"/>
    <w:rsid w:val="00FA7092"/>
    <w:rsid w:val="00FA714F"/>
    <w:rsid w:val="00FA71D9"/>
    <w:rsid w:val="00FA7AE0"/>
    <w:rsid w:val="00FA7CDA"/>
    <w:rsid w:val="00FA9B95"/>
    <w:rsid w:val="00FB0076"/>
    <w:rsid w:val="00FB00BE"/>
    <w:rsid w:val="00FB024D"/>
    <w:rsid w:val="00FB053A"/>
    <w:rsid w:val="00FB0734"/>
    <w:rsid w:val="00FB0753"/>
    <w:rsid w:val="00FB0887"/>
    <w:rsid w:val="00FB0A26"/>
    <w:rsid w:val="00FB0A78"/>
    <w:rsid w:val="00FB0D99"/>
    <w:rsid w:val="00FB1452"/>
    <w:rsid w:val="00FB1525"/>
    <w:rsid w:val="00FB15D3"/>
    <w:rsid w:val="00FB17E1"/>
    <w:rsid w:val="00FB1B1B"/>
    <w:rsid w:val="00FB1B51"/>
    <w:rsid w:val="00FB2079"/>
    <w:rsid w:val="00FB2130"/>
    <w:rsid w:val="00FB27CB"/>
    <w:rsid w:val="00FB281B"/>
    <w:rsid w:val="00FB2934"/>
    <w:rsid w:val="00FB2ABA"/>
    <w:rsid w:val="00FB2B69"/>
    <w:rsid w:val="00FB2B7B"/>
    <w:rsid w:val="00FB3086"/>
    <w:rsid w:val="00FB3273"/>
    <w:rsid w:val="00FB34F5"/>
    <w:rsid w:val="00FB3598"/>
    <w:rsid w:val="00FB3708"/>
    <w:rsid w:val="00FB3849"/>
    <w:rsid w:val="00FB3AD6"/>
    <w:rsid w:val="00FB44DA"/>
    <w:rsid w:val="00FB46A6"/>
    <w:rsid w:val="00FB4749"/>
    <w:rsid w:val="00FB487D"/>
    <w:rsid w:val="00FB4FF2"/>
    <w:rsid w:val="00FB503B"/>
    <w:rsid w:val="00FB526A"/>
    <w:rsid w:val="00FB52D2"/>
    <w:rsid w:val="00FB5390"/>
    <w:rsid w:val="00FB5845"/>
    <w:rsid w:val="00FB5AE2"/>
    <w:rsid w:val="00FB5BA7"/>
    <w:rsid w:val="00FB5BEB"/>
    <w:rsid w:val="00FB5DD1"/>
    <w:rsid w:val="00FB5F4E"/>
    <w:rsid w:val="00FB6019"/>
    <w:rsid w:val="00FB6111"/>
    <w:rsid w:val="00FB6350"/>
    <w:rsid w:val="00FB6395"/>
    <w:rsid w:val="00FB653C"/>
    <w:rsid w:val="00FB66F9"/>
    <w:rsid w:val="00FB6DC7"/>
    <w:rsid w:val="00FB6F57"/>
    <w:rsid w:val="00FB71C0"/>
    <w:rsid w:val="00FB72CF"/>
    <w:rsid w:val="00FB75A9"/>
    <w:rsid w:val="00FB76C1"/>
    <w:rsid w:val="00FB77CF"/>
    <w:rsid w:val="00FB7A9F"/>
    <w:rsid w:val="00FB7BD5"/>
    <w:rsid w:val="00FB7F0F"/>
    <w:rsid w:val="00FC028C"/>
    <w:rsid w:val="00FC030D"/>
    <w:rsid w:val="00FC05D7"/>
    <w:rsid w:val="00FC07FF"/>
    <w:rsid w:val="00FC095E"/>
    <w:rsid w:val="00FC0AD5"/>
    <w:rsid w:val="00FC0D45"/>
    <w:rsid w:val="00FC0D6F"/>
    <w:rsid w:val="00FC0F72"/>
    <w:rsid w:val="00FC10A2"/>
    <w:rsid w:val="00FC14EE"/>
    <w:rsid w:val="00FC1613"/>
    <w:rsid w:val="00FC16E8"/>
    <w:rsid w:val="00FC17E9"/>
    <w:rsid w:val="00FC17EC"/>
    <w:rsid w:val="00FC190B"/>
    <w:rsid w:val="00FC1C1F"/>
    <w:rsid w:val="00FC1CB1"/>
    <w:rsid w:val="00FC2198"/>
    <w:rsid w:val="00FC21FF"/>
    <w:rsid w:val="00FC22E1"/>
    <w:rsid w:val="00FC235A"/>
    <w:rsid w:val="00FC23F8"/>
    <w:rsid w:val="00FC26C1"/>
    <w:rsid w:val="00FC2793"/>
    <w:rsid w:val="00FC2C52"/>
    <w:rsid w:val="00FC2E33"/>
    <w:rsid w:val="00FC309C"/>
    <w:rsid w:val="00FC3185"/>
    <w:rsid w:val="00FC36AE"/>
    <w:rsid w:val="00FC3705"/>
    <w:rsid w:val="00FC3866"/>
    <w:rsid w:val="00FC38C0"/>
    <w:rsid w:val="00FC3988"/>
    <w:rsid w:val="00FC39A8"/>
    <w:rsid w:val="00FC3A35"/>
    <w:rsid w:val="00FC3A9B"/>
    <w:rsid w:val="00FC3CDE"/>
    <w:rsid w:val="00FC3EB0"/>
    <w:rsid w:val="00FC3FA5"/>
    <w:rsid w:val="00FC409B"/>
    <w:rsid w:val="00FC4509"/>
    <w:rsid w:val="00FC456B"/>
    <w:rsid w:val="00FC47B9"/>
    <w:rsid w:val="00FC4CD3"/>
    <w:rsid w:val="00FC5014"/>
    <w:rsid w:val="00FC5182"/>
    <w:rsid w:val="00FC54F2"/>
    <w:rsid w:val="00FC56F4"/>
    <w:rsid w:val="00FC57F3"/>
    <w:rsid w:val="00FC586D"/>
    <w:rsid w:val="00FC5C06"/>
    <w:rsid w:val="00FC5C37"/>
    <w:rsid w:val="00FC5F2D"/>
    <w:rsid w:val="00FC5F50"/>
    <w:rsid w:val="00FC611A"/>
    <w:rsid w:val="00FC61DD"/>
    <w:rsid w:val="00FC628B"/>
    <w:rsid w:val="00FC634B"/>
    <w:rsid w:val="00FC63F4"/>
    <w:rsid w:val="00FC6459"/>
    <w:rsid w:val="00FC64BF"/>
    <w:rsid w:val="00FC6896"/>
    <w:rsid w:val="00FC6A71"/>
    <w:rsid w:val="00FC6D10"/>
    <w:rsid w:val="00FC6D35"/>
    <w:rsid w:val="00FC6E12"/>
    <w:rsid w:val="00FC6EF8"/>
    <w:rsid w:val="00FC6FC3"/>
    <w:rsid w:val="00FC6FC4"/>
    <w:rsid w:val="00FC7531"/>
    <w:rsid w:val="00FC75C3"/>
    <w:rsid w:val="00FC77CF"/>
    <w:rsid w:val="00FC78E2"/>
    <w:rsid w:val="00FC7CAA"/>
    <w:rsid w:val="00FC7EA7"/>
    <w:rsid w:val="00FC7EAA"/>
    <w:rsid w:val="00FC7F7A"/>
    <w:rsid w:val="00FD0088"/>
    <w:rsid w:val="00FD0622"/>
    <w:rsid w:val="00FD09DE"/>
    <w:rsid w:val="00FD0B90"/>
    <w:rsid w:val="00FD0FF2"/>
    <w:rsid w:val="00FD1147"/>
    <w:rsid w:val="00FD11E3"/>
    <w:rsid w:val="00FD11FA"/>
    <w:rsid w:val="00FD1314"/>
    <w:rsid w:val="00FD1333"/>
    <w:rsid w:val="00FD19BA"/>
    <w:rsid w:val="00FD1A05"/>
    <w:rsid w:val="00FD1EB0"/>
    <w:rsid w:val="00FD210D"/>
    <w:rsid w:val="00FD24B4"/>
    <w:rsid w:val="00FD2601"/>
    <w:rsid w:val="00FD271B"/>
    <w:rsid w:val="00FD2973"/>
    <w:rsid w:val="00FD30E8"/>
    <w:rsid w:val="00FD333B"/>
    <w:rsid w:val="00FD35CA"/>
    <w:rsid w:val="00FD3662"/>
    <w:rsid w:val="00FD38DB"/>
    <w:rsid w:val="00FD427B"/>
    <w:rsid w:val="00FD436E"/>
    <w:rsid w:val="00FD4582"/>
    <w:rsid w:val="00FD4FDE"/>
    <w:rsid w:val="00FD5442"/>
    <w:rsid w:val="00FD54A7"/>
    <w:rsid w:val="00FD5521"/>
    <w:rsid w:val="00FD56D6"/>
    <w:rsid w:val="00FD586F"/>
    <w:rsid w:val="00FD5A53"/>
    <w:rsid w:val="00FD5B94"/>
    <w:rsid w:val="00FD5C67"/>
    <w:rsid w:val="00FD5EF3"/>
    <w:rsid w:val="00FD6158"/>
    <w:rsid w:val="00FD62C0"/>
    <w:rsid w:val="00FD62D9"/>
    <w:rsid w:val="00FD642E"/>
    <w:rsid w:val="00FD69AE"/>
    <w:rsid w:val="00FD6B2B"/>
    <w:rsid w:val="00FD6C45"/>
    <w:rsid w:val="00FD6ED8"/>
    <w:rsid w:val="00FD700A"/>
    <w:rsid w:val="00FD76B3"/>
    <w:rsid w:val="00FD78FA"/>
    <w:rsid w:val="00FD7A50"/>
    <w:rsid w:val="00FD7BA6"/>
    <w:rsid w:val="00FD7BDD"/>
    <w:rsid w:val="00FE01DC"/>
    <w:rsid w:val="00FE0395"/>
    <w:rsid w:val="00FE0E1C"/>
    <w:rsid w:val="00FE145F"/>
    <w:rsid w:val="00FE150C"/>
    <w:rsid w:val="00FE1511"/>
    <w:rsid w:val="00FE1B2A"/>
    <w:rsid w:val="00FE1BE6"/>
    <w:rsid w:val="00FE1DAF"/>
    <w:rsid w:val="00FE1E00"/>
    <w:rsid w:val="00FE1E53"/>
    <w:rsid w:val="00FE2519"/>
    <w:rsid w:val="00FE26EA"/>
    <w:rsid w:val="00FE28BD"/>
    <w:rsid w:val="00FE2950"/>
    <w:rsid w:val="00FE2E39"/>
    <w:rsid w:val="00FE328C"/>
    <w:rsid w:val="00FE36D2"/>
    <w:rsid w:val="00FE385E"/>
    <w:rsid w:val="00FE38A1"/>
    <w:rsid w:val="00FE424E"/>
    <w:rsid w:val="00FE4408"/>
    <w:rsid w:val="00FE452D"/>
    <w:rsid w:val="00FE4559"/>
    <w:rsid w:val="00FE46A3"/>
    <w:rsid w:val="00FE4780"/>
    <w:rsid w:val="00FE4EAE"/>
    <w:rsid w:val="00FE5136"/>
    <w:rsid w:val="00FE54DF"/>
    <w:rsid w:val="00FE5605"/>
    <w:rsid w:val="00FE5655"/>
    <w:rsid w:val="00FE57E2"/>
    <w:rsid w:val="00FE57EA"/>
    <w:rsid w:val="00FE5868"/>
    <w:rsid w:val="00FE5A49"/>
    <w:rsid w:val="00FE5FE3"/>
    <w:rsid w:val="00FE6024"/>
    <w:rsid w:val="00FE60CD"/>
    <w:rsid w:val="00FE60DC"/>
    <w:rsid w:val="00FE6617"/>
    <w:rsid w:val="00FE6944"/>
    <w:rsid w:val="00FE6A31"/>
    <w:rsid w:val="00FE6BA3"/>
    <w:rsid w:val="00FE6BAB"/>
    <w:rsid w:val="00FE6D00"/>
    <w:rsid w:val="00FE6DC2"/>
    <w:rsid w:val="00FE6E00"/>
    <w:rsid w:val="00FE6FEE"/>
    <w:rsid w:val="00FE7330"/>
    <w:rsid w:val="00FE7534"/>
    <w:rsid w:val="00FE76C8"/>
    <w:rsid w:val="00FE76D0"/>
    <w:rsid w:val="00FE7ACE"/>
    <w:rsid w:val="00FF01D3"/>
    <w:rsid w:val="00FF01F8"/>
    <w:rsid w:val="00FF0235"/>
    <w:rsid w:val="00FF02EF"/>
    <w:rsid w:val="00FF03CF"/>
    <w:rsid w:val="00FF073A"/>
    <w:rsid w:val="00FF07B6"/>
    <w:rsid w:val="00FF0BBA"/>
    <w:rsid w:val="00FF1111"/>
    <w:rsid w:val="00FF1367"/>
    <w:rsid w:val="00FF14B8"/>
    <w:rsid w:val="00FF1678"/>
    <w:rsid w:val="00FF1ADE"/>
    <w:rsid w:val="00FF1AEF"/>
    <w:rsid w:val="00FF1B1D"/>
    <w:rsid w:val="00FF1C2A"/>
    <w:rsid w:val="00FF1E34"/>
    <w:rsid w:val="00FF2205"/>
    <w:rsid w:val="00FF27B3"/>
    <w:rsid w:val="00FF2BBA"/>
    <w:rsid w:val="00FF2C3B"/>
    <w:rsid w:val="00FF2EC7"/>
    <w:rsid w:val="00FF2F25"/>
    <w:rsid w:val="00FF315C"/>
    <w:rsid w:val="00FF326A"/>
    <w:rsid w:val="00FF34DC"/>
    <w:rsid w:val="00FF3533"/>
    <w:rsid w:val="00FF3548"/>
    <w:rsid w:val="00FF35A6"/>
    <w:rsid w:val="00FF3973"/>
    <w:rsid w:val="00FF3BCE"/>
    <w:rsid w:val="00FF3CB6"/>
    <w:rsid w:val="00FF4140"/>
    <w:rsid w:val="00FF41E1"/>
    <w:rsid w:val="00FF475C"/>
    <w:rsid w:val="00FF497C"/>
    <w:rsid w:val="00FF4C93"/>
    <w:rsid w:val="00FF4E1B"/>
    <w:rsid w:val="00FF50AA"/>
    <w:rsid w:val="00FF53A1"/>
    <w:rsid w:val="00FF566E"/>
    <w:rsid w:val="00FF585E"/>
    <w:rsid w:val="00FF5A32"/>
    <w:rsid w:val="00FF5B64"/>
    <w:rsid w:val="00FF5B86"/>
    <w:rsid w:val="00FF5C89"/>
    <w:rsid w:val="00FF5D94"/>
    <w:rsid w:val="00FF5E68"/>
    <w:rsid w:val="00FF5F76"/>
    <w:rsid w:val="00FF6092"/>
    <w:rsid w:val="00FF6151"/>
    <w:rsid w:val="00FF6492"/>
    <w:rsid w:val="00FF6A8C"/>
    <w:rsid w:val="00FF6E9D"/>
    <w:rsid w:val="00FF7378"/>
    <w:rsid w:val="00FF75C3"/>
    <w:rsid w:val="00FF75C5"/>
    <w:rsid w:val="00FF7A21"/>
    <w:rsid w:val="00FF7C82"/>
    <w:rsid w:val="00FF7E00"/>
    <w:rsid w:val="00FF7EEE"/>
    <w:rsid w:val="01011CB1"/>
    <w:rsid w:val="0101BF7C"/>
    <w:rsid w:val="010D075F"/>
    <w:rsid w:val="01130E40"/>
    <w:rsid w:val="0113F1EA"/>
    <w:rsid w:val="0115F303"/>
    <w:rsid w:val="012F36EA"/>
    <w:rsid w:val="0130365C"/>
    <w:rsid w:val="01361245"/>
    <w:rsid w:val="01394221"/>
    <w:rsid w:val="013EFF93"/>
    <w:rsid w:val="01499418"/>
    <w:rsid w:val="014A1AAC"/>
    <w:rsid w:val="01544E8D"/>
    <w:rsid w:val="0165C2C5"/>
    <w:rsid w:val="0166853B"/>
    <w:rsid w:val="017299FD"/>
    <w:rsid w:val="017F67FF"/>
    <w:rsid w:val="019E5AB4"/>
    <w:rsid w:val="01A37349"/>
    <w:rsid w:val="01A42F41"/>
    <w:rsid w:val="01CB4E64"/>
    <w:rsid w:val="01E0CE53"/>
    <w:rsid w:val="01E84B1B"/>
    <w:rsid w:val="01EE95E0"/>
    <w:rsid w:val="01F03845"/>
    <w:rsid w:val="01F1A715"/>
    <w:rsid w:val="01F47076"/>
    <w:rsid w:val="01FC07F2"/>
    <w:rsid w:val="02013B8E"/>
    <w:rsid w:val="0201BE3B"/>
    <w:rsid w:val="020355FC"/>
    <w:rsid w:val="0214BA67"/>
    <w:rsid w:val="0217B174"/>
    <w:rsid w:val="021EC935"/>
    <w:rsid w:val="02259939"/>
    <w:rsid w:val="0236511F"/>
    <w:rsid w:val="024A2760"/>
    <w:rsid w:val="026D03F2"/>
    <w:rsid w:val="0273F076"/>
    <w:rsid w:val="02770F94"/>
    <w:rsid w:val="028ACB8B"/>
    <w:rsid w:val="028DB392"/>
    <w:rsid w:val="0293A236"/>
    <w:rsid w:val="02A0A89C"/>
    <w:rsid w:val="02A61E56"/>
    <w:rsid w:val="02A95AA6"/>
    <w:rsid w:val="02BBDF53"/>
    <w:rsid w:val="02C20A78"/>
    <w:rsid w:val="02C470A7"/>
    <w:rsid w:val="02CABFDE"/>
    <w:rsid w:val="02CBC1FE"/>
    <w:rsid w:val="02D73FE9"/>
    <w:rsid w:val="02DB6B79"/>
    <w:rsid w:val="02E20EEB"/>
    <w:rsid w:val="03000571"/>
    <w:rsid w:val="0300163E"/>
    <w:rsid w:val="03055BF9"/>
    <w:rsid w:val="03126187"/>
    <w:rsid w:val="031964C6"/>
    <w:rsid w:val="031B3C20"/>
    <w:rsid w:val="03334AB3"/>
    <w:rsid w:val="033744FF"/>
    <w:rsid w:val="033BE9A1"/>
    <w:rsid w:val="034522EC"/>
    <w:rsid w:val="035C7C75"/>
    <w:rsid w:val="035ECEB4"/>
    <w:rsid w:val="03674E2A"/>
    <w:rsid w:val="0370D231"/>
    <w:rsid w:val="0383F7FB"/>
    <w:rsid w:val="0391FF9D"/>
    <w:rsid w:val="03971D5F"/>
    <w:rsid w:val="039C877E"/>
    <w:rsid w:val="039DFD26"/>
    <w:rsid w:val="039E52F7"/>
    <w:rsid w:val="03A03F04"/>
    <w:rsid w:val="03A48EFB"/>
    <w:rsid w:val="03B53E56"/>
    <w:rsid w:val="03BF80BE"/>
    <w:rsid w:val="03C6F1C2"/>
    <w:rsid w:val="03C7F4DB"/>
    <w:rsid w:val="03CE4A79"/>
    <w:rsid w:val="03D58915"/>
    <w:rsid w:val="03D94FA0"/>
    <w:rsid w:val="03D9B7B2"/>
    <w:rsid w:val="03DC8022"/>
    <w:rsid w:val="03E5C358"/>
    <w:rsid w:val="03F37337"/>
    <w:rsid w:val="04069667"/>
    <w:rsid w:val="040A378D"/>
    <w:rsid w:val="040D9EB1"/>
    <w:rsid w:val="041B7532"/>
    <w:rsid w:val="041DBB86"/>
    <w:rsid w:val="04287E83"/>
    <w:rsid w:val="04371FC8"/>
    <w:rsid w:val="04450C75"/>
    <w:rsid w:val="04570674"/>
    <w:rsid w:val="045ED6C9"/>
    <w:rsid w:val="046428FC"/>
    <w:rsid w:val="04665CBB"/>
    <w:rsid w:val="0469E1F1"/>
    <w:rsid w:val="04776AD1"/>
    <w:rsid w:val="04791CC5"/>
    <w:rsid w:val="04816259"/>
    <w:rsid w:val="048685D5"/>
    <w:rsid w:val="049A9D3B"/>
    <w:rsid w:val="04B7C26F"/>
    <w:rsid w:val="04B8774C"/>
    <w:rsid w:val="04E98370"/>
    <w:rsid w:val="04F259CF"/>
    <w:rsid w:val="04F4086D"/>
    <w:rsid w:val="04FBB1CB"/>
    <w:rsid w:val="04FC0B01"/>
    <w:rsid w:val="051131E4"/>
    <w:rsid w:val="052A84BA"/>
    <w:rsid w:val="053BB483"/>
    <w:rsid w:val="053C99F0"/>
    <w:rsid w:val="0545358A"/>
    <w:rsid w:val="054B8B26"/>
    <w:rsid w:val="0550C960"/>
    <w:rsid w:val="055C11EC"/>
    <w:rsid w:val="055F7997"/>
    <w:rsid w:val="056EA8E8"/>
    <w:rsid w:val="0570AD12"/>
    <w:rsid w:val="05751019"/>
    <w:rsid w:val="05751CA4"/>
    <w:rsid w:val="05838E93"/>
    <w:rsid w:val="05858B40"/>
    <w:rsid w:val="0585FD70"/>
    <w:rsid w:val="0589676D"/>
    <w:rsid w:val="05929372"/>
    <w:rsid w:val="0596E681"/>
    <w:rsid w:val="05B1B01B"/>
    <w:rsid w:val="05BE6A52"/>
    <w:rsid w:val="05CAAA3C"/>
    <w:rsid w:val="05DA6C29"/>
    <w:rsid w:val="05E473DD"/>
    <w:rsid w:val="05E87C5A"/>
    <w:rsid w:val="05ECBBC8"/>
    <w:rsid w:val="05F850FF"/>
    <w:rsid w:val="05FB3544"/>
    <w:rsid w:val="05FB9BC3"/>
    <w:rsid w:val="060D0A17"/>
    <w:rsid w:val="060D4FF7"/>
    <w:rsid w:val="0614E8BF"/>
    <w:rsid w:val="061C7BF2"/>
    <w:rsid w:val="061EA4E7"/>
    <w:rsid w:val="0627224C"/>
    <w:rsid w:val="062939BB"/>
    <w:rsid w:val="062EFB5A"/>
    <w:rsid w:val="063075AF"/>
    <w:rsid w:val="063D1C16"/>
    <w:rsid w:val="063ED313"/>
    <w:rsid w:val="064E2E31"/>
    <w:rsid w:val="064FDD69"/>
    <w:rsid w:val="065B610D"/>
    <w:rsid w:val="067341DF"/>
    <w:rsid w:val="067FEFE0"/>
    <w:rsid w:val="0685C1B7"/>
    <w:rsid w:val="069895B1"/>
    <w:rsid w:val="06AB6B60"/>
    <w:rsid w:val="06BD0B44"/>
    <w:rsid w:val="06C9B7BF"/>
    <w:rsid w:val="06DDFA85"/>
    <w:rsid w:val="06E2A133"/>
    <w:rsid w:val="06ECF0FB"/>
    <w:rsid w:val="07011205"/>
    <w:rsid w:val="07122A6D"/>
    <w:rsid w:val="071355C0"/>
    <w:rsid w:val="0715ACC4"/>
    <w:rsid w:val="072F3A07"/>
    <w:rsid w:val="072FFBAD"/>
    <w:rsid w:val="0730313C"/>
    <w:rsid w:val="07391982"/>
    <w:rsid w:val="074AA89B"/>
    <w:rsid w:val="074B51FA"/>
    <w:rsid w:val="074DC8E4"/>
    <w:rsid w:val="07568520"/>
    <w:rsid w:val="07568555"/>
    <w:rsid w:val="0756A31F"/>
    <w:rsid w:val="075A99AE"/>
    <w:rsid w:val="0767FE2D"/>
    <w:rsid w:val="076B6B93"/>
    <w:rsid w:val="077D1020"/>
    <w:rsid w:val="0783A2BE"/>
    <w:rsid w:val="07843B26"/>
    <w:rsid w:val="0784FE03"/>
    <w:rsid w:val="079F40FF"/>
    <w:rsid w:val="07A985B7"/>
    <w:rsid w:val="07ABEB74"/>
    <w:rsid w:val="07B2E0F9"/>
    <w:rsid w:val="07B8CDA8"/>
    <w:rsid w:val="07C2EE98"/>
    <w:rsid w:val="07E58D64"/>
    <w:rsid w:val="07EC209C"/>
    <w:rsid w:val="07F0AA39"/>
    <w:rsid w:val="07F18242"/>
    <w:rsid w:val="080E8C25"/>
    <w:rsid w:val="080EFDE1"/>
    <w:rsid w:val="0815AF92"/>
    <w:rsid w:val="08190C88"/>
    <w:rsid w:val="08225285"/>
    <w:rsid w:val="08230270"/>
    <w:rsid w:val="0830AF27"/>
    <w:rsid w:val="08334435"/>
    <w:rsid w:val="083472B5"/>
    <w:rsid w:val="0847E0D1"/>
    <w:rsid w:val="084F1D2F"/>
    <w:rsid w:val="08502C1B"/>
    <w:rsid w:val="08506CDF"/>
    <w:rsid w:val="0852008A"/>
    <w:rsid w:val="086714C9"/>
    <w:rsid w:val="086A25C3"/>
    <w:rsid w:val="0870D21D"/>
    <w:rsid w:val="08751BE1"/>
    <w:rsid w:val="088DA4D6"/>
    <w:rsid w:val="089079B8"/>
    <w:rsid w:val="089251D8"/>
    <w:rsid w:val="0894E3EE"/>
    <w:rsid w:val="0895A2BB"/>
    <w:rsid w:val="0895FB46"/>
    <w:rsid w:val="08970048"/>
    <w:rsid w:val="0897F99B"/>
    <w:rsid w:val="0898B779"/>
    <w:rsid w:val="089BD20F"/>
    <w:rsid w:val="08A16CD3"/>
    <w:rsid w:val="08BCF593"/>
    <w:rsid w:val="08BF8CF9"/>
    <w:rsid w:val="08C1AC0D"/>
    <w:rsid w:val="08C513CB"/>
    <w:rsid w:val="08CCBA2A"/>
    <w:rsid w:val="08D6E5E9"/>
    <w:rsid w:val="08D87570"/>
    <w:rsid w:val="08DCFC05"/>
    <w:rsid w:val="08DD210E"/>
    <w:rsid w:val="08F06C1A"/>
    <w:rsid w:val="08F10E43"/>
    <w:rsid w:val="08F6B10B"/>
    <w:rsid w:val="09080110"/>
    <w:rsid w:val="090ABF5A"/>
    <w:rsid w:val="091BB719"/>
    <w:rsid w:val="092B0FEF"/>
    <w:rsid w:val="0934580A"/>
    <w:rsid w:val="094E364E"/>
    <w:rsid w:val="095F2A49"/>
    <w:rsid w:val="0968862C"/>
    <w:rsid w:val="0976D23C"/>
    <w:rsid w:val="097A4367"/>
    <w:rsid w:val="09827F2D"/>
    <w:rsid w:val="098F0B3A"/>
    <w:rsid w:val="099E95C8"/>
    <w:rsid w:val="09A975D1"/>
    <w:rsid w:val="09C5F619"/>
    <w:rsid w:val="09E3EDA6"/>
    <w:rsid w:val="09F2B918"/>
    <w:rsid w:val="09F94349"/>
    <w:rsid w:val="09FA3CC5"/>
    <w:rsid w:val="09FBCED2"/>
    <w:rsid w:val="0A003468"/>
    <w:rsid w:val="0A07E7D4"/>
    <w:rsid w:val="0A0B23CF"/>
    <w:rsid w:val="0A0BD4B2"/>
    <w:rsid w:val="0A115E1E"/>
    <w:rsid w:val="0A142E67"/>
    <w:rsid w:val="0A1588CE"/>
    <w:rsid w:val="0A1981EE"/>
    <w:rsid w:val="0A201E0C"/>
    <w:rsid w:val="0A2030BB"/>
    <w:rsid w:val="0A2085E9"/>
    <w:rsid w:val="0A38FC4F"/>
    <w:rsid w:val="0A4490BB"/>
    <w:rsid w:val="0A553097"/>
    <w:rsid w:val="0A5A94CF"/>
    <w:rsid w:val="0A638661"/>
    <w:rsid w:val="0A661C42"/>
    <w:rsid w:val="0A6C570D"/>
    <w:rsid w:val="0A6D64C7"/>
    <w:rsid w:val="0A7BBB62"/>
    <w:rsid w:val="0A89A294"/>
    <w:rsid w:val="0A8AC093"/>
    <w:rsid w:val="0A975920"/>
    <w:rsid w:val="0AA8DE9F"/>
    <w:rsid w:val="0AAC1BC2"/>
    <w:rsid w:val="0AB2C335"/>
    <w:rsid w:val="0AB7A191"/>
    <w:rsid w:val="0AC49AA8"/>
    <w:rsid w:val="0AC78CEE"/>
    <w:rsid w:val="0AD21DB4"/>
    <w:rsid w:val="0AD989AC"/>
    <w:rsid w:val="0AECF58F"/>
    <w:rsid w:val="0AF7CC66"/>
    <w:rsid w:val="0B0FA248"/>
    <w:rsid w:val="0B16DF07"/>
    <w:rsid w:val="0B1DC5FB"/>
    <w:rsid w:val="0B206D51"/>
    <w:rsid w:val="0B26E810"/>
    <w:rsid w:val="0B2AAAB4"/>
    <w:rsid w:val="0B42C427"/>
    <w:rsid w:val="0B4B8A64"/>
    <w:rsid w:val="0B4FEA22"/>
    <w:rsid w:val="0B5B21F7"/>
    <w:rsid w:val="0B5B8F50"/>
    <w:rsid w:val="0B61E7DB"/>
    <w:rsid w:val="0B66844A"/>
    <w:rsid w:val="0B6D6D13"/>
    <w:rsid w:val="0B722383"/>
    <w:rsid w:val="0B7740F9"/>
    <w:rsid w:val="0B796953"/>
    <w:rsid w:val="0B8989EA"/>
    <w:rsid w:val="0B8A9F88"/>
    <w:rsid w:val="0BACB57F"/>
    <w:rsid w:val="0BBFB27E"/>
    <w:rsid w:val="0BCC66B5"/>
    <w:rsid w:val="0BD9052C"/>
    <w:rsid w:val="0BDB7DAE"/>
    <w:rsid w:val="0BDF5032"/>
    <w:rsid w:val="0BDF9AC8"/>
    <w:rsid w:val="0BE4D305"/>
    <w:rsid w:val="0BE74F86"/>
    <w:rsid w:val="0BF5581F"/>
    <w:rsid w:val="0BF9E52C"/>
    <w:rsid w:val="0C06C4EF"/>
    <w:rsid w:val="0C0BA9DD"/>
    <w:rsid w:val="0C161451"/>
    <w:rsid w:val="0C16CB8F"/>
    <w:rsid w:val="0C52DC74"/>
    <w:rsid w:val="0C533810"/>
    <w:rsid w:val="0C5AB654"/>
    <w:rsid w:val="0C5F2CED"/>
    <w:rsid w:val="0C679974"/>
    <w:rsid w:val="0C70EA8A"/>
    <w:rsid w:val="0C76304E"/>
    <w:rsid w:val="0C7D0E49"/>
    <w:rsid w:val="0C8234A1"/>
    <w:rsid w:val="0C8CEC5C"/>
    <w:rsid w:val="0C95333C"/>
    <w:rsid w:val="0CA214BB"/>
    <w:rsid w:val="0CA22AFA"/>
    <w:rsid w:val="0CA6FDE3"/>
    <w:rsid w:val="0CA7DEB0"/>
    <w:rsid w:val="0CA9E54D"/>
    <w:rsid w:val="0CADA54C"/>
    <w:rsid w:val="0CB58535"/>
    <w:rsid w:val="0CBE2872"/>
    <w:rsid w:val="0CC4AA23"/>
    <w:rsid w:val="0CD74947"/>
    <w:rsid w:val="0CD841A3"/>
    <w:rsid w:val="0CDA8393"/>
    <w:rsid w:val="0CDB5671"/>
    <w:rsid w:val="0CE047C2"/>
    <w:rsid w:val="0CEACCB5"/>
    <w:rsid w:val="0CF193CC"/>
    <w:rsid w:val="0CF6293B"/>
    <w:rsid w:val="0CF72565"/>
    <w:rsid w:val="0CFD6E54"/>
    <w:rsid w:val="0CFEA2E3"/>
    <w:rsid w:val="0D05B625"/>
    <w:rsid w:val="0D1E74DA"/>
    <w:rsid w:val="0D29F5EE"/>
    <w:rsid w:val="0D2F18C9"/>
    <w:rsid w:val="0D35D507"/>
    <w:rsid w:val="0D3E0834"/>
    <w:rsid w:val="0D445714"/>
    <w:rsid w:val="0D45EEA3"/>
    <w:rsid w:val="0D468F1C"/>
    <w:rsid w:val="0D50241B"/>
    <w:rsid w:val="0D57C9EC"/>
    <w:rsid w:val="0D69A4C9"/>
    <w:rsid w:val="0D6F82E9"/>
    <w:rsid w:val="0D7EA5DE"/>
    <w:rsid w:val="0D832F72"/>
    <w:rsid w:val="0D8DE662"/>
    <w:rsid w:val="0D944912"/>
    <w:rsid w:val="0D9C14BB"/>
    <w:rsid w:val="0DA03F8E"/>
    <w:rsid w:val="0DA2DEEC"/>
    <w:rsid w:val="0DB298F2"/>
    <w:rsid w:val="0DB62586"/>
    <w:rsid w:val="0DB748ED"/>
    <w:rsid w:val="0DBA6ACA"/>
    <w:rsid w:val="0DC614EB"/>
    <w:rsid w:val="0DC96263"/>
    <w:rsid w:val="0DD068B5"/>
    <w:rsid w:val="0DD82E35"/>
    <w:rsid w:val="0DD9E420"/>
    <w:rsid w:val="0DDC0FF2"/>
    <w:rsid w:val="0DE1551C"/>
    <w:rsid w:val="0DEE0AF7"/>
    <w:rsid w:val="0DF3AFA7"/>
    <w:rsid w:val="0DF5B39F"/>
    <w:rsid w:val="0DF97838"/>
    <w:rsid w:val="0E009DB3"/>
    <w:rsid w:val="0E0B6C52"/>
    <w:rsid w:val="0E0C4BEC"/>
    <w:rsid w:val="0E12575B"/>
    <w:rsid w:val="0E17BEC0"/>
    <w:rsid w:val="0E24DFB4"/>
    <w:rsid w:val="0E2D1D26"/>
    <w:rsid w:val="0E2E1237"/>
    <w:rsid w:val="0E2FC935"/>
    <w:rsid w:val="0E320D7B"/>
    <w:rsid w:val="0E404A65"/>
    <w:rsid w:val="0E42DBC8"/>
    <w:rsid w:val="0E498C68"/>
    <w:rsid w:val="0E522890"/>
    <w:rsid w:val="0E5249C6"/>
    <w:rsid w:val="0E583825"/>
    <w:rsid w:val="0E5B5960"/>
    <w:rsid w:val="0E5DFD18"/>
    <w:rsid w:val="0E669CF3"/>
    <w:rsid w:val="0E7BCC2C"/>
    <w:rsid w:val="0E805819"/>
    <w:rsid w:val="0E81B02D"/>
    <w:rsid w:val="0E990B89"/>
    <w:rsid w:val="0EA766D4"/>
    <w:rsid w:val="0EB4E9BE"/>
    <w:rsid w:val="0EBE63BC"/>
    <w:rsid w:val="0ECFC3D0"/>
    <w:rsid w:val="0ED12508"/>
    <w:rsid w:val="0EDCC538"/>
    <w:rsid w:val="0EE97D0D"/>
    <w:rsid w:val="0EEA25FB"/>
    <w:rsid w:val="0EF10DD3"/>
    <w:rsid w:val="0EF23EA2"/>
    <w:rsid w:val="0EFA0AC6"/>
    <w:rsid w:val="0EFA63FE"/>
    <w:rsid w:val="0EFB1C0E"/>
    <w:rsid w:val="0F22F9B2"/>
    <w:rsid w:val="0F25B2DD"/>
    <w:rsid w:val="0F285434"/>
    <w:rsid w:val="0F29BAF4"/>
    <w:rsid w:val="0F2DD772"/>
    <w:rsid w:val="0F32586B"/>
    <w:rsid w:val="0F32F898"/>
    <w:rsid w:val="0F343E80"/>
    <w:rsid w:val="0F3A1956"/>
    <w:rsid w:val="0F4B6F4F"/>
    <w:rsid w:val="0F4F0657"/>
    <w:rsid w:val="0F51B6AC"/>
    <w:rsid w:val="0F557EA0"/>
    <w:rsid w:val="0F583DD0"/>
    <w:rsid w:val="0F65A4C2"/>
    <w:rsid w:val="0F6BFF5F"/>
    <w:rsid w:val="0F6EDF73"/>
    <w:rsid w:val="0F7143FF"/>
    <w:rsid w:val="0F824AF4"/>
    <w:rsid w:val="0F84E74E"/>
    <w:rsid w:val="0F85F558"/>
    <w:rsid w:val="0F8EF151"/>
    <w:rsid w:val="0F98C355"/>
    <w:rsid w:val="0F9E5C12"/>
    <w:rsid w:val="0FADCF89"/>
    <w:rsid w:val="0FB1F962"/>
    <w:rsid w:val="0FC1E1E3"/>
    <w:rsid w:val="0FC4A2C0"/>
    <w:rsid w:val="0FCC30BC"/>
    <w:rsid w:val="0FCEB6BE"/>
    <w:rsid w:val="0FD360B8"/>
    <w:rsid w:val="0FE32CDE"/>
    <w:rsid w:val="0FE4258A"/>
    <w:rsid w:val="0FE4B341"/>
    <w:rsid w:val="103E20C2"/>
    <w:rsid w:val="1041DE98"/>
    <w:rsid w:val="104B5364"/>
    <w:rsid w:val="10518F89"/>
    <w:rsid w:val="105A64BA"/>
    <w:rsid w:val="105D3B9C"/>
    <w:rsid w:val="105F7921"/>
    <w:rsid w:val="107B5A25"/>
    <w:rsid w:val="107C7E2E"/>
    <w:rsid w:val="1085069E"/>
    <w:rsid w:val="10857751"/>
    <w:rsid w:val="10A4BC47"/>
    <w:rsid w:val="10A52482"/>
    <w:rsid w:val="10A6F792"/>
    <w:rsid w:val="10AD97C5"/>
    <w:rsid w:val="10C02D30"/>
    <w:rsid w:val="10D09C60"/>
    <w:rsid w:val="10D23C41"/>
    <w:rsid w:val="10E1B42B"/>
    <w:rsid w:val="10EC8644"/>
    <w:rsid w:val="1115912D"/>
    <w:rsid w:val="11198A2C"/>
    <w:rsid w:val="11286E25"/>
    <w:rsid w:val="112BFAC6"/>
    <w:rsid w:val="11377694"/>
    <w:rsid w:val="113AD4CD"/>
    <w:rsid w:val="11416E29"/>
    <w:rsid w:val="11418430"/>
    <w:rsid w:val="1146B90F"/>
    <w:rsid w:val="114719E9"/>
    <w:rsid w:val="115DE090"/>
    <w:rsid w:val="1169E1AF"/>
    <w:rsid w:val="11712BFE"/>
    <w:rsid w:val="117A0F2A"/>
    <w:rsid w:val="117DBE43"/>
    <w:rsid w:val="1196E3FD"/>
    <w:rsid w:val="11985FB1"/>
    <w:rsid w:val="11AC61B4"/>
    <w:rsid w:val="11B5D878"/>
    <w:rsid w:val="11BF34B5"/>
    <w:rsid w:val="11C78461"/>
    <w:rsid w:val="11C7C246"/>
    <w:rsid w:val="11D0B27F"/>
    <w:rsid w:val="11DDD89A"/>
    <w:rsid w:val="11DF666D"/>
    <w:rsid w:val="11E0FC41"/>
    <w:rsid w:val="11E4AD05"/>
    <w:rsid w:val="11EE4B33"/>
    <w:rsid w:val="11F2C9D3"/>
    <w:rsid w:val="11FBF3EE"/>
    <w:rsid w:val="1203D39D"/>
    <w:rsid w:val="12045A03"/>
    <w:rsid w:val="1204EED1"/>
    <w:rsid w:val="120F4BBB"/>
    <w:rsid w:val="12196F79"/>
    <w:rsid w:val="1219CDF9"/>
    <w:rsid w:val="121FD9A7"/>
    <w:rsid w:val="122B3830"/>
    <w:rsid w:val="123E82D4"/>
    <w:rsid w:val="12495D8B"/>
    <w:rsid w:val="124E7EAE"/>
    <w:rsid w:val="124EA7FB"/>
    <w:rsid w:val="125D1155"/>
    <w:rsid w:val="1273F66A"/>
    <w:rsid w:val="1297B668"/>
    <w:rsid w:val="129A84AD"/>
    <w:rsid w:val="12A215C3"/>
    <w:rsid w:val="12A5DD9B"/>
    <w:rsid w:val="12AA3953"/>
    <w:rsid w:val="12AB0931"/>
    <w:rsid w:val="12B380AD"/>
    <w:rsid w:val="12B39FA0"/>
    <w:rsid w:val="12C8BA7F"/>
    <w:rsid w:val="12D16327"/>
    <w:rsid w:val="12D78B56"/>
    <w:rsid w:val="12E23D29"/>
    <w:rsid w:val="12E8E69C"/>
    <w:rsid w:val="12F83262"/>
    <w:rsid w:val="12FF37C0"/>
    <w:rsid w:val="130BB815"/>
    <w:rsid w:val="1311B2A8"/>
    <w:rsid w:val="1317F05A"/>
    <w:rsid w:val="13252585"/>
    <w:rsid w:val="132B9345"/>
    <w:rsid w:val="132D9CCC"/>
    <w:rsid w:val="132EB340"/>
    <w:rsid w:val="1334D9A9"/>
    <w:rsid w:val="133C692D"/>
    <w:rsid w:val="133E1406"/>
    <w:rsid w:val="134059F3"/>
    <w:rsid w:val="13411D36"/>
    <w:rsid w:val="1345F7E2"/>
    <w:rsid w:val="1349E686"/>
    <w:rsid w:val="13568735"/>
    <w:rsid w:val="13593846"/>
    <w:rsid w:val="135A677F"/>
    <w:rsid w:val="136C3E50"/>
    <w:rsid w:val="136EEE56"/>
    <w:rsid w:val="136FBCF1"/>
    <w:rsid w:val="1372B0B7"/>
    <w:rsid w:val="1372DCF7"/>
    <w:rsid w:val="137905D5"/>
    <w:rsid w:val="137974C5"/>
    <w:rsid w:val="137B5C80"/>
    <w:rsid w:val="138EB6E9"/>
    <w:rsid w:val="1392FFF3"/>
    <w:rsid w:val="1394748A"/>
    <w:rsid w:val="13A475BD"/>
    <w:rsid w:val="13B71602"/>
    <w:rsid w:val="13C9A624"/>
    <w:rsid w:val="13D049A3"/>
    <w:rsid w:val="13D382F8"/>
    <w:rsid w:val="13D866FF"/>
    <w:rsid w:val="13DB4D73"/>
    <w:rsid w:val="13EFF617"/>
    <w:rsid w:val="13FF1E0C"/>
    <w:rsid w:val="140ADAB9"/>
    <w:rsid w:val="14190FD5"/>
    <w:rsid w:val="1422251E"/>
    <w:rsid w:val="142F7707"/>
    <w:rsid w:val="1431839E"/>
    <w:rsid w:val="14334B7A"/>
    <w:rsid w:val="144E7DDA"/>
    <w:rsid w:val="14551056"/>
    <w:rsid w:val="145F1917"/>
    <w:rsid w:val="1464120C"/>
    <w:rsid w:val="146950B9"/>
    <w:rsid w:val="1470FA85"/>
    <w:rsid w:val="1477522D"/>
    <w:rsid w:val="14809274"/>
    <w:rsid w:val="1498D4DD"/>
    <w:rsid w:val="149BAEE6"/>
    <w:rsid w:val="14A52E97"/>
    <w:rsid w:val="14A55E6F"/>
    <w:rsid w:val="14A8A9DA"/>
    <w:rsid w:val="14ADD03D"/>
    <w:rsid w:val="14B30890"/>
    <w:rsid w:val="14C7DAF2"/>
    <w:rsid w:val="14CC7384"/>
    <w:rsid w:val="14D8C58F"/>
    <w:rsid w:val="1506D01A"/>
    <w:rsid w:val="1509AFAE"/>
    <w:rsid w:val="150A4FAA"/>
    <w:rsid w:val="150AD82C"/>
    <w:rsid w:val="150FB39C"/>
    <w:rsid w:val="15108281"/>
    <w:rsid w:val="152859B3"/>
    <w:rsid w:val="15339C43"/>
    <w:rsid w:val="153DEB42"/>
    <w:rsid w:val="153ECD5D"/>
    <w:rsid w:val="154AE3A0"/>
    <w:rsid w:val="155EF08D"/>
    <w:rsid w:val="156209AC"/>
    <w:rsid w:val="156293DA"/>
    <w:rsid w:val="15636F15"/>
    <w:rsid w:val="157203DC"/>
    <w:rsid w:val="15839F77"/>
    <w:rsid w:val="158994BE"/>
    <w:rsid w:val="1589DEB2"/>
    <w:rsid w:val="158A39DB"/>
    <w:rsid w:val="158F429C"/>
    <w:rsid w:val="15975DAC"/>
    <w:rsid w:val="159860D0"/>
    <w:rsid w:val="1598D642"/>
    <w:rsid w:val="159BD6C6"/>
    <w:rsid w:val="159C95A3"/>
    <w:rsid w:val="15A4F516"/>
    <w:rsid w:val="15AD1F98"/>
    <w:rsid w:val="15C38197"/>
    <w:rsid w:val="15D0F344"/>
    <w:rsid w:val="15E0C57C"/>
    <w:rsid w:val="15E8333D"/>
    <w:rsid w:val="15E96F7A"/>
    <w:rsid w:val="15EA11D3"/>
    <w:rsid w:val="15F5352A"/>
    <w:rsid w:val="15FA288C"/>
    <w:rsid w:val="15FD5C72"/>
    <w:rsid w:val="16094FDA"/>
    <w:rsid w:val="160E7A48"/>
    <w:rsid w:val="16152A91"/>
    <w:rsid w:val="161E4A51"/>
    <w:rsid w:val="1634436C"/>
    <w:rsid w:val="164BB3C9"/>
    <w:rsid w:val="1657D9EB"/>
    <w:rsid w:val="16668765"/>
    <w:rsid w:val="166A31A1"/>
    <w:rsid w:val="166BD44D"/>
    <w:rsid w:val="166C5BD6"/>
    <w:rsid w:val="167B4E30"/>
    <w:rsid w:val="167CD40E"/>
    <w:rsid w:val="16828714"/>
    <w:rsid w:val="169CF491"/>
    <w:rsid w:val="16ACCEBB"/>
    <w:rsid w:val="16D30F13"/>
    <w:rsid w:val="16DABDE3"/>
    <w:rsid w:val="16E283B1"/>
    <w:rsid w:val="16E944C8"/>
    <w:rsid w:val="16FE103F"/>
    <w:rsid w:val="170838A8"/>
    <w:rsid w:val="170A93BC"/>
    <w:rsid w:val="170D1DFC"/>
    <w:rsid w:val="1717501A"/>
    <w:rsid w:val="1718B1B9"/>
    <w:rsid w:val="171A06AF"/>
    <w:rsid w:val="1723D3E3"/>
    <w:rsid w:val="17299A58"/>
    <w:rsid w:val="1729A3BF"/>
    <w:rsid w:val="173837FF"/>
    <w:rsid w:val="173E2734"/>
    <w:rsid w:val="1742ECE0"/>
    <w:rsid w:val="17607B64"/>
    <w:rsid w:val="17678DA4"/>
    <w:rsid w:val="176C276C"/>
    <w:rsid w:val="177E387C"/>
    <w:rsid w:val="1784034F"/>
    <w:rsid w:val="178B462A"/>
    <w:rsid w:val="17909EEE"/>
    <w:rsid w:val="1791BD58"/>
    <w:rsid w:val="17990C12"/>
    <w:rsid w:val="17A0D826"/>
    <w:rsid w:val="17A6261A"/>
    <w:rsid w:val="17A8275F"/>
    <w:rsid w:val="17BC384D"/>
    <w:rsid w:val="17BDE731"/>
    <w:rsid w:val="17C558C3"/>
    <w:rsid w:val="17C5DA95"/>
    <w:rsid w:val="17D7AD56"/>
    <w:rsid w:val="17F1985D"/>
    <w:rsid w:val="17F310F1"/>
    <w:rsid w:val="1801BD99"/>
    <w:rsid w:val="1803EF73"/>
    <w:rsid w:val="181435EC"/>
    <w:rsid w:val="181E7987"/>
    <w:rsid w:val="18201056"/>
    <w:rsid w:val="1827C2FD"/>
    <w:rsid w:val="18372D01"/>
    <w:rsid w:val="183A99E3"/>
    <w:rsid w:val="183CABCE"/>
    <w:rsid w:val="183D841B"/>
    <w:rsid w:val="183F5959"/>
    <w:rsid w:val="1841150F"/>
    <w:rsid w:val="1847EDB9"/>
    <w:rsid w:val="184E74DE"/>
    <w:rsid w:val="1853012E"/>
    <w:rsid w:val="18539260"/>
    <w:rsid w:val="185A8F5F"/>
    <w:rsid w:val="185E27F3"/>
    <w:rsid w:val="1869A905"/>
    <w:rsid w:val="1869FA0A"/>
    <w:rsid w:val="18AF7761"/>
    <w:rsid w:val="18B27776"/>
    <w:rsid w:val="18B55E87"/>
    <w:rsid w:val="18CCA0D5"/>
    <w:rsid w:val="18D657F1"/>
    <w:rsid w:val="18E3D609"/>
    <w:rsid w:val="18EB6D17"/>
    <w:rsid w:val="18F51D3F"/>
    <w:rsid w:val="18F88F41"/>
    <w:rsid w:val="190C8435"/>
    <w:rsid w:val="19103A82"/>
    <w:rsid w:val="19133E94"/>
    <w:rsid w:val="191B5EA5"/>
    <w:rsid w:val="1925D237"/>
    <w:rsid w:val="1941A0A0"/>
    <w:rsid w:val="1941E8F0"/>
    <w:rsid w:val="195196C1"/>
    <w:rsid w:val="1960C27E"/>
    <w:rsid w:val="19632B94"/>
    <w:rsid w:val="19839171"/>
    <w:rsid w:val="1985EF23"/>
    <w:rsid w:val="198DE6B1"/>
    <w:rsid w:val="19909C1F"/>
    <w:rsid w:val="19924368"/>
    <w:rsid w:val="199B9C5C"/>
    <w:rsid w:val="19A04BBC"/>
    <w:rsid w:val="19A0FC53"/>
    <w:rsid w:val="19A3C1C9"/>
    <w:rsid w:val="19A410B4"/>
    <w:rsid w:val="19ADE79B"/>
    <w:rsid w:val="19B182FF"/>
    <w:rsid w:val="19B3A064"/>
    <w:rsid w:val="19B7F0F7"/>
    <w:rsid w:val="19CBA548"/>
    <w:rsid w:val="19E0FF81"/>
    <w:rsid w:val="19EB351A"/>
    <w:rsid w:val="19F0967E"/>
    <w:rsid w:val="19F943BC"/>
    <w:rsid w:val="19FF728F"/>
    <w:rsid w:val="1A0274B2"/>
    <w:rsid w:val="1A07996E"/>
    <w:rsid w:val="1A123324"/>
    <w:rsid w:val="1A169536"/>
    <w:rsid w:val="1A2AAB08"/>
    <w:rsid w:val="1A2C48A6"/>
    <w:rsid w:val="1A354676"/>
    <w:rsid w:val="1A364FFC"/>
    <w:rsid w:val="1A5C0F1D"/>
    <w:rsid w:val="1A67D1F3"/>
    <w:rsid w:val="1A85B52E"/>
    <w:rsid w:val="1A8753F7"/>
    <w:rsid w:val="1A8813B9"/>
    <w:rsid w:val="1A8C174B"/>
    <w:rsid w:val="1A8D16E8"/>
    <w:rsid w:val="1A8D3F62"/>
    <w:rsid w:val="1A8DD16F"/>
    <w:rsid w:val="1A92917E"/>
    <w:rsid w:val="1A98857D"/>
    <w:rsid w:val="1AA56171"/>
    <w:rsid w:val="1AACD328"/>
    <w:rsid w:val="1AB06D63"/>
    <w:rsid w:val="1AB17491"/>
    <w:rsid w:val="1AD380A3"/>
    <w:rsid w:val="1AD63894"/>
    <w:rsid w:val="1AE1FC7A"/>
    <w:rsid w:val="1AE81F2C"/>
    <w:rsid w:val="1B1021EF"/>
    <w:rsid w:val="1B15F71A"/>
    <w:rsid w:val="1B1ED821"/>
    <w:rsid w:val="1B2869CE"/>
    <w:rsid w:val="1B39C707"/>
    <w:rsid w:val="1B3A798D"/>
    <w:rsid w:val="1B3D3BF1"/>
    <w:rsid w:val="1B3D3D73"/>
    <w:rsid w:val="1B40E706"/>
    <w:rsid w:val="1B428CDD"/>
    <w:rsid w:val="1B497DC3"/>
    <w:rsid w:val="1B4A1145"/>
    <w:rsid w:val="1B4A82C4"/>
    <w:rsid w:val="1B60724B"/>
    <w:rsid w:val="1B8557E8"/>
    <w:rsid w:val="1B8575C4"/>
    <w:rsid w:val="1B883731"/>
    <w:rsid w:val="1B8CF9E4"/>
    <w:rsid w:val="1B8D1E7C"/>
    <w:rsid w:val="1B8E667E"/>
    <w:rsid w:val="1B9F51FD"/>
    <w:rsid w:val="1BA2C66C"/>
    <w:rsid w:val="1BA44E11"/>
    <w:rsid w:val="1BAA70F2"/>
    <w:rsid w:val="1BB6117A"/>
    <w:rsid w:val="1BBA15EF"/>
    <w:rsid w:val="1BC1F5EC"/>
    <w:rsid w:val="1BC70F4F"/>
    <w:rsid w:val="1BC806AB"/>
    <w:rsid w:val="1BCAABD1"/>
    <w:rsid w:val="1BE96CE7"/>
    <w:rsid w:val="1BF2C132"/>
    <w:rsid w:val="1BF9DC7D"/>
    <w:rsid w:val="1BFAE33F"/>
    <w:rsid w:val="1C05678E"/>
    <w:rsid w:val="1C1EFAC3"/>
    <w:rsid w:val="1C279F53"/>
    <w:rsid w:val="1C2EDFFF"/>
    <w:rsid w:val="1C42351D"/>
    <w:rsid w:val="1C44D1B0"/>
    <w:rsid w:val="1C495F18"/>
    <w:rsid w:val="1C4DDB70"/>
    <w:rsid w:val="1C52A12A"/>
    <w:rsid w:val="1C5389E6"/>
    <w:rsid w:val="1C5581FE"/>
    <w:rsid w:val="1C5CF517"/>
    <w:rsid w:val="1C636B12"/>
    <w:rsid w:val="1C7128E9"/>
    <w:rsid w:val="1C71C71C"/>
    <w:rsid w:val="1C7D7332"/>
    <w:rsid w:val="1C7F8CE3"/>
    <w:rsid w:val="1C80EED3"/>
    <w:rsid w:val="1C91248E"/>
    <w:rsid w:val="1CA29B25"/>
    <w:rsid w:val="1CA999DD"/>
    <w:rsid w:val="1CAA927C"/>
    <w:rsid w:val="1CD945A3"/>
    <w:rsid w:val="1CE7437C"/>
    <w:rsid w:val="1CE8D3CA"/>
    <w:rsid w:val="1CECDECC"/>
    <w:rsid w:val="1CF879A8"/>
    <w:rsid w:val="1D0FB5FA"/>
    <w:rsid w:val="1D1776C2"/>
    <w:rsid w:val="1D19E2ED"/>
    <w:rsid w:val="1D26EB6C"/>
    <w:rsid w:val="1D2C6CE5"/>
    <w:rsid w:val="1D330DAF"/>
    <w:rsid w:val="1D3AD250"/>
    <w:rsid w:val="1D3E0B00"/>
    <w:rsid w:val="1D3EB191"/>
    <w:rsid w:val="1D40115C"/>
    <w:rsid w:val="1D409252"/>
    <w:rsid w:val="1D4130C3"/>
    <w:rsid w:val="1D44BBB0"/>
    <w:rsid w:val="1D4D5E04"/>
    <w:rsid w:val="1D51424B"/>
    <w:rsid w:val="1D56BAA7"/>
    <w:rsid w:val="1D586B94"/>
    <w:rsid w:val="1D5F83BB"/>
    <w:rsid w:val="1D662C1E"/>
    <w:rsid w:val="1D6C6656"/>
    <w:rsid w:val="1D71AE78"/>
    <w:rsid w:val="1D7216FD"/>
    <w:rsid w:val="1D895A70"/>
    <w:rsid w:val="1D8BDCF1"/>
    <w:rsid w:val="1D8C5720"/>
    <w:rsid w:val="1DA44CA5"/>
    <w:rsid w:val="1DCD7ED8"/>
    <w:rsid w:val="1DE223E9"/>
    <w:rsid w:val="1DE3950A"/>
    <w:rsid w:val="1DE6A03D"/>
    <w:rsid w:val="1DE98497"/>
    <w:rsid w:val="1DEF95FD"/>
    <w:rsid w:val="1DF05465"/>
    <w:rsid w:val="1DF8DC5A"/>
    <w:rsid w:val="1DFBA312"/>
    <w:rsid w:val="1DFD8263"/>
    <w:rsid w:val="1DFE8141"/>
    <w:rsid w:val="1DFFB86F"/>
    <w:rsid w:val="1E01A6F7"/>
    <w:rsid w:val="1E0AA17A"/>
    <w:rsid w:val="1E0B4E48"/>
    <w:rsid w:val="1E1A5E18"/>
    <w:rsid w:val="1E1B1F8A"/>
    <w:rsid w:val="1E2DC74B"/>
    <w:rsid w:val="1E3BEBBF"/>
    <w:rsid w:val="1E426646"/>
    <w:rsid w:val="1E43E0E6"/>
    <w:rsid w:val="1E55D494"/>
    <w:rsid w:val="1E592E52"/>
    <w:rsid w:val="1E786E2A"/>
    <w:rsid w:val="1E7B1EC2"/>
    <w:rsid w:val="1E7C3AA6"/>
    <w:rsid w:val="1E7D88B0"/>
    <w:rsid w:val="1E8340D9"/>
    <w:rsid w:val="1E894B3A"/>
    <w:rsid w:val="1E947ED4"/>
    <w:rsid w:val="1E959698"/>
    <w:rsid w:val="1E9F3247"/>
    <w:rsid w:val="1EA8440A"/>
    <w:rsid w:val="1EC53BB7"/>
    <w:rsid w:val="1EC6DE9B"/>
    <w:rsid w:val="1ECA7E03"/>
    <w:rsid w:val="1ED6A8BC"/>
    <w:rsid w:val="1ED81BB0"/>
    <w:rsid w:val="1EE098E0"/>
    <w:rsid w:val="1EE0B0E7"/>
    <w:rsid w:val="1EE7ED7D"/>
    <w:rsid w:val="1EF73335"/>
    <w:rsid w:val="1EF73F52"/>
    <w:rsid w:val="1EFF080C"/>
    <w:rsid w:val="1F03078C"/>
    <w:rsid w:val="1F0A87D4"/>
    <w:rsid w:val="1F140373"/>
    <w:rsid w:val="1F249924"/>
    <w:rsid w:val="1F2679A0"/>
    <w:rsid w:val="1F3CFD88"/>
    <w:rsid w:val="1F59AA2A"/>
    <w:rsid w:val="1F5BB92E"/>
    <w:rsid w:val="1F6ECE42"/>
    <w:rsid w:val="1F8769E3"/>
    <w:rsid w:val="1F8C2A36"/>
    <w:rsid w:val="1F8CDD92"/>
    <w:rsid w:val="1F94A052"/>
    <w:rsid w:val="1FAC6841"/>
    <w:rsid w:val="1FC5FB3F"/>
    <w:rsid w:val="1FCED8C7"/>
    <w:rsid w:val="1FD0D271"/>
    <w:rsid w:val="1FD41D47"/>
    <w:rsid w:val="1FD6FBE0"/>
    <w:rsid w:val="1FDE4160"/>
    <w:rsid w:val="1FDFDEAF"/>
    <w:rsid w:val="1FE659DE"/>
    <w:rsid w:val="1FEDCD8E"/>
    <w:rsid w:val="1FEFCED8"/>
    <w:rsid w:val="1FF4253F"/>
    <w:rsid w:val="20011793"/>
    <w:rsid w:val="20023880"/>
    <w:rsid w:val="200ACC4D"/>
    <w:rsid w:val="203BF686"/>
    <w:rsid w:val="2041DBEC"/>
    <w:rsid w:val="2044B0CB"/>
    <w:rsid w:val="204A4F0E"/>
    <w:rsid w:val="204BD49A"/>
    <w:rsid w:val="204DD800"/>
    <w:rsid w:val="2050DAEA"/>
    <w:rsid w:val="205EE65A"/>
    <w:rsid w:val="2060BC1A"/>
    <w:rsid w:val="2060D01F"/>
    <w:rsid w:val="20610163"/>
    <w:rsid w:val="206A3D28"/>
    <w:rsid w:val="206F11B2"/>
    <w:rsid w:val="20748803"/>
    <w:rsid w:val="2086A887"/>
    <w:rsid w:val="20904116"/>
    <w:rsid w:val="2090C63A"/>
    <w:rsid w:val="2097E7CC"/>
    <w:rsid w:val="20AB4B2D"/>
    <w:rsid w:val="20B236EB"/>
    <w:rsid w:val="20B5D4D7"/>
    <w:rsid w:val="20B77DBB"/>
    <w:rsid w:val="20BD71D1"/>
    <w:rsid w:val="20C1DDF2"/>
    <w:rsid w:val="20C7EBBC"/>
    <w:rsid w:val="20D8668A"/>
    <w:rsid w:val="20DFB7DE"/>
    <w:rsid w:val="20EB3133"/>
    <w:rsid w:val="20F0C565"/>
    <w:rsid w:val="20F728C9"/>
    <w:rsid w:val="20FC02A2"/>
    <w:rsid w:val="212CFE0D"/>
    <w:rsid w:val="212FCEC7"/>
    <w:rsid w:val="212FEC98"/>
    <w:rsid w:val="2133A9CD"/>
    <w:rsid w:val="214A57C4"/>
    <w:rsid w:val="214DFCBD"/>
    <w:rsid w:val="2150CAC3"/>
    <w:rsid w:val="215505C8"/>
    <w:rsid w:val="216F9EC4"/>
    <w:rsid w:val="21702957"/>
    <w:rsid w:val="2175F964"/>
    <w:rsid w:val="21796500"/>
    <w:rsid w:val="21799854"/>
    <w:rsid w:val="217D59E6"/>
    <w:rsid w:val="217EC316"/>
    <w:rsid w:val="2180FE6F"/>
    <w:rsid w:val="218DABD8"/>
    <w:rsid w:val="219952AD"/>
    <w:rsid w:val="21A07CA9"/>
    <w:rsid w:val="21AC408E"/>
    <w:rsid w:val="21CD19E4"/>
    <w:rsid w:val="21DA6BD4"/>
    <w:rsid w:val="21DE9E4C"/>
    <w:rsid w:val="21E2661D"/>
    <w:rsid w:val="21EDB32F"/>
    <w:rsid w:val="220364A2"/>
    <w:rsid w:val="22092548"/>
    <w:rsid w:val="220BAEAB"/>
    <w:rsid w:val="221278BE"/>
    <w:rsid w:val="2216C268"/>
    <w:rsid w:val="2236161C"/>
    <w:rsid w:val="223AAA4B"/>
    <w:rsid w:val="2245630A"/>
    <w:rsid w:val="224A2B15"/>
    <w:rsid w:val="224B2822"/>
    <w:rsid w:val="2254791F"/>
    <w:rsid w:val="2255948E"/>
    <w:rsid w:val="2255E855"/>
    <w:rsid w:val="225DC69D"/>
    <w:rsid w:val="225DCFC3"/>
    <w:rsid w:val="225EE87C"/>
    <w:rsid w:val="22612581"/>
    <w:rsid w:val="226310EC"/>
    <w:rsid w:val="22778E15"/>
    <w:rsid w:val="22841F60"/>
    <w:rsid w:val="2299AB26"/>
    <w:rsid w:val="229A1BA0"/>
    <w:rsid w:val="22ADCCE0"/>
    <w:rsid w:val="22AE3DB6"/>
    <w:rsid w:val="22B167EA"/>
    <w:rsid w:val="22B93A6E"/>
    <w:rsid w:val="22BAF55C"/>
    <w:rsid w:val="22C3CBC9"/>
    <w:rsid w:val="22C916BD"/>
    <w:rsid w:val="22CFBA6E"/>
    <w:rsid w:val="22D21194"/>
    <w:rsid w:val="22D44E0B"/>
    <w:rsid w:val="22E8F5E4"/>
    <w:rsid w:val="22F182F5"/>
    <w:rsid w:val="22F46E77"/>
    <w:rsid w:val="22F7614B"/>
    <w:rsid w:val="23346F79"/>
    <w:rsid w:val="2334B94E"/>
    <w:rsid w:val="2335A8B7"/>
    <w:rsid w:val="234BA38A"/>
    <w:rsid w:val="234D9169"/>
    <w:rsid w:val="23566531"/>
    <w:rsid w:val="235B654C"/>
    <w:rsid w:val="2362315E"/>
    <w:rsid w:val="2362AA38"/>
    <w:rsid w:val="2362E9DA"/>
    <w:rsid w:val="23653EB7"/>
    <w:rsid w:val="236D9871"/>
    <w:rsid w:val="2376EABC"/>
    <w:rsid w:val="23801B70"/>
    <w:rsid w:val="2398FB8D"/>
    <w:rsid w:val="239C204B"/>
    <w:rsid w:val="239EC66A"/>
    <w:rsid w:val="23A9C2AA"/>
    <w:rsid w:val="23AFF175"/>
    <w:rsid w:val="23BE50B7"/>
    <w:rsid w:val="23C07E23"/>
    <w:rsid w:val="23C2E53A"/>
    <w:rsid w:val="23C560A4"/>
    <w:rsid w:val="23CAE1CE"/>
    <w:rsid w:val="23DFE435"/>
    <w:rsid w:val="23E8BC7A"/>
    <w:rsid w:val="23ECEFD6"/>
    <w:rsid w:val="23F7EDB7"/>
    <w:rsid w:val="240244A2"/>
    <w:rsid w:val="2403A076"/>
    <w:rsid w:val="240C21A5"/>
    <w:rsid w:val="24121ACE"/>
    <w:rsid w:val="241D71EF"/>
    <w:rsid w:val="24250892"/>
    <w:rsid w:val="242A91D8"/>
    <w:rsid w:val="2435B8FF"/>
    <w:rsid w:val="243B2920"/>
    <w:rsid w:val="244C3F15"/>
    <w:rsid w:val="24537E6C"/>
    <w:rsid w:val="2456D155"/>
    <w:rsid w:val="245A898C"/>
    <w:rsid w:val="245FC2EA"/>
    <w:rsid w:val="24731392"/>
    <w:rsid w:val="247492AF"/>
    <w:rsid w:val="247DC3F7"/>
    <w:rsid w:val="24840882"/>
    <w:rsid w:val="248931F0"/>
    <w:rsid w:val="2495F66E"/>
    <w:rsid w:val="24963BE7"/>
    <w:rsid w:val="2498CF92"/>
    <w:rsid w:val="24B6177E"/>
    <w:rsid w:val="24BAB9AB"/>
    <w:rsid w:val="24C1BE9A"/>
    <w:rsid w:val="24C5236B"/>
    <w:rsid w:val="24C56374"/>
    <w:rsid w:val="24D14A3B"/>
    <w:rsid w:val="24D2631D"/>
    <w:rsid w:val="24D37AE0"/>
    <w:rsid w:val="24DFB52C"/>
    <w:rsid w:val="24E85EDD"/>
    <w:rsid w:val="24EF34F5"/>
    <w:rsid w:val="24F0DC56"/>
    <w:rsid w:val="24FF364C"/>
    <w:rsid w:val="25034D73"/>
    <w:rsid w:val="250BD09D"/>
    <w:rsid w:val="25104D22"/>
    <w:rsid w:val="25131A28"/>
    <w:rsid w:val="2528018E"/>
    <w:rsid w:val="25446B85"/>
    <w:rsid w:val="2546A0E1"/>
    <w:rsid w:val="2549F1BA"/>
    <w:rsid w:val="254BCFD7"/>
    <w:rsid w:val="25516E43"/>
    <w:rsid w:val="256260D8"/>
    <w:rsid w:val="2578EC5D"/>
    <w:rsid w:val="2586E38A"/>
    <w:rsid w:val="259F0114"/>
    <w:rsid w:val="25AF4417"/>
    <w:rsid w:val="25B99534"/>
    <w:rsid w:val="25C3FA09"/>
    <w:rsid w:val="25C582F5"/>
    <w:rsid w:val="25C978E4"/>
    <w:rsid w:val="25E8E56D"/>
    <w:rsid w:val="25F81BEC"/>
    <w:rsid w:val="26085AFF"/>
    <w:rsid w:val="260BBC26"/>
    <w:rsid w:val="260C393D"/>
    <w:rsid w:val="26124B01"/>
    <w:rsid w:val="261D2A97"/>
    <w:rsid w:val="2620B039"/>
    <w:rsid w:val="262240EC"/>
    <w:rsid w:val="262F97E6"/>
    <w:rsid w:val="26378A0C"/>
    <w:rsid w:val="26498569"/>
    <w:rsid w:val="264F82C7"/>
    <w:rsid w:val="2659EC08"/>
    <w:rsid w:val="265EBB74"/>
    <w:rsid w:val="2662D6F9"/>
    <w:rsid w:val="26654BE8"/>
    <w:rsid w:val="2666AE35"/>
    <w:rsid w:val="267CF9EA"/>
    <w:rsid w:val="2686B024"/>
    <w:rsid w:val="2687B3E3"/>
    <w:rsid w:val="268AE204"/>
    <w:rsid w:val="268DAC1B"/>
    <w:rsid w:val="269FE87A"/>
    <w:rsid w:val="26A11B81"/>
    <w:rsid w:val="26AAF3A3"/>
    <w:rsid w:val="26CEA9C9"/>
    <w:rsid w:val="26DE3ABD"/>
    <w:rsid w:val="26DFC17C"/>
    <w:rsid w:val="26E31677"/>
    <w:rsid w:val="26EB87C8"/>
    <w:rsid w:val="26EE586B"/>
    <w:rsid w:val="26F1C301"/>
    <w:rsid w:val="26F721A7"/>
    <w:rsid w:val="26FAB1D9"/>
    <w:rsid w:val="26FDB446"/>
    <w:rsid w:val="271BD3BA"/>
    <w:rsid w:val="2727B206"/>
    <w:rsid w:val="272BEA7D"/>
    <w:rsid w:val="27466C00"/>
    <w:rsid w:val="274E290A"/>
    <w:rsid w:val="2750BA31"/>
    <w:rsid w:val="275472F0"/>
    <w:rsid w:val="2760EF51"/>
    <w:rsid w:val="2767BAF7"/>
    <w:rsid w:val="276FE253"/>
    <w:rsid w:val="2770D85A"/>
    <w:rsid w:val="2772E6DC"/>
    <w:rsid w:val="277B45E9"/>
    <w:rsid w:val="27880B98"/>
    <w:rsid w:val="27A4A84A"/>
    <w:rsid w:val="27C1263D"/>
    <w:rsid w:val="27D2B44E"/>
    <w:rsid w:val="27D5E29C"/>
    <w:rsid w:val="27DD5992"/>
    <w:rsid w:val="27E77952"/>
    <w:rsid w:val="27EBFF0C"/>
    <w:rsid w:val="2800575E"/>
    <w:rsid w:val="2803BFDF"/>
    <w:rsid w:val="28072DC1"/>
    <w:rsid w:val="2810CEE3"/>
    <w:rsid w:val="28111033"/>
    <w:rsid w:val="281C86CC"/>
    <w:rsid w:val="282836D4"/>
    <w:rsid w:val="2837C413"/>
    <w:rsid w:val="283FE935"/>
    <w:rsid w:val="28427516"/>
    <w:rsid w:val="284BCB50"/>
    <w:rsid w:val="2850729F"/>
    <w:rsid w:val="2853DC96"/>
    <w:rsid w:val="28554FDD"/>
    <w:rsid w:val="28629F3C"/>
    <w:rsid w:val="28685164"/>
    <w:rsid w:val="287454CC"/>
    <w:rsid w:val="2878C91E"/>
    <w:rsid w:val="2880688A"/>
    <w:rsid w:val="28808902"/>
    <w:rsid w:val="2881A88A"/>
    <w:rsid w:val="288DA897"/>
    <w:rsid w:val="288EB14A"/>
    <w:rsid w:val="2893763D"/>
    <w:rsid w:val="28954031"/>
    <w:rsid w:val="28A75CD7"/>
    <w:rsid w:val="28AAD6D6"/>
    <w:rsid w:val="28ACADBC"/>
    <w:rsid w:val="28AF0D1C"/>
    <w:rsid w:val="28CB2797"/>
    <w:rsid w:val="28CCDEE6"/>
    <w:rsid w:val="28D82CB3"/>
    <w:rsid w:val="28F517F3"/>
    <w:rsid w:val="28F6563E"/>
    <w:rsid w:val="28FCEC2E"/>
    <w:rsid w:val="28FDA8AE"/>
    <w:rsid w:val="29056FB2"/>
    <w:rsid w:val="290CB5AA"/>
    <w:rsid w:val="290F85BF"/>
    <w:rsid w:val="29100B97"/>
    <w:rsid w:val="2911F90C"/>
    <w:rsid w:val="2923FFBF"/>
    <w:rsid w:val="292B2CEF"/>
    <w:rsid w:val="292FAAB1"/>
    <w:rsid w:val="294067A7"/>
    <w:rsid w:val="294E70D6"/>
    <w:rsid w:val="294F4283"/>
    <w:rsid w:val="29705940"/>
    <w:rsid w:val="297912A9"/>
    <w:rsid w:val="297AB04E"/>
    <w:rsid w:val="297B059E"/>
    <w:rsid w:val="29876B7F"/>
    <w:rsid w:val="298774C0"/>
    <w:rsid w:val="298E8C6C"/>
    <w:rsid w:val="299FC41C"/>
    <w:rsid w:val="29A6ED81"/>
    <w:rsid w:val="29AB4E59"/>
    <w:rsid w:val="29AC14CF"/>
    <w:rsid w:val="29B50DE3"/>
    <w:rsid w:val="29B98B2B"/>
    <w:rsid w:val="29C3DF5E"/>
    <w:rsid w:val="29C3E92C"/>
    <w:rsid w:val="29E5E24D"/>
    <w:rsid w:val="29FC5793"/>
    <w:rsid w:val="2A07B770"/>
    <w:rsid w:val="2A181D32"/>
    <w:rsid w:val="2A18F041"/>
    <w:rsid w:val="2A312909"/>
    <w:rsid w:val="2A49825F"/>
    <w:rsid w:val="2A54C36C"/>
    <w:rsid w:val="2A54E739"/>
    <w:rsid w:val="2A57B70B"/>
    <w:rsid w:val="2A5850D0"/>
    <w:rsid w:val="2A59CD88"/>
    <w:rsid w:val="2A623466"/>
    <w:rsid w:val="2A65AE7D"/>
    <w:rsid w:val="2A660117"/>
    <w:rsid w:val="2A6E0ED0"/>
    <w:rsid w:val="2A756E33"/>
    <w:rsid w:val="2A799875"/>
    <w:rsid w:val="2A7EF42B"/>
    <w:rsid w:val="2A87CEE0"/>
    <w:rsid w:val="2A8E824F"/>
    <w:rsid w:val="2A8F81BE"/>
    <w:rsid w:val="2A92616D"/>
    <w:rsid w:val="2A979421"/>
    <w:rsid w:val="2A9B3BAA"/>
    <w:rsid w:val="2AA0F2AB"/>
    <w:rsid w:val="2AA43067"/>
    <w:rsid w:val="2AABEE39"/>
    <w:rsid w:val="2AAC0067"/>
    <w:rsid w:val="2ABBF163"/>
    <w:rsid w:val="2AC9650E"/>
    <w:rsid w:val="2ACB571E"/>
    <w:rsid w:val="2AD06558"/>
    <w:rsid w:val="2AD9A570"/>
    <w:rsid w:val="2ADF03D8"/>
    <w:rsid w:val="2ADF90AF"/>
    <w:rsid w:val="2AE843E0"/>
    <w:rsid w:val="2AF24A6D"/>
    <w:rsid w:val="2B03BF94"/>
    <w:rsid w:val="2B0AB059"/>
    <w:rsid w:val="2B1833A2"/>
    <w:rsid w:val="2B18F53F"/>
    <w:rsid w:val="2B249E40"/>
    <w:rsid w:val="2B27BE8A"/>
    <w:rsid w:val="2B2BD137"/>
    <w:rsid w:val="2B3BC033"/>
    <w:rsid w:val="2B4ADFB0"/>
    <w:rsid w:val="2B4B1DE0"/>
    <w:rsid w:val="2B538FEE"/>
    <w:rsid w:val="2B55AF7A"/>
    <w:rsid w:val="2B577FAC"/>
    <w:rsid w:val="2B66B690"/>
    <w:rsid w:val="2B7B414B"/>
    <w:rsid w:val="2B86764D"/>
    <w:rsid w:val="2B86F897"/>
    <w:rsid w:val="2B898832"/>
    <w:rsid w:val="2B95A990"/>
    <w:rsid w:val="2B9F3F08"/>
    <w:rsid w:val="2BA849DB"/>
    <w:rsid w:val="2BA8BDCD"/>
    <w:rsid w:val="2BB3D112"/>
    <w:rsid w:val="2BC358D7"/>
    <w:rsid w:val="2BC4228E"/>
    <w:rsid w:val="2BC7F55C"/>
    <w:rsid w:val="2BD17B95"/>
    <w:rsid w:val="2BD5D10F"/>
    <w:rsid w:val="2BD94A16"/>
    <w:rsid w:val="2BDF0978"/>
    <w:rsid w:val="2BEB6FC9"/>
    <w:rsid w:val="2BEE457B"/>
    <w:rsid w:val="2BF46A3F"/>
    <w:rsid w:val="2BF53170"/>
    <w:rsid w:val="2C0F3D66"/>
    <w:rsid w:val="2C1717E7"/>
    <w:rsid w:val="2C187821"/>
    <w:rsid w:val="2C21B5E2"/>
    <w:rsid w:val="2C2C994E"/>
    <w:rsid w:val="2C30C610"/>
    <w:rsid w:val="2C336A10"/>
    <w:rsid w:val="2C3A915F"/>
    <w:rsid w:val="2C4DAD5F"/>
    <w:rsid w:val="2C6D4BAD"/>
    <w:rsid w:val="2C6EDD0A"/>
    <w:rsid w:val="2C701920"/>
    <w:rsid w:val="2C7042A4"/>
    <w:rsid w:val="2C926104"/>
    <w:rsid w:val="2CA82BAA"/>
    <w:rsid w:val="2CBD21C2"/>
    <w:rsid w:val="2CCE4D97"/>
    <w:rsid w:val="2CDA273E"/>
    <w:rsid w:val="2CDB7E07"/>
    <w:rsid w:val="2CE48EBC"/>
    <w:rsid w:val="2CE94DD6"/>
    <w:rsid w:val="2CEF1535"/>
    <w:rsid w:val="2D02AB9D"/>
    <w:rsid w:val="2D1A7B3F"/>
    <w:rsid w:val="2D1B0A29"/>
    <w:rsid w:val="2D1FF197"/>
    <w:rsid w:val="2D2BA19F"/>
    <w:rsid w:val="2D420534"/>
    <w:rsid w:val="2D43D55B"/>
    <w:rsid w:val="2D456CEE"/>
    <w:rsid w:val="2D47CB9D"/>
    <w:rsid w:val="2D4A7650"/>
    <w:rsid w:val="2D4F19E5"/>
    <w:rsid w:val="2D646020"/>
    <w:rsid w:val="2D6BFCD5"/>
    <w:rsid w:val="2D6ED579"/>
    <w:rsid w:val="2D6FE057"/>
    <w:rsid w:val="2D79880E"/>
    <w:rsid w:val="2D83279F"/>
    <w:rsid w:val="2D8A3B9A"/>
    <w:rsid w:val="2D984EBB"/>
    <w:rsid w:val="2DA75377"/>
    <w:rsid w:val="2DB3B0F5"/>
    <w:rsid w:val="2DCA6664"/>
    <w:rsid w:val="2DCADF0C"/>
    <w:rsid w:val="2DDAEE24"/>
    <w:rsid w:val="2DDD863C"/>
    <w:rsid w:val="2DE72E20"/>
    <w:rsid w:val="2DE8A3A0"/>
    <w:rsid w:val="2DEC6DFF"/>
    <w:rsid w:val="2DEED1FA"/>
    <w:rsid w:val="2DFACA0F"/>
    <w:rsid w:val="2DFCF0F3"/>
    <w:rsid w:val="2E150E4E"/>
    <w:rsid w:val="2E1DBE86"/>
    <w:rsid w:val="2E23D68A"/>
    <w:rsid w:val="2E32E9E4"/>
    <w:rsid w:val="2E37808D"/>
    <w:rsid w:val="2E3AABFD"/>
    <w:rsid w:val="2E3CC148"/>
    <w:rsid w:val="2E40B706"/>
    <w:rsid w:val="2E5EF9AC"/>
    <w:rsid w:val="2E6D0936"/>
    <w:rsid w:val="2E6D59DA"/>
    <w:rsid w:val="2E6EEA0B"/>
    <w:rsid w:val="2E832725"/>
    <w:rsid w:val="2E880E2F"/>
    <w:rsid w:val="2E944E09"/>
    <w:rsid w:val="2E9CDD47"/>
    <w:rsid w:val="2EA3580A"/>
    <w:rsid w:val="2EA6BDCA"/>
    <w:rsid w:val="2EAB3D5E"/>
    <w:rsid w:val="2EBFA276"/>
    <w:rsid w:val="2EBFB446"/>
    <w:rsid w:val="2EC22D4B"/>
    <w:rsid w:val="2EC3BFBD"/>
    <w:rsid w:val="2ED3A397"/>
    <w:rsid w:val="2ED48BE0"/>
    <w:rsid w:val="2ED8DE3A"/>
    <w:rsid w:val="2EDB9F1A"/>
    <w:rsid w:val="2EDF2869"/>
    <w:rsid w:val="2EFF1DDC"/>
    <w:rsid w:val="2F017E50"/>
    <w:rsid w:val="2F1112CF"/>
    <w:rsid w:val="2F16AD17"/>
    <w:rsid w:val="2F180126"/>
    <w:rsid w:val="2F1D7868"/>
    <w:rsid w:val="2F1F1115"/>
    <w:rsid w:val="2F278BAF"/>
    <w:rsid w:val="2F2EB3AB"/>
    <w:rsid w:val="2F38201F"/>
    <w:rsid w:val="2F4AC4DB"/>
    <w:rsid w:val="2F52CEDB"/>
    <w:rsid w:val="2F55F45B"/>
    <w:rsid w:val="2F6BBB3A"/>
    <w:rsid w:val="2F721EB8"/>
    <w:rsid w:val="2F763A1F"/>
    <w:rsid w:val="2F830B3B"/>
    <w:rsid w:val="2F95436D"/>
    <w:rsid w:val="2FA2E95C"/>
    <w:rsid w:val="2FB9F2E8"/>
    <w:rsid w:val="2FCB03E0"/>
    <w:rsid w:val="2FCE7DDB"/>
    <w:rsid w:val="2FD1B9E9"/>
    <w:rsid w:val="2FD1BE67"/>
    <w:rsid w:val="2FDCD451"/>
    <w:rsid w:val="2FDCFE3C"/>
    <w:rsid w:val="2FE01DE3"/>
    <w:rsid w:val="2FE957AE"/>
    <w:rsid w:val="2FF28723"/>
    <w:rsid w:val="2FFC5D2B"/>
    <w:rsid w:val="300674C3"/>
    <w:rsid w:val="300B6B10"/>
    <w:rsid w:val="302DCA31"/>
    <w:rsid w:val="302EC7F5"/>
    <w:rsid w:val="3039E40D"/>
    <w:rsid w:val="3049F48E"/>
    <w:rsid w:val="3057F3FE"/>
    <w:rsid w:val="30590F76"/>
    <w:rsid w:val="30815B52"/>
    <w:rsid w:val="3087816A"/>
    <w:rsid w:val="30918114"/>
    <w:rsid w:val="309802AC"/>
    <w:rsid w:val="309D5F7B"/>
    <w:rsid w:val="30AADCF1"/>
    <w:rsid w:val="30B54BC4"/>
    <w:rsid w:val="30C68D98"/>
    <w:rsid w:val="30C8614F"/>
    <w:rsid w:val="30D76247"/>
    <w:rsid w:val="30DA25CE"/>
    <w:rsid w:val="30DAD0DE"/>
    <w:rsid w:val="30DC5E59"/>
    <w:rsid w:val="30DF306B"/>
    <w:rsid w:val="30EB2B8B"/>
    <w:rsid w:val="30F382AE"/>
    <w:rsid w:val="30F642A3"/>
    <w:rsid w:val="30FC37E3"/>
    <w:rsid w:val="30FD0925"/>
    <w:rsid w:val="30FF9CC6"/>
    <w:rsid w:val="310116A3"/>
    <w:rsid w:val="310A5EED"/>
    <w:rsid w:val="310B4E8D"/>
    <w:rsid w:val="311C1C8A"/>
    <w:rsid w:val="311FC249"/>
    <w:rsid w:val="31244EFC"/>
    <w:rsid w:val="312CD01F"/>
    <w:rsid w:val="312D9285"/>
    <w:rsid w:val="3131C5D8"/>
    <w:rsid w:val="31342454"/>
    <w:rsid w:val="3147FB13"/>
    <w:rsid w:val="3156C454"/>
    <w:rsid w:val="315C7C3E"/>
    <w:rsid w:val="3170599C"/>
    <w:rsid w:val="3177F596"/>
    <w:rsid w:val="3179322E"/>
    <w:rsid w:val="317B22A1"/>
    <w:rsid w:val="317FE4CE"/>
    <w:rsid w:val="3183DFEE"/>
    <w:rsid w:val="3196BB87"/>
    <w:rsid w:val="319C5C8F"/>
    <w:rsid w:val="31A79706"/>
    <w:rsid w:val="31AA964F"/>
    <w:rsid w:val="31B73D70"/>
    <w:rsid w:val="31B926D7"/>
    <w:rsid w:val="31BCBF02"/>
    <w:rsid w:val="31C8A92A"/>
    <w:rsid w:val="31D8A475"/>
    <w:rsid w:val="31E4DBF1"/>
    <w:rsid w:val="31EC1ED4"/>
    <w:rsid w:val="31ECC75B"/>
    <w:rsid w:val="31FFBAFD"/>
    <w:rsid w:val="322279BA"/>
    <w:rsid w:val="322E1A6B"/>
    <w:rsid w:val="3235DA21"/>
    <w:rsid w:val="3238EF1A"/>
    <w:rsid w:val="323BA761"/>
    <w:rsid w:val="3241415A"/>
    <w:rsid w:val="3242DD64"/>
    <w:rsid w:val="324415C7"/>
    <w:rsid w:val="324D9821"/>
    <w:rsid w:val="325E360E"/>
    <w:rsid w:val="328283BD"/>
    <w:rsid w:val="329D0135"/>
    <w:rsid w:val="32A04A11"/>
    <w:rsid w:val="32A35D27"/>
    <w:rsid w:val="32A6AE71"/>
    <w:rsid w:val="32AF2816"/>
    <w:rsid w:val="32B74045"/>
    <w:rsid w:val="32C26B87"/>
    <w:rsid w:val="32C448F9"/>
    <w:rsid w:val="32E5147C"/>
    <w:rsid w:val="32F12FEE"/>
    <w:rsid w:val="330A8168"/>
    <w:rsid w:val="331F129C"/>
    <w:rsid w:val="333660FA"/>
    <w:rsid w:val="3344A58B"/>
    <w:rsid w:val="334E85D5"/>
    <w:rsid w:val="33543705"/>
    <w:rsid w:val="33548306"/>
    <w:rsid w:val="33567B5D"/>
    <w:rsid w:val="3370C2DB"/>
    <w:rsid w:val="3383EFD8"/>
    <w:rsid w:val="33970BD8"/>
    <w:rsid w:val="339CDDB8"/>
    <w:rsid w:val="339D2588"/>
    <w:rsid w:val="33A0BD54"/>
    <w:rsid w:val="33A37A2A"/>
    <w:rsid w:val="33AC5E22"/>
    <w:rsid w:val="33B51102"/>
    <w:rsid w:val="33BA0111"/>
    <w:rsid w:val="33BB38E4"/>
    <w:rsid w:val="33D3086B"/>
    <w:rsid w:val="33D91AF5"/>
    <w:rsid w:val="33E2774E"/>
    <w:rsid w:val="33E9985F"/>
    <w:rsid w:val="33F4BCB9"/>
    <w:rsid w:val="33FC1F68"/>
    <w:rsid w:val="341B8A24"/>
    <w:rsid w:val="341D146E"/>
    <w:rsid w:val="3421D493"/>
    <w:rsid w:val="342E7E54"/>
    <w:rsid w:val="3434FAAA"/>
    <w:rsid w:val="3439F052"/>
    <w:rsid w:val="343E0299"/>
    <w:rsid w:val="3440882C"/>
    <w:rsid w:val="3459AD4A"/>
    <w:rsid w:val="346133AA"/>
    <w:rsid w:val="346AAEF7"/>
    <w:rsid w:val="3479835B"/>
    <w:rsid w:val="348719C9"/>
    <w:rsid w:val="348F1324"/>
    <w:rsid w:val="3490D970"/>
    <w:rsid w:val="349A4AF7"/>
    <w:rsid w:val="34A03DF7"/>
    <w:rsid w:val="34A7FDD6"/>
    <w:rsid w:val="34A98D9E"/>
    <w:rsid w:val="34B3F4C5"/>
    <w:rsid w:val="34B43CDE"/>
    <w:rsid w:val="34B9B2F0"/>
    <w:rsid w:val="34BE172F"/>
    <w:rsid w:val="34BF73E1"/>
    <w:rsid w:val="34C7DD1E"/>
    <w:rsid w:val="34C8EE0E"/>
    <w:rsid w:val="34D18851"/>
    <w:rsid w:val="34DE4EE4"/>
    <w:rsid w:val="34DE8441"/>
    <w:rsid w:val="34EA22DB"/>
    <w:rsid w:val="34FD25A5"/>
    <w:rsid w:val="35010E9C"/>
    <w:rsid w:val="350D6E7E"/>
    <w:rsid w:val="3513568F"/>
    <w:rsid w:val="3520143F"/>
    <w:rsid w:val="35227EB9"/>
    <w:rsid w:val="3527D928"/>
    <w:rsid w:val="352CF840"/>
    <w:rsid w:val="353236A5"/>
    <w:rsid w:val="354FAAF8"/>
    <w:rsid w:val="35563682"/>
    <w:rsid w:val="3558BEAE"/>
    <w:rsid w:val="355B6BC9"/>
    <w:rsid w:val="3561BDD6"/>
    <w:rsid w:val="35624471"/>
    <w:rsid w:val="356536ED"/>
    <w:rsid w:val="3572FE81"/>
    <w:rsid w:val="35813C8F"/>
    <w:rsid w:val="3582BB3C"/>
    <w:rsid w:val="358967A8"/>
    <w:rsid w:val="358F1C53"/>
    <w:rsid w:val="3594AC21"/>
    <w:rsid w:val="3594FCFE"/>
    <w:rsid w:val="359F5826"/>
    <w:rsid w:val="359FCFCA"/>
    <w:rsid w:val="35A368CB"/>
    <w:rsid w:val="35D4EA0C"/>
    <w:rsid w:val="35DCF506"/>
    <w:rsid w:val="35DFD64A"/>
    <w:rsid w:val="35E067CA"/>
    <w:rsid w:val="35E5A48B"/>
    <w:rsid w:val="35E7C3A0"/>
    <w:rsid w:val="35E95553"/>
    <w:rsid w:val="35F794FC"/>
    <w:rsid w:val="3602086D"/>
    <w:rsid w:val="360FE775"/>
    <w:rsid w:val="362AA7C9"/>
    <w:rsid w:val="36321AF7"/>
    <w:rsid w:val="36419ED2"/>
    <w:rsid w:val="3641B5B4"/>
    <w:rsid w:val="36579507"/>
    <w:rsid w:val="36587B9A"/>
    <w:rsid w:val="3658C069"/>
    <w:rsid w:val="36689DED"/>
    <w:rsid w:val="366BE59D"/>
    <w:rsid w:val="366F2C7A"/>
    <w:rsid w:val="366F44B9"/>
    <w:rsid w:val="3676BBFA"/>
    <w:rsid w:val="36873FD4"/>
    <w:rsid w:val="3690308B"/>
    <w:rsid w:val="36922CE6"/>
    <w:rsid w:val="36990408"/>
    <w:rsid w:val="36A561CC"/>
    <w:rsid w:val="36B4FBC9"/>
    <w:rsid w:val="36C655DE"/>
    <w:rsid w:val="36D2C5BB"/>
    <w:rsid w:val="36D50748"/>
    <w:rsid w:val="36DC5288"/>
    <w:rsid w:val="36E05342"/>
    <w:rsid w:val="36EC5EDD"/>
    <w:rsid w:val="3704E5FA"/>
    <w:rsid w:val="3711F6E3"/>
    <w:rsid w:val="3727632A"/>
    <w:rsid w:val="372DB917"/>
    <w:rsid w:val="37303FFE"/>
    <w:rsid w:val="37339E17"/>
    <w:rsid w:val="373F7DD4"/>
    <w:rsid w:val="3755FDC7"/>
    <w:rsid w:val="375D8792"/>
    <w:rsid w:val="3766C1AB"/>
    <w:rsid w:val="37759518"/>
    <w:rsid w:val="3777FFB9"/>
    <w:rsid w:val="377D460D"/>
    <w:rsid w:val="3782F380"/>
    <w:rsid w:val="378541D7"/>
    <w:rsid w:val="378D3A63"/>
    <w:rsid w:val="37935422"/>
    <w:rsid w:val="379BD236"/>
    <w:rsid w:val="37B2998B"/>
    <w:rsid w:val="37BCA82A"/>
    <w:rsid w:val="37C20C68"/>
    <w:rsid w:val="37C3F5FE"/>
    <w:rsid w:val="37DE7025"/>
    <w:rsid w:val="37FD005D"/>
    <w:rsid w:val="37FF8E95"/>
    <w:rsid w:val="38155208"/>
    <w:rsid w:val="3815D350"/>
    <w:rsid w:val="381B0885"/>
    <w:rsid w:val="381B32EA"/>
    <w:rsid w:val="3825938D"/>
    <w:rsid w:val="38290792"/>
    <w:rsid w:val="3841E5BC"/>
    <w:rsid w:val="384C8A18"/>
    <w:rsid w:val="3854ECB1"/>
    <w:rsid w:val="386BE6F8"/>
    <w:rsid w:val="386F39EA"/>
    <w:rsid w:val="3874CF0D"/>
    <w:rsid w:val="387795F8"/>
    <w:rsid w:val="387EC3C3"/>
    <w:rsid w:val="3880FB71"/>
    <w:rsid w:val="3881C05E"/>
    <w:rsid w:val="388BEDFE"/>
    <w:rsid w:val="388D62F3"/>
    <w:rsid w:val="388F4CF1"/>
    <w:rsid w:val="388FA1A1"/>
    <w:rsid w:val="3892546D"/>
    <w:rsid w:val="38AFD159"/>
    <w:rsid w:val="38BFD92A"/>
    <w:rsid w:val="38C177CA"/>
    <w:rsid w:val="38C90941"/>
    <w:rsid w:val="38C94B6E"/>
    <w:rsid w:val="38C9A52B"/>
    <w:rsid w:val="38CF1644"/>
    <w:rsid w:val="38D53E23"/>
    <w:rsid w:val="38E363B4"/>
    <w:rsid w:val="38E409BC"/>
    <w:rsid w:val="38E6D0DE"/>
    <w:rsid w:val="38F1D74A"/>
    <w:rsid w:val="38F30F3C"/>
    <w:rsid w:val="38F69F56"/>
    <w:rsid w:val="38F9A7B8"/>
    <w:rsid w:val="390687B2"/>
    <w:rsid w:val="390DBED7"/>
    <w:rsid w:val="3910E389"/>
    <w:rsid w:val="391E4D66"/>
    <w:rsid w:val="391EE6E2"/>
    <w:rsid w:val="3920FB4A"/>
    <w:rsid w:val="3921A707"/>
    <w:rsid w:val="3922C372"/>
    <w:rsid w:val="392605C5"/>
    <w:rsid w:val="392B7DF9"/>
    <w:rsid w:val="392BDF46"/>
    <w:rsid w:val="39305D5A"/>
    <w:rsid w:val="3946C936"/>
    <w:rsid w:val="3953C244"/>
    <w:rsid w:val="39634EBC"/>
    <w:rsid w:val="396808B8"/>
    <w:rsid w:val="398B81B2"/>
    <w:rsid w:val="3999C706"/>
    <w:rsid w:val="399A87C5"/>
    <w:rsid w:val="39A296DE"/>
    <w:rsid w:val="39ABED58"/>
    <w:rsid w:val="39B10FBB"/>
    <w:rsid w:val="39B9FAE2"/>
    <w:rsid w:val="39C29AFD"/>
    <w:rsid w:val="39C7269B"/>
    <w:rsid w:val="39C98206"/>
    <w:rsid w:val="39CA4144"/>
    <w:rsid w:val="39CEC1D9"/>
    <w:rsid w:val="39D6028F"/>
    <w:rsid w:val="39D8BDCE"/>
    <w:rsid w:val="39E39B0A"/>
    <w:rsid w:val="39E9E853"/>
    <w:rsid w:val="39F1E30A"/>
    <w:rsid w:val="39F29803"/>
    <w:rsid w:val="39FCAD08"/>
    <w:rsid w:val="3A0F83A6"/>
    <w:rsid w:val="3A17C0AA"/>
    <w:rsid w:val="3A1CE488"/>
    <w:rsid w:val="3A1ECAE7"/>
    <w:rsid w:val="3A20746A"/>
    <w:rsid w:val="3A3C3EEA"/>
    <w:rsid w:val="3A3D47F9"/>
    <w:rsid w:val="3A40C5E0"/>
    <w:rsid w:val="3A447F03"/>
    <w:rsid w:val="3A4D33B1"/>
    <w:rsid w:val="3A514B5C"/>
    <w:rsid w:val="3A5E3A5C"/>
    <w:rsid w:val="3A610E67"/>
    <w:rsid w:val="3A69827F"/>
    <w:rsid w:val="3A77509E"/>
    <w:rsid w:val="3A9874EB"/>
    <w:rsid w:val="3AB40816"/>
    <w:rsid w:val="3ABCEF08"/>
    <w:rsid w:val="3AC70C4D"/>
    <w:rsid w:val="3ACF9FBD"/>
    <w:rsid w:val="3AE22DFF"/>
    <w:rsid w:val="3AE6263F"/>
    <w:rsid w:val="3AE9E66D"/>
    <w:rsid w:val="3AF12F58"/>
    <w:rsid w:val="3B046421"/>
    <w:rsid w:val="3B12817D"/>
    <w:rsid w:val="3B2C2D6D"/>
    <w:rsid w:val="3B3213C3"/>
    <w:rsid w:val="3B3A335F"/>
    <w:rsid w:val="3B3B8E35"/>
    <w:rsid w:val="3B4656AB"/>
    <w:rsid w:val="3B516ABA"/>
    <w:rsid w:val="3B5A9582"/>
    <w:rsid w:val="3B5BA575"/>
    <w:rsid w:val="3B5E13B6"/>
    <w:rsid w:val="3B5EC2A8"/>
    <w:rsid w:val="3B7A2493"/>
    <w:rsid w:val="3B85A78C"/>
    <w:rsid w:val="3B8C1DED"/>
    <w:rsid w:val="3BABCB19"/>
    <w:rsid w:val="3BAFD697"/>
    <w:rsid w:val="3BB6BF65"/>
    <w:rsid w:val="3BB95376"/>
    <w:rsid w:val="3BBFC657"/>
    <w:rsid w:val="3BC23B4B"/>
    <w:rsid w:val="3BC36880"/>
    <w:rsid w:val="3BC471EE"/>
    <w:rsid w:val="3BCB79B8"/>
    <w:rsid w:val="3BCF3816"/>
    <w:rsid w:val="3BD64F86"/>
    <w:rsid w:val="3BE60ECC"/>
    <w:rsid w:val="3C02E81D"/>
    <w:rsid w:val="3C0637EF"/>
    <w:rsid w:val="3C06FB4E"/>
    <w:rsid w:val="3C0CAD63"/>
    <w:rsid w:val="3C10793C"/>
    <w:rsid w:val="3C1592C9"/>
    <w:rsid w:val="3C1E37B5"/>
    <w:rsid w:val="3C25BD2F"/>
    <w:rsid w:val="3C313792"/>
    <w:rsid w:val="3C35A66E"/>
    <w:rsid w:val="3C39E680"/>
    <w:rsid w:val="3C3AEB8E"/>
    <w:rsid w:val="3C45881D"/>
    <w:rsid w:val="3C4B6EF0"/>
    <w:rsid w:val="3C6170FC"/>
    <w:rsid w:val="3C69AA2D"/>
    <w:rsid w:val="3C6E13E1"/>
    <w:rsid w:val="3C6E6797"/>
    <w:rsid w:val="3C7FFBA9"/>
    <w:rsid w:val="3C833174"/>
    <w:rsid w:val="3C98C602"/>
    <w:rsid w:val="3C9CEF5B"/>
    <w:rsid w:val="3CAC9758"/>
    <w:rsid w:val="3CB72D0D"/>
    <w:rsid w:val="3CB93C9C"/>
    <w:rsid w:val="3CC14E28"/>
    <w:rsid w:val="3CD0021A"/>
    <w:rsid w:val="3CD42C77"/>
    <w:rsid w:val="3CD5B090"/>
    <w:rsid w:val="3CD6E7C0"/>
    <w:rsid w:val="3CD6FDD6"/>
    <w:rsid w:val="3CDCA7D5"/>
    <w:rsid w:val="3CE05B40"/>
    <w:rsid w:val="3CEC7AFA"/>
    <w:rsid w:val="3CECE7DC"/>
    <w:rsid w:val="3CFBD63B"/>
    <w:rsid w:val="3D026635"/>
    <w:rsid w:val="3D072489"/>
    <w:rsid w:val="3D087B92"/>
    <w:rsid w:val="3D18D148"/>
    <w:rsid w:val="3D24584B"/>
    <w:rsid w:val="3D2462D1"/>
    <w:rsid w:val="3D2ED65B"/>
    <w:rsid w:val="3D3C61DA"/>
    <w:rsid w:val="3D3C8DA7"/>
    <w:rsid w:val="3D57E7AF"/>
    <w:rsid w:val="3D838EBB"/>
    <w:rsid w:val="3D86678F"/>
    <w:rsid w:val="3D9D8C2C"/>
    <w:rsid w:val="3DA686C0"/>
    <w:rsid w:val="3DB1171B"/>
    <w:rsid w:val="3DD20510"/>
    <w:rsid w:val="3DD71C83"/>
    <w:rsid w:val="3DDF5895"/>
    <w:rsid w:val="3DEB0833"/>
    <w:rsid w:val="3DED7773"/>
    <w:rsid w:val="3DFE5A82"/>
    <w:rsid w:val="3E091D72"/>
    <w:rsid w:val="3E14030D"/>
    <w:rsid w:val="3E146658"/>
    <w:rsid w:val="3E194B31"/>
    <w:rsid w:val="3E1C5D05"/>
    <w:rsid w:val="3E254AAA"/>
    <w:rsid w:val="3E2B9D13"/>
    <w:rsid w:val="3E36C2C1"/>
    <w:rsid w:val="3E4173B4"/>
    <w:rsid w:val="3E430692"/>
    <w:rsid w:val="3E580DCE"/>
    <w:rsid w:val="3E5B6049"/>
    <w:rsid w:val="3E6117BC"/>
    <w:rsid w:val="3E61E0DF"/>
    <w:rsid w:val="3E623E01"/>
    <w:rsid w:val="3E6B17CE"/>
    <w:rsid w:val="3E6ED6B3"/>
    <w:rsid w:val="3E707F00"/>
    <w:rsid w:val="3E719586"/>
    <w:rsid w:val="3E7E32BA"/>
    <w:rsid w:val="3E867067"/>
    <w:rsid w:val="3E8EDC8B"/>
    <w:rsid w:val="3E935408"/>
    <w:rsid w:val="3EA61C73"/>
    <w:rsid w:val="3EB0D908"/>
    <w:rsid w:val="3EB3E89B"/>
    <w:rsid w:val="3EC1AE12"/>
    <w:rsid w:val="3EC5BA75"/>
    <w:rsid w:val="3EC6E921"/>
    <w:rsid w:val="3ED8AFE0"/>
    <w:rsid w:val="3EE69F05"/>
    <w:rsid w:val="3EF55207"/>
    <w:rsid w:val="3EFAC228"/>
    <w:rsid w:val="3EFB0681"/>
    <w:rsid w:val="3EFBEE34"/>
    <w:rsid w:val="3EFE148C"/>
    <w:rsid w:val="3F0B0809"/>
    <w:rsid w:val="3F125B83"/>
    <w:rsid w:val="3F2441DA"/>
    <w:rsid w:val="3F259252"/>
    <w:rsid w:val="3F2704ED"/>
    <w:rsid w:val="3F29F9B0"/>
    <w:rsid w:val="3F372759"/>
    <w:rsid w:val="3F441E7A"/>
    <w:rsid w:val="3F46A643"/>
    <w:rsid w:val="3F49F3A0"/>
    <w:rsid w:val="3F4CC57B"/>
    <w:rsid w:val="3F5707CE"/>
    <w:rsid w:val="3F587DCF"/>
    <w:rsid w:val="3F6168C4"/>
    <w:rsid w:val="3F6381C6"/>
    <w:rsid w:val="3F665EA2"/>
    <w:rsid w:val="3F6C60D5"/>
    <w:rsid w:val="3F6CA560"/>
    <w:rsid w:val="3F6CE3F8"/>
    <w:rsid w:val="3FA08CDC"/>
    <w:rsid w:val="3FA6EFA2"/>
    <w:rsid w:val="3FA9300B"/>
    <w:rsid w:val="3FAF52E0"/>
    <w:rsid w:val="3FB8BD15"/>
    <w:rsid w:val="3FBAB743"/>
    <w:rsid w:val="3FD9A44E"/>
    <w:rsid w:val="3FDC0922"/>
    <w:rsid w:val="3FDE5CFA"/>
    <w:rsid w:val="3FE6AD74"/>
    <w:rsid w:val="400C1B1F"/>
    <w:rsid w:val="400F8E9A"/>
    <w:rsid w:val="40144683"/>
    <w:rsid w:val="401470DC"/>
    <w:rsid w:val="4018652A"/>
    <w:rsid w:val="402C9896"/>
    <w:rsid w:val="4031C957"/>
    <w:rsid w:val="403E6078"/>
    <w:rsid w:val="4044AA48"/>
    <w:rsid w:val="4044B21D"/>
    <w:rsid w:val="4044E113"/>
    <w:rsid w:val="404B3021"/>
    <w:rsid w:val="404DF46D"/>
    <w:rsid w:val="4057A985"/>
    <w:rsid w:val="405BDFF8"/>
    <w:rsid w:val="406D1E01"/>
    <w:rsid w:val="407037AD"/>
    <w:rsid w:val="4081F46B"/>
    <w:rsid w:val="4083EDE9"/>
    <w:rsid w:val="4087EC6B"/>
    <w:rsid w:val="408C1515"/>
    <w:rsid w:val="40A2736E"/>
    <w:rsid w:val="40B0B42C"/>
    <w:rsid w:val="40C83AD5"/>
    <w:rsid w:val="40D4C3C5"/>
    <w:rsid w:val="40D8C1FF"/>
    <w:rsid w:val="40E0FBBF"/>
    <w:rsid w:val="40E8F7DD"/>
    <w:rsid w:val="40EA3D9A"/>
    <w:rsid w:val="40F5E5EB"/>
    <w:rsid w:val="40F9D012"/>
    <w:rsid w:val="40FE68F8"/>
    <w:rsid w:val="40FEA515"/>
    <w:rsid w:val="41058ED2"/>
    <w:rsid w:val="41072986"/>
    <w:rsid w:val="4112BD31"/>
    <w:rsid w:val="411479EC"/>
    <w:rsid w:val="4116DE89"/>
    <w:rsid w:val="411D37FE"/>
    <w:rsid w:val="41205474"/>
    <w:rsid w:val="4121037D"/>
    <w:rsid w:val="412128E2"/>
    <w:rsid w:val="413D07EB"/>
    <w:rsid w:val="413DCC38"/>
    <w:rsid w:val="413DDA2B"/>
    <w:rsid w:val="413FDFF6"/>
    <w:rsid w:val="4142A5C6"/>
    <w:rsid w:val="41438562"/>
    <w:rsid w:val="4147B12E"/>
    <w:rsid w:val="4157C88B"/>
    <w:rsid w:val="415C6BE6"/>
    <w:rsid w:val="41618A6A"/>
    <w:rsid w:val="4172CFCD"/>
    <w:rsid w:val="418C3AD0"/>
    <w:rsid w:val="418D7267"/>
    <w:rsid w:val="4196531C"/>
    <w:rsid w:val="41A51BF3"/>
    <w:rsid w:val="41A86510"/>
    <w:rsid w:val="41B2F51F"/>
    <w:rsid w:val="41BF2A55"/>
    <w:rsid w:val="41CF8808"/>
    <w:rsid w:val="41E20ED2"/>
    <w:rsid w:val="41EE148A"/>
    <w:rsid w:val="41FA26D0"/>
    <w:rsid w:val="420CDA51"/>
    <w:rsid w:val="4211FF57"/>
    <w:rsid w:val="4223102D"/>
    <w:rsid w:val="42246C7B"/>
    <w:rsid w:val="42392E25"/>
    <w:rsid w:val="42590EEB"/>
    <w:rsid w:val="425E3801"/>
    <w:rsid w:val="42675F20"/>
    <w:rsid w:val="426B534B"/>
    <w:rsid w:val="4272382B"/>
    <w:rsid w:val="42740C17"/>
    <w:rsid w:val="4275E29D"/>
    <w:rsid w:val="428497D4"/>
    <w:rsid w:val="429CF02A"/>
    <w:rsid w:val="42A14ECA"/>
    <w:rsid w:val="42A7BD5C"/>
    <w:rsid w:val="42B85DE9"/>
    <w:rsid w:val="42BF9091"/>
    <w:rsid w:val="42C0831A"/>
    <w:rsid w:val="42CB1BF0"/>
    <w:rsid w:val="42CB92DC"/>
    <w:rsid w:val="42CC2610"/>
    <w:rsid w:val="42D9615E"/>
    <w:rsid w:val="42F14155"/>
    <w:rsid w:val="42F2D561"/>
    <w:rsid w:val="43052FE7"/>
    <w:rsid w:val="4307344D"/>
    <w:rsid w:val="4309D88F"/>
    <w:rsid w:val="430E9DDF"/>
    <w:rsid w:val="43106FEE"/>
    <w:rsid w:val="4323B1D2"/>
    <w:rsid w:val="43387F3E"/>
    <w:rsid w:val="433C949C"/>
    <w:rsid w:val="4340F4AF"/>
    <w:rsid w:val="43463C22"/>
    <w:rsid w:val="4347A006"/>
    <w:rsid w:val="4352E5E3"/>
    <w:rsid w:val="435B64A2"/>
    <w:rsid w:val="435C1D87"/>
    <w:rsid w:val="43638A10"/>
    <w:rsid w:val="437295B5"/>
    <w:rsid w:val="437B26E7"/>
    <w:rsid w:val="43814242"/>
    <w:rsid w:val="4385B8F0"/>
    <w:rsid w:val="43956834"/>
    <w:rsid w:val="43A1DB3C"/>
    <w:rsid w:val="43A47297"/>
    <w:rsid w:val="43A92463"/>
    <w:rsid w:val="43AAA355"/>
    <w:rsid w:val="43B997D4"/>
    <w:rsid w:val="43BF900F"/>
    <w:rsid w:val="43C41140"/>
    <w:rsid w:val="43D0D6D5"/>
    <w:rsid w:val="43EC9464"/>
    <w:rsid w:val="43EF2E88"/>
    <w:rsid w:val="43F4F316"/>
    <w:rsid w:val="43FF56A2"/>
    <w:rsid w:val="44043E0C"/>
    <w:rsid w:val="44084223"/>
    <w:rsid w:val="44116BE7"/>
    <w:rsid w:val="44188CAA"/>
    <w:rsid w:val="4418DF7D"/>
    <w:rsid w:val="44291A25"/>
    <w:rsid w:val="442B6788"/>
    <w:rsid w:val="4444ED70"/>
    <w:rsid w:val="44474126"/>
    <w:rsid w:val="44498E06"/>
    <w:rsid w:val="4450953A"/>
    <w:rsid w:val="445EA28D"/>
    <w:rsid w:val="445EDDCA"/>
    <w:rsid w:val="446EE93F"/>
    <w:rsid w:val="4480A18A"/>
    <w:rsid w:val="448D037E"/>
    <w:rsid w:val="448FCC2E"/>
    <w:rsid w:val="44A431B9"/>
    <w:rsid w:val="44ABBBD0"/>
    <w:rsid w:val="44DBC906"/>
    <w:rsid w:val="44DF7F9D"/>
    <w:rsid w:val="44EAC6FF"/>
    <w:rsid w:val="44F1AC94"/>
    <w:rsid w:val="44F987F2"/>
    <w:rsid w:val="44FBCD05"/>
    <w:rsid w:val="44FE8662"/>
    <w:rsid w:val="45151A29"/>
    <w:rsid w:val="452A0072"/>
    <w:rsid w:val="452FD4CD"/>
    <w:rsid w:val="4533D5C9"/>
    <w:rsid w:val="453F5A83"/>
    <w:rsid w:val="455A3F82"/>
    <w:rsid w:val="45639CD0"/>
    <w:rsid w:val="456B5D67"/>
    <w:rsid w:val="456F3748"/>
    <w:rsid w:val="4572A987"/>
    <w:rsid w:val="4574EBAE"/>
    <w:rsid w:val="457C7C1E"/>
    <w:rsid w:val="457D763A"/>
    <w:rsid w:val="457FCD13"/>
    <w:rsid w:val="458FDEBC"/>
    <w:rsid w:val="45A1D731"/>
    <w:rsid w:val="45A8503D"/>
    <w:rsid w:val="45B4E74C"/>
    <w:rsid w:val="45BA1A7E"/>
    <w:rsid w:val="45BDB722"/>
    <w:rsid w:val="45C24993"/>
    <w:rsid w:val="45C957F1"/>
    <w:rsid w:val="45CF7065"/>
    <w:rsid w:val="45D6BD64"/>
    <w:rsid w:val="45DC94A3"/>
    <w:rsid w:val="45E0E9DD"/>
    <w:rsid w:val="45E3C359"/>
    <w:rsid w:val="45E7488D"/>
    <w:rsid w:val="45ECF44E"/>
    <w:rsid w:val="45EE1357"/>
    <w:rsid w:val="45F14EB8"/>
    <w:rsid w:val="45F976BE"/>
    <w:rsid w:val="460E870A"/>
    <w:rsid w:val="46115659"/>
    <w:rsid w:val="46238EE8"/>
    <w:rsid w:val="4628A122"/>
    <w:rsid w:val="4646A9F5"/>
    <w:rsid w:val="4646FA63"/>
    <w:rsid w:val="46474495"/>
    <w:rsid w:val="46495C37"/>
    <w:rsid w:val="46497B90"/>
    <w:rsid w:val="46533298"/>
    <w:rsid w:val="4659CF94"/>
    <w:rsid w:val="465D4469"/>
    <w:rsid w:val="466BF4AD"/>
    <w:rsid w:val="46749C4E"/>
    <w:rsid w:val="467A8A43"/>
    <w:rsid w:val="46896842"/>
    <w:rsid w:val="46921F60"/>
    <w:rsid w:val="4699175A"/>
    <w:rsid w:val="46991B52"/>
    <w:rsid w:val="46ACD8A0"/>
    <w:rsid w:val="46AE048A"/>
    <w:rsid w:val="46B740E6"/>
    <w:rsid w:val="46C75BDA"/>
    <w:rsid w:val="46D1CDA4"/>
    <w:rsid w:val="46E09B43"/>
    <w:rsid w:val="46E3A942"/>
    <w:rsid w:val="46ED4FA2"/>
    <w:rsid w:val="470B6C58"/>
    <w:rsid w:val="472EE3BB"/>
    <w:rsid w:val="473B5FAA"/>
    <w:rsid w:val="473BE608"/>
    <w:rsid w:val="475496D0"/>
    <w:rsid w:val="475A62D2"/>
    <w:rsid w:val="475F9E83"/>
    <w:rsid w:val="476B222C"/>
    <w:rsid w:val="476DF512"/>
    <w:rsid w:val="4790BFDF"/>
    <w:rsid w:val="47914A75"/>
    <w:rsid w:val="4793FA13"/>
    <w:rsid w:val="479C088B"/>
    <w:rsid w:val="47A76321"/>
    <w:rsid w:val="47A8335C"/>
    <w:rsid w:val="47A8A742"/>
    <w:rsid w:val="47CECD5E"/>
    <w:rsid w:val="47E80471"/>
    <w:rsid w:val="47EAA698"/>
    <w:rsid w:val="47EBE694"/>
    <w:rsid w:val="47F2B5AF"/>
    <w:rsid w:val="47F50C79"/>
    <w:rsid w:val="47F658C6"/>
    <w:rsid w:val="47FB5360"/>
    <w:rsid w:val="4800A3C7"/>
    <w:rsid w:val="48110EC7"/>
    <w:rsid w:val="481ADB4D"/>
    <w:rsid w:val="481FBF50"/>
    <w:rsid w:val="482352B2"/>
    <w:rsid w:val="482A5DFA"/>
    <w:rsid w:val="482F7EF3"/>
    <w:rsid w:val="4834EF13"/>
    <w:rsid w:val="48410692"/>
    <w:rsid w:val="48613484"/>
    <w:rsid w:val="4865BC12"/>
    <w:rsid w:val="486B9B2C"/>
    <w:rsid w:val="486F8A44"/>
    <w:rsid w:val="48708A15"/>
    <w:rsid w:val="4871FF9F"/>
    <w:rsid w:val="4874C149"/>
    <w:rsid w:val="487592A3"/>
    <w:rsid w:val="488463FF"/>
    <w:rsid w:val="4889C6F9"/>
    <w:rsid w:val="4892C70A"/>
    <w:rsid w:val="489484FF"/>
    <w:rsid w:val="489D6B70"/>
    <w:rsid w:val="48A195C2"/>
    <w:rsid w:val="48B873CF"/>
    <w:rsid w:val="48BC05AC"/>
    <w:rsid w:val="48C6772A"/>
    <w:rsid w:val="48D32532"/>
    <w:rsid w:val="48E2F9A2"/>
    <w:rsid w:val="48E3E0A9"/>
    <w:rsid w:val="48E544B4"/>
    <w:rsid w:val="48FABD9B"/>
    <w:rsid w:val="49009501"/>
    <w:rsid w:val="49018129"/>
    <w:rsid w:val="4901DA7B"/>
    <w:rsid w:val="491C0D94"/>
    <w:rsid w:val="491E8593"/>
    <w:rsid w:val="49275DDE"/>
    <w:rsid w:val="492B1B32"/>
    <w:rsid w:val="492F2691"/>
    <w:rsid w:val="4932CA19"/>
    <w:rsid w:val="49455027"/>
    <w:rsid w:val="4946B16C"/>
    <w:rsid w:val="494FFF6A"/>
    <w:rsid w:val="495904E1"/>
    <w:rsid w:val="49664A84"/>
    <w:rsid w:val="4966D5F7"/>
    <w:rsid w:val="49684BE7"/>
    <w:rsid w:val="4968C3A1"/>
    <w:rsid w:val="496A1429"/>
    <w:rsid w:val="496ACF61"/>
    <w:rsid w:val="4970E508"/>
    <w:rsid w:val="49786779"/>
    <w:rsid w:val="4980152D"/>
    <w:rsid w:val="49840378"/>
    <w:rsid w:val="4984B672"/>
    <w:rsid w:val="498A6F36"/>
    <w:rsid w:val="498BE11B"/>
    <w:rsid w:val="498EEEEC"/>
    <w:rsid w:val="4991D389"/>
    <w:rsid w:val="49A02888"/>
    <w:rsid w:val="49A2AFFE"/>
    <w:rsid w:val="49AA6161"/>
    <w:rsid w:val="49B4D3CE"/>
    <w:rsid w:val="49B56D1F"/>
    <w:rsid w:val="49B7977A"/>
    <w:rsid w:val="49BED030"/>
    <w:rsid w:val="49CEF68B"/>
    <w:rsid w:val="49D62DAF"/>
    <w:rsid w:val="49D84929"/>
    <w:rsid w:val="49D95ECA"/>
    <w:rsid w:val="49E5181D"/>
    <w:rsid w:val="49FB2C7F"/>
    <w:rsid w:val="4A0F9D38"/>
    <w:rsid w:val="4A11ACBB"/>
    <w:rsid w:val="4A1EAF87"/>
    <w:rsid w:val="4A2002CA"/>
    <w:rsid w:val="4A2B09DF"/>
    <w:rsid w:val="4A31FAE8"/>
    <w:rsid w:val="4A37A617"/>
    <w:rsid w:val="4A3B238E"/>
    <w:rsid w:val="4A41AF1C"/>
    <w:rsid w:val="4A49D756"/>
    <w:rsid w:val="4A4BB38E"/>
    <w:rsid w:val="4A4E6C36"/>
    <w:rsid w:val="4A5A696A"/>
    <w:rsid w:val="4A6B831A"/>
    <w:rsid w:val="4A72DCB4"/>
    <w:rsid w:val="4A733B2D"/>
    <w:rsid w:val="4A809044"/>
    <w:rsid w:val="4A909821"/>
    <w:rsid w:val="4A911383"/>
    <w:rsid w:val="4A937D98"/>
    <w:rsid w:val="4A952D8E"/>
    <w:rsid w:val="4A9EFE4D"/>
    <w:rsid w:val="4AA71132"/>
    <w:rsid w:val="4AA78F5F"/>
    <w:rsid w:val="4AA95156"/>
    <w:rsid w:val="4AAD2EBE"/>
    <w:rsid w:val="4AADACFF"/>
    <w:rsid w:val="4AB0E405"/>
    <w:rsid w:val="4AB2D6FE"/>
    <w:rsid w:val="4AC01644"/>
    <w:rsid w:val="4ACDA2D7"/>
    <w:rsid w:val="4AD561E9"/>
    <w:rsid w:val="4AD93E25"/>
    <w:rsid w:val="4ADE7F8F"/>
    <w:rsid w:val="4ADFAF6F"/>
    <w:rsid w:val="4AE33095"/>
    <w:rsid w:val="4AE86865"/>
    <w:rsid w:val="4AFC1DDF"/>
    <w:rsid w:val="4B0FD180"/>
    <w:rsid w:val="4B11B8F7"/>
    <w:rsid w:val="4B11BEE3"/>
    <w:rsid w:val="4B18AF6C"/>
    <w:rsid w:val="4B1B1486"/>
    <w:rsid w:val="4B2C9998"/>
    <w:rsid w:val="4B2F6AA7"/>
    <w:rsid w:val="4B371DDA"/>
    <w:rsid w:val="4B3D50BC"/>
    <w:rsid w:val="4B44E936"/>
    <w:rsid w:val="4B454AEB"/>
    <w:rsid w:val="4B58D028"/>
    <w:rsid w:val="4B609F22"/>
    <w:rsid w:val="4B60F6AF"/>
    <w:rsid w:val="4B6603C0"/>
    <w:rsid w:val="4B6EA74D"/>
    <w:rsid w:val="4B8110A8"/>
    <w:rsid w:val="4B819647"/>
    <w:rsid w:val="4B825582"/>
    <w:rsid w:val="4BB79572"/>
    <w:rsid w:val="4BC8433E"/>
    <w:rsid w:val="4BCE54AB"/>
    <w:rsid w:val="4BD67694"/>
    <w:rsid w:val="4BD8AD22"/>
    <w:rsid w:val="4BEA5E51"/>
    <w:rsid w:val="4BF17057"/>
    <w:rsid w:val="4BF3EC6F"/>
    <w:rsid w:val="4C08341E"/>
    <w:rsid w:val="4C12A0F6"/>
    <w:rsid w:val="4C13CDEC"/>
    <w:rsid w:val="4C1AF64C"/>
    <w:rsid w:val="4C22BC28"/>
    <w:rsid w:val="4C31C9AC"/>
    <w:rsid w:val="4C390D1A"/>
    <w:rsid w:val="4C3C78AB"/>
    <w:rsid w:val="4C40F4D3"/>
    <w:rsid w:val="4C49A2F8"/>
    <w:rsid w:val="4C509B61"/>
    <w:rsid w:val="4C66C081"/>
    <w:rsid w:val="4C718886"/>
    <w:rsid w:val="4C7CC356"/>
    <w:rsid w:val="4C832D5C"/>
    <w:rsid w:val="4CA06D2B"/>
    <w:rsid w:val="4CA7BA27"/>
    <w:rsid w:val="4CAE5644"/>
    <w:rsid w:val="4CAF5DD4"/>
    <w:rsid w:val="4CB259B7"/>
    <w:rsid w:val="4CB4A26C"/>
    <w:rsid w:val="4CC01B75"/>
    <w:rsid w:val="4CCEDC29"/>
    <w:rsid w:val="4CD331FB"/>
    <w:rsid w:val="4CD405F2"/>
    <w:rsid w:val="4CD83363"/>
    <w:rsid w:val="4CDB80E0"/>
    <w:rsid w:val="4CDE4CFE"/>
    <w:rsid w:val="4CEB8F57"/>
    <w:rsid w:val="4CF8971E"/>
    <w:rsid w:val="4CFC87BA"/>
    <w:rsid w:val="4D0420BC"/>
    <w:rsid w:val="4D051696"/>
    <w:rsid w:val="4D0E743B"/>
    <w:rsid w:val="4D0EBB4F"/>
    <w:rsid w:val="4D1BDA2D"/>
    <w:rsid w:val="4D1CC1D9"/>
    <w:rsid w:val="4D1FDECD"/>
    <w:rsid w:val="4D2431A2"/>
    <w:rsid w:val="4D2A666E"/>
    <w:rsid w:val="4D2AFB92"/>
    <w:rsid w:val="4D2C6CA3"/>
    <w:rsid w:val="4D2D0C2A"/>
    <w:rsid w:val="4D37D750"/>
    <w:rsid w:val="4D384BB8"/>
    <w:rsid w:val="4D450A91"/>
    <w:rsid w:val="4D476FDE"/>
    <w:rsid w:val="4D49C409"/>
    <w:rsid w:val="4D4D7393"/>
    <w:rsid w:val="4D5D7E0C"/>
    <w:rsid w:val="4D601403"/>
    <w:rsid w:val="4D641174"/>
    <w:rsid w:val="4D66B177"/>
    <w:rsid w:val="4D6E356C"/>
    <w:rsid w:val="4D830136"/>
    <w:rsid w:val="4DAD9EAB"/>
    <w:rsid w:val="4DB09BBF"/>
    <w:rsid w:val="4DC21322"/>
    <w:rsid w:val="4DD24CEF"/>
    <w:rsid w:val="4DDBAE30"/>
    <w:rsid w:val="4DEB2CDF"/>
    <w:rsid w:val="4DF404F6"/>
    <w:rsid w:val="4DF4AC7F"/>
    <w:rsid w:val="4DF7EF0D"/>
    <w:rsid w:val="4DFB07CD"/>
    <w:rsid w:val="4E031DE7"/>
    <w:rsid w:val="4E08DE22"/>
    <w:rsid w:val="4E164D7F"/>
    <w:rsid w:val="4E1ADF7F"/>
    <w:rsid w:val="4E1EF85B"/>
    <w:rsid w:val="4E264BD3"/>
    <w:rsid w:val="4E2AAB8B"/>
    <w:rsid w:val="4E31167D"/>
    <w:rsid w:val="4E3667B7"/>
    <w:rsid w:val="4E42C0D0"/>
    <w:rsid w:val="4E446C4F"/>
    <w:rsid w:val="4E44ECD7"/>
    <w:rsid w:val="4E4BBB97"/>
    <w:rsid w:val="4E56587A"/>
    <w:rsid w:val="4E5B7BC1"/>
    <w:rsid w:val="4E642E06"/>
    <w:rsid w:val="4E80657D"/>
    <w:rsid w:val="4E814D29"/>
    <w:rsid w:val="4E8D88E5"/>
    <w:rsid w:val="4E9973BC"/>
    <w:rsid w:val="4E99D320"/>
    <w:rsid w:val="4E9B77EC"/>
    <w:rsid w:val="4E9C5858"/>
    <w:rsid w:val="4E9D15A6"/>
    <w:rsid w:val="4E9F9054"/>
    <w:rsid w:val="4EA07389"/>
    <w:rsid w:val="4EA7BC4B"/>
    <w:rsid w:val="4EAC4C74"/>
    <w:rsid w:val="4EB10FCF"/>
    <w:rsid w:val="4EC7BFE3"/>
    <w:rsid w:val="4ECDE1B2"/>
    <w:rsid w:val="4ED595D0"/>
    <w:rsid w:val="4ED7C7CD"/>
    <w:rsid w:val="4ED84161"/>
    <w:rsid w:val="4EE4908C"/>
    <w:rsid w:val="4EEC8220"/>
    <w:rsid w:val="4EF0BE38"/>
    <w:rsid w:val="4EF4B0F9"/>
    <w:rsid w:val="4EF7E7D0"/>
    <w:rsid w:val="4F00507B"/>
    <w:rsid w:val="4F073F9B"/>
    <w:rsid w:val="4F0A6505"/>
    <w:rsid w:val="4F17BB4C"/>
    <w:rsid w:val="4F39F6B0"/>
    <w:rsid w:val="4F3A07E4"/>
    <w:rsid w:val="4F3A0B3D"/>
    <w:rsid w:val="4F3BE23F"/>
    <w:rsid w:val="4F3E1A2A"/>
    <w:rsid w:val="4F66D367"/>
    <w:rsid w:val="4F68854A"/>
    <w:rsid w:val="4F7670F0"/>
    <w:rsid w:val="4F809B00"/>
    <w:rsid w:val="4F873F8F"/>
    <w:rsid w:val="4F93CC08"/>
    <w:rsid w:val="4F963A8E"/>
    <w:rsid w:val="4F969497"/>
    <w:rsid w:val="4F9DC393"/>
    <w:rsid w:val="4F9FA44C"/>
    <w:rsid w:val="4FB26BC7"/>
    <w:rsid w:val="4FB464D6"/>
    <w:rsid w:val="4FBBD1C1"/>
    <w:rsid w:val="4FCB0ECC"/>
    <w:rsid w:val="4FD16DFA"/>
    <w:rsid w:val="4FD6133C"/>
    <w:rsid w:val="4FD776E8"/>
    <w:rsid w:val="4FD7DFE5"/>
    <w:rsid w:val="4FDA08F4"/>
    <w:rsid w:val="50047F67"/>
    <w:rsid w:val="5010BD33"/>
    <w:rsid w:val="5016A513"/>
    <w:rsid w:val="5016CB96"/>
    <w:rsid w:val="50225C56"/>
    <w:rsid w:val="503AC231"/>
    <w:rsid w:val="503AD74C"/>
    <w:rsid w:val="5040FD95"/>
    <w:rsid w:val="50467FBB"/>
    <w:rsid w:val="50669A25"/>
    <w:rsid w:val="5072D4B4"/>
    <w:rsid w:val="507B67DC"/>
    <w:rsid w:val="508088D1"/>
    <w:rsid w:val="508256FB"/>
    <w:rsid w:val="50828E75"/>
    <w:rsid w:val="508B05E4"/>
    <w:rsid w:val="509F78F4"/>
    <w:rsid w:val="50B9CC96"/>
    <w:rsid w:val="50BEA276"/>
    <w:rsid w:val="50C3E6EB"/>
    <w:rsid w:val="50CDD41B"/>
    <w:rsid w:val="50CF9011"/>
    <w:rsid w:val="50D55444"/>
    <w:rsid w:val="50D719B8"/>
    <w:rsid w:val="5107609F"/>
    <w:rsid w:val="510C4780"/>
    <w:rsid w:val="51170EEF"/>
    <w:rsid w:val="51189A22"/>
    <w:rsid w:val="511C50D6"/>
    <w:rsid w:val="51266938"/>
    <w:rsid w:val="51276D8A"/>
    <w:rsid w:val="5128B122"/>
    <w:rsid w:val="512D8975"/>
    <w:rsid w:val="51302481"/>
    <w:rsid w:val="513D0F2D"/>
    <w:rsid w:val="514259CE"/>
    <w:rsid w:val="5142F91E"/>
    <w:rsid w:val="51434996"/>
    <w:rsid w:val="5148FFEA"/>
    <w:rsid w:val="514C56FA"/>
    <w:rsid w:val="516B9D8F"/>
    <w:rsid w:val="516F8DF7"/>
    <w:rsid w:val="516FEE2F"/>
    <w:rsid w:val="519BE8C2"/>
    <w:rsid w:val="519CD162"/>
    <w:rsid w:val="51AE2E7F"/>
    <w:rsid w:val="51B6356F"/>
    <w:rsid w:val="51BF19FE"/>
    <w:rsid w:val="51D89605"/>
    <w:rsid w:val="51DE04AA"/>
    <w:rsid w:val="51EB22D2"/>
    <w:rsid w:val="51EFECEC"/>
    <w:rsid w:val="51F27FB3"/>
    <w:rsid w:val="5201EBFF"/>
    <w:rsid w:val="520A2174"/>
    <w:rsid w:val="520B05F6"/>
    <w:rsid w:val="521DFDF2"/>
    <w:rsid w:val="521FA5E0"/>
    <w:rsid w:val="5225CAEC"/>
    <w:rsid w:val="52408E7C"/>
    <w:rsid w:val="525C13D8"/>
    <w:rsid w:val="52682E78"/>
    <w:rsid w:val="526B604C"/>
    <w:rsid w:val="52757BD6"/>
    <w:rsid w:val="527C7190"/>
    <w:rsid w:val="527FA90B"/>
    <w:rsid w:val="528C405C"/>
    <w:rsid w:val="528D718A"/>
    <w:rsid w:val="528E950E"/>
    <w:rsid w:val="52A384B3"/>
    <w:rsid w:val="52B13426"/>
    <w:rsid w:val="52B37EC5"/>
    <w:rsid w:val="52BF1026"/>
    <w:rsid w:val="52C1F975"/>
    <w:rsid w:val="52CD5331"/>
    <w:rsid w:val="52D80849"/>
    <w:rsid w:val="52E3C9E4"/>
    <w:rsid w:val="52EB1E70"/>
    <w:rsid w:val="52F32D39"/>
    <w:rsid w:val="52F6DC2E"/>
    <w:rsid w:val="5307451D"/>
    <w:rsid w:val="53078D07"/>
    <w:rsid w:val="5308B925"/>
    <w:rsid w:val="530E09DE"/>
    <w:rsid w:val="532CD305"/>
    <w:rsid w:val="5334CB40"/>
    <w:rsid w:val="534EC547"/>
    <w:rsid w:val="535480EE"/>
    <w:rsid w:val="5354A1AD"/>
    <w:rsid w:val="5354E3FD"/>
    <w:rsid w:val="535EB6FD"/>
    <w:rsid w:val="536B2215"/>
    <w:rsid w:val="536BDE9B"/>
    <w:rsid w:val="536FBB30"/>
    <w:rsid w:val="5372A604"/>
    <w:rsid w:val="53875CB0"/>
    <w:rsid w:val="5399FABD"/>
    <w:rsid w:val="53A46518"/>
    <w:rsid w:val="53A6F3AD"/>
    <w:rsid w:val="53ACFACB"/>
    <w:rsid w:val="53BD4AD5"/>
    <w:rsid w:val="53C5DAF9"/>
    <w:rsid w:val="53C5F623"/>
    <w:rsid w:val="53D62D95"/>
    <w:rsid w:val="53DB42EB"/>
    <w:rsid w:val="53DB5703"/>
    <w:rsid w:val="53DCCAE7"/>
    <w:rsid w:val="53DF6124"/>
    <w:rsid w:val="53E2123F"/>
    <w:rsid w:val="53E21A4A"/>
    <w:rsid w:val="53E89811"/>
    <w:rsid w:val="53F3FBD1"/>
    <w:rsid w:val="540834AE"/>
    <w:rsid w:val="540D5BE8"/>
    <w:rsid w:val="54168A25"/>
    <w:rsid w:val="54190F74"/>
    <w:rsid w:val="541C5F40"/>
    <w:rsid w:val="541CB298"/>
    <w:rsid w:val="54285994"/>
    <w:rsid w:val="5429BA75"/>
    <w:rsid w:val="542A029D"/>
    <w:rsid w:val="543710CB"/>
    <w:rsid w:val="544A3650"/>
    <w:rsid w:val="544C752A"/>
    <w:rsid w:val="54591481"/>
    <w:rsid w:val="5469EC8D"/>
    <w:rsid w:val="546B6AD7"/>
    <w:rsid w:val="54759F33"/>
    <w:rsid w:val="54800C03"/>
    <w:rsid w:val="5481FED5"/>
    <w:rsid w:val="5488C5DA"/>
    <w:rsid w:val="54A0F5FC"/>
    <w:rsid w:val="54A80067"/>
    <w:rsid w:val="54A8B725"/>
    <w:rsid w:val="54B43DB2"/>
    <w:rsid w:val="54D34127"/>
    <w:rsid w:val="54E9A18D"/>
    <w:rsid w:val="54EBD23B"/>
    <w:rsid w:val="54F08CCD"/>
    <w:rsid w:val="54F2BE23"/>
    <w:rsid w:val="54F4A2FA"/>
    <w:rsid w:val="54F91002"/>
    <w:rsid w:val="54FC7D68"/>
    <w:rsid w:val="54FEF6EC"/>
    <w:rsid w:val="550A9AF9"/>
    <w:rsid w:val="551D5D42"/>
    <w:rsid w:val="55236C49"/>
    <w:rsid w:val="5524BE13"/>
    <w:rsid w:val="552FE632"/>
    <w:rsid w:val="553342E9"/>
    <w:rsid w:val="55382E06"/>
    <w:rsid w:val="553D6C43"/>
    <w:rsid w:val="55533359"/>
    <w:rsid w:val="555F6B36"/>
    <w:rsid w:val="5567E315"/>
    <w:rsid w:val="55A99146"/>
    <w:rsid w:val="55B74A0B"/>
    <w:rsid w:val="55BD2805"/>
    <w:rsid w:val="55C756EA"/>
    <w:rsid w:val="55D839E7"/>
    <w:rsid w:val="55E063D7"/>
    <w:rsid w:val="55E28889"/>
    <w:rsid w:val="55E44032"/>
    <w:rsid w:val="55EA2529"/>
    <w:rsid w:val="55F9A2CF"/>
    <w:rsid w:val="56021DC0"/>
    <w:rsid w:val="560452FB"/>
    <w:rsid w:val="56063B13"/>
    <w:rsid w:val="560BA18D"/>
    <w:rsid w:val="561689FF"/>
    <w:rsid w:val="56264023"/>
    <w:rsid w:val="5626E03E"/>
    <w:rsid w:val="56298B9C"/>
    <w:rsid w:val="562E329C"/>
    <w:rsid w:val="563119F5"/>
    <w:rsid w:val="56320255"/>
    <w:rsid w:val="563A6340"/>
    <w:rsid w:val="563A7F1C"/>
    <w:rsid w:val="563B28F5"/>
    <w:rsid w:val="56418912"/>
    <w:rsid w:val="56422F12"/>
    <w:rsid w:val="564B8B19"/>
    <w:rsid w:val="564BB181"/>
    <w:rsid w:val="564CB7C9"/>
    <w:rsid w:val="56564288"/>
    <w:rsid w:val="56576C27"/>
    <w:rsid w:val="56674199"/>
    <w:rsid w:val="566B6395"/>
    <w:rsid w:val="566C01B4"/>
    <w:rsid w:val="567708F1"/>
    <w:rsid w:val="567CB4CE"/>
    <w:rsid w:val="56811242"/>
    <w:rsid w:val="5681ECE8"/>
    <w:rsid w:val="56946BDE"/>
    <w:rsid w:val="5698C84F"/>
    <w:rsid w:val="569BB630"/>
    <w:rsid w:val="56AA803E"/>
    <w:rsid w:val="56B21B78"/>
    <w:rsid w:val="56C01DCC"/>
    <w:rsid w:val="56C09441"/>
    <w:rsid w:val="56CF8DB8"/>
    <w:rsid w:val="56D69B0B"/>
    <w:rsid w:val="56DB67E1"/>
    <w:rsid w:val="56DE37D3"/>
    <w:rsid w:val="56E7B00C"/>
    <w:rsid w:val="56F69628"/>
    <w:rsid w:val="56F9DA77"/>
    <w:rsid w:val="57060796"/>
    <w:rsid w:val="5706B696"/>
    <w:rsid w:val="57087B38"/>
    <w:rsid w:val="57098CF4"/>
    <w:rsid w:val="570E095B"/>
    <w:rsid w:val="571A8C36"/>
    <w:rsid w:val="571C99D5"/>
    <w:rsid w:val="5752935D"/>
    <w:rsid w:val="575427B1"/>
    <w:rsid w:val="575AD92E"/>
    <w:rsid w:val="575DD67D"/>
    <w:rsid w:val="5767A91F"/>
    <w:rsid w:val="576C5A67"/>
    <w:rsid w:val="576CEACC"/>
    <w:rsid w:val="576D6ACF"/>
    <w:rsid w:val="5778DE5B"/>
    <w:rsid w:val="5779B35C"/>
    <w:rsid w:val="5779F471"/>
    <w:rsid w:val="57828BBA"/>
    <w:rsid w:val="579EF634"/>
    <w:rsid w:val="57AB30DD"/>
    <w:rsid w:val="57AFCEF2"/>
    <w:rsid w:val="57B4F879"/>
    <w:rsid w:val="57CCAC66"/>
    <w:rsid w:val="57E39A48"/>
    <w:rsid w:val="57E43A2F"/>
    <w:rsid w:val="57E44D12"/>
    <w:rsid w:val="57F1FD34"/>
    <w:rsid w:val="57F2AD3E"/>
    <w:rsid w:val="57F47F89"/>
    <w:rsid w:val="57FE69B1"/>
    <w:rsid w:val="58012093"/>
    <w:rsid w:val="58034B23"/>
    <w:rsid w:val="58084A21"/>
    <w:rsid w:val="580C8F1D"/>
    <w:rsid w:val="580DBAB6"/>
    <w:rsid w:val="581EDA67"/>
    <w:rsid w:val="58292D0B"/>
    <w:rsid w:val="583102E0"/>
    <w:rsid w:val="58314D2E"/>
    <w:rsid w:val="5832E235"/>
    <w:rsid w:val="58513977"/>
    <w:rsid w:val="58597153"/>
    <w:rsid w:val="585A89F4"/>
    <w:rsid w:val="585BF0A6"/>
    <w:rsid w:val="5869DC6C"/>
    <w:rsid w:val="586AB8AD"/>
    <w:rsid w:val="586D27CC"/>
    <w:rsid w:val="58742C33"/>
    <w:rsid w:val="587640D3"/>
    <w:rsid w:val="5878379C"/>
    <w:rsid w:val="587C5211"/>
    <w:rsid w:val="588ADFA9"/>
    <w:rsid w:val="58A9BF21"/>
    <w:rsid w:val="58AD88E1"/>
    <w:rsid w:val="58BEE0ED"/>
    <w:rsid w:val="58C2F591"/>
    <w:rsid w:val="58CEB617"/>
    <w:rsid w:val="58D669D5"/>
    <w:rsid w:val="58DD134B"/>
    <w:rsid w:val="58EDC9E0"/>
    <w:rsid w:val="58EEFB38"/>
    <w:rsid w:val="5911ED1F"/>
    <w:rsid w:val="591C3502"/>
    <w:rsid w:val="591FCC5C"/>
    <w:rsid w:val="59283300"/>
    <w:rsid w:val="5948C840"/>
    <w:rsid w:val="595DBF14"/>
    <w:rsid w:val="59673950"/>
    <w:rsid w:val="59799F1B"/>
    <w:rsid w:val="597EF881"/>
    <w:rsid w:val="5987760E"/>
    <w:rsid w:val="598F624F"/>
    <w:rsid w:val="59943584"/>
    <w:rsid w:val="59994B28"/>
    <w:rsid w:val="599EB3A8"/>
    <w:rsid w:val="59A30437"/>
    <w:rsid w:val="59A78BC1"/>
    <w:rsid w:val="59AE2C57"/>
    <w:rsid w:val="59AEB6DC"/>
    <w:rsid w:val="59BE0133"/>
    <w:rsid w:val="59D36309"/>
    <w:rsid w:val="59D6E3EF"/>
    <w:rsid w:val="59DB4109"/>
    <w:rsid w:val="59E7D532"/>
    <w:rsid w:val="5A092882"/>
    <w:rsid w:val="5A116685"/>
    <w:rsid w:val="5A1326D2"/>
    <w:rsid w:val="5A1CE06B"/>
    <w:rsid w:val="5A253665"/>
    <w:rsid w:val="5A3FA834"/>
    <w:rsid w:val="5A4310E6"/>
    <w:rsid w:val="5A4AE25B"/>
    <w:rsid w:val="5A5BDA70"/>
    <w:rsid w:val="5A5C0C9A"/>
    <w:rsid w:val="5A7EE2B1"/>
    <w:rsid w:val="5A8B8628"/>
    <w:rsid w:val="5A8D2807"/>
    <w:rsid w:val="5A9B60D2"/>
    <w:rsid w:val="5A9E069F"/>
    <w:rsid w:val="5A9EC9D6"/>
    <w:rsid w:val="5AA3F01D"/>
    <w:rsid w:val="5AA554A1"/>
    <w:rsid w:val="5AC05DC6"/>
    <w:rsid w:val="5AC60DC4"/>
    <w:rsid w:val="5ACDC31D"/>
    <w:rsid w:val="5ACF7D5E"/>
    <w:rsid w:val="5AEA19CD"/>
    <w:rsid w:val="5AF3E00F"/>
    <w:rsid w:val="5AF90E92"/>
    <w:rsid w:val="5AFAA8A2"/>
    <w:rsid w:val="5B0096FF"/>
    <w:rsid w:val="5B0FF527"/>
    <w:rsid w:val="5B10E8EF"/>
    <w:rsid w:val="5B1E4BB8"/>
    <w:rsid w:val="5B2A027F"/>
    <w:rsid w:val="5B31CD3A"/>
    <w:rsid w:val="5B32AA80"/>
    <w:rsid w:val="5B33356C"/>
    <w:rsid w:val="5B340342"/>
    <w:rsid w:val="5B39F88D"/>
    <w:rsid w:val="5B6A28C1"/>
    <w:rsid w:val="5B7067DD"/>
    <w:rsid w:val="5B717CE1"/>
    <w:rsid w:val="5B72B06B"/>
    <w:rsid w:val="5B739BB6"/>
    <w:rsid w:val="5B80CDA8"/>
    <w:rsid w:val="5B86BC0E"/>
    <w:rsid w:val="5B915A6D"/>
    <w:rsid w:val="5BA4F015"/>
    <w:rsid w:val="5BA99C73"/>
    <w:rsid w:val="5BAE40D3"/>
    <w:rsid w:val="5BBB1157"/>
    <w:rsid w:val="5BC7EB99"/>
    <w:rsid w:val="5BCCE969"/>
    <w:rsid w:val="5BD5EA2C"/>
    <w:rsid w:val="5BE0713A"/>
    <w:rsid w:val="5BEDDA65"/>
    <w:rsid w:val="5BF7993F"/>
    <w:rsid w:val="5C08F7A6"/>
    <w:rsid w:val="5C0AE74B"/>
    <w:rsid w:val="5C1BBDAF"/>
    <w:rsid w:val="5C1CC53F"/>
    <w:rsid w:val="5C23F84E"/>
    <w:rsid w:val="5C260586"/>
    <w:rsid w:val="5C28C46B"/>
    <w:rsid w:val="5C2BCBA8"/>
    <w:rsid w:val="5C2D8599"/>
    <w:rsid w:val="5C34920F"/>
    <w:rsid w:val="5C4B7959"/>
    <w:rsid w:val="5C536D34"/>
    <w:rsid w:val="5C538F3F"/>
    <w:rsid w:val="5C5EE55B"/>
    <w:rsid w:val="5C71A20E"/>
    <w:rsid w:val="5C7B27BA"/>
    <w:rsid w:val="5C7B7AD2"/>
    <w:rsid w:val="5C8D0623"/>
    <w:rsid w:val="5C918F93"/>
    <w:rsid w:val="5C99E8E3"/>
    <w:rsid w:val="5C9B6B65"/>
    <w:rsid w:val="5CBB6F4F"/>
    <w:rsid w:val="5CD09FF9"/>
    <w:rsid w:val="5CD6DFE8"/>
    <w:rsid w:val="5CD7CD38"/>
    <w:rsid w:val="5CE2A84E"/>
    <w:rsid w:val="5CE7C75F"/>
    <w:rsid w:val="5CEDA75A"/>
    <w:rsid w:val="5CEE691E"/>
    <w:rsid w:val="5CF7B1D0"/>
    <w:rsid w:val="5D0E5176"/>
    <w:rsid w:val="5D0FA91F"/>
    <w:rsid w:val="5D174DB7"/>
    <w:rsid w:val="5D179D6B"/>
    <w:rsid w:val="5D2023ED"/>
    <w:rsid w:val="5D2391EF"/>
    <w:rsid w:val="5D390626"/>
    <w:rsid w:val="5D3B611E"/>
    <w:rsid w:val="5D42DCAB"/>
    <w:rsid w:val="5D42EFAD"/>
    <w:rsid w:val="5D48323E"/>
    <w:rsid w:val="5D487A61"/>
    <w:rsid w:val="5D60865A"/>
    <w:rsid w:val="5D759459"/>
    <w:rsid w:val="5D7CF143"/>
    <w:rsid w:val="5D889971"/>
    <w:rsid w:val="5DB58C8A"/>
    <w:rsid w:val="5DB92520"/>
    <w:rsid w:val="5DBB1C70"/>
    <w:rsid w:val="5DBCD5EC"/>
    <w:rsid w:val="5DC0CBEC"/>
    <w:rsid w:val="5DC10173"/>
    <w:rsid w:val="5DC5565F"/>
    <w:rsid w:val="5DC7F258"/>
    <w:rsid w:val="5DE6B9FF"/>
    <w:rsid w:val="5DF27E34"/>
    <w:rsid w:val="5DF4E53A"/>
    <w:rsid w:val="5DF8FDBD"/>
    <w:rsid w:val="5DFB41B1"/>
    <w:rsid w:val="5DFC9171"/>
    <w:rsid w:val="5E015DE0"/>
    <w:rsid w:val="5E147049"/>
    <w:rsid w:val="5E1AE2BB"/>
    <w:rsid w:val="5E1EB664"/>
    <w:rsid w:val="5E287AA6"/>
    <w:rsid w:val="5E413BDD"/>
    <w:rsid w:val="5E592D51"/>
    <w:rsid w:val="5E59A54A"/>
    <w:rsid w:val="5E5AA3FE"/>
    <w:rsid w:val="5E5EC554"/>
    <w:rsid w:val="5E6111B9"/>
    <w:rsid w:val="5E653E63"/>
    <w:rsid w:val="5E71EC92"/>
    <w:rsid w:val="5E7D8A64"/>
    <w:rsid w:val="5E7DDC48"/>
    <w:rsid w:val="5E7FBBBF"/>
    <w:rsid w:val="5E893B4A"/>
    <w:rsid w:val="5E92254F"/>
    <w:rsid w:val="5E98511A"/>
    <w:rsid w:val="5E9CB327"/>
    <w:rsid w:val="5EA078F5"/>
    <w:rsid w:val="5EC5340E"/>
    <w:rsid w:val="5EC5E5AB"/>
    <w:rsid w:val="5ED370FB"/>
    <w:rsid w:val="5ED6CA6E"/>
    <w:rsid w:val="5ED91A6F"/>
    <w:rsid w:val="5EDD0D96"/>
    <w:rsid w:val="5EDD7B7F"/>
    <w:rsid w:val="5EE60AE5"/>
    <w:rsid w:val="5EE79B44"/>
    <w:rsid w:val="5EEBF6BB"/>
    <w:rsid w:val="5EEC49F1"/>
    <w:rsid w:val="5EFA5655"/>
    <w:rsid w:val="5F0484F2"/>
    <w:rsid w:val="5F04BCA6"/>
    <w:rsid w:val="5F08EFC9"/>
    <w:rsid w:val="5F154A6A"/>
    <w:rsid w:val="5F15D3D9"/>
    <w:rsid w:val="5F1B8C72"/>
    <w:rsid w:val="5F20A7DF"/>
    <w:rsid w:val="5F2A3014"/>
    <w:rsid w:val="5F2C163E"/>
    <w:rsid w:val="5F362E0C"/>
    <w:rsid w:val="5F3EED87"/>
    <w:rsid w:val="5F6D62AD"/>
    <w:rsid w:val="5F76F96F"/>
    <w:rsid w:val="5F83F503"/>
    <w:rsid w:val="5F999B9D"/>
    <w:rsid w:val="5F9F2CA0"/>
    <w:rsid w:val="5FA06AA5"/>
    <w:rsid w:val="5FAFBBC6"/>
    <w:rsid w:val="5FB03489"/>
    <w:rsid w:val="5FB61092"/>
    <w:rsid w:val="5FBA4970"/>
    <w:rsid w:val="5FCB74A9"/>
    <w:rsid w:val="5FCBC2B8"/>
    <w:rsid w:val="5FCFCCB3"/>
    <w:rsid w:val="5FD586C2"/>
    <w:rsid w:val="5FFC763F"/>
    <w:rsid w:val="602997B7"/>
    <w:rsid w:val="60308A8B"/>
    <w:rsid w:val="6037AD07"/>
    <w:rsid w:val="604BAE19"/>
    <w:rsid w:val="60512E77"/>
    <w:rsid w:val="605729FF"/>
    <w:rsid w:val="606B2362"/>
    <w:rsid w:val="606E23CB"/>
    <w:rsid w:val="606FB67E"/>
    <w:rsid w:val="6074D117"/>
    <w:rsid w:val="60816680"/>
    <w:rsid w:val="6089014B"/>
    <w:rsid w:val="609674F1"/>
    <w:rsid w:val="60AB9103"/>
    <w:rsid w:val="60B2D9B2"/>
    <w:rsid w:val="60B3DCB3"/>
    <w:rsid w:val="60B649C4"/>
    <w:rsid w:val="60BBD8BA"/>
    <w:rsid w:val="60DFF40E"/>
    <w:rsid w:val="60ED7F6B"/>
    <w:rsid w:val="60F6C0E4"/>
    <w:rsid w:val="6103464E"/>
    <w:rsid w:val="610B80EB"/>
    <w:rsid w:val="611104F3"/>
    <w:rsid w:val="61159812"/>
    <w:rsid w:val="611D6A8A"/>
    <w:rsid w:val="61228FDE"/>
    <w:rsid w:val="6125128C"/>
    <w:rsid w:val="612CBD01"/>
    <w:rsid w:val="612CE48A"/>
    <w:rsid w:val="614A0CBF"/>
    <w:rsid w:val="6156AE4B"/>
    <w:rsid w:val="6165F98A"/>
    <w:rsid w:val="61742BAE"/>
    <w:rsid w:val="61773F85"/>
    <w:rsid w:val="617FF02E"/>
    <w:rsid w:val="6191DD47"/>
    <w:rsid w:val="61A7F2C1"/>
    <w:rsid w:val="61A848FD"/>
    <w:rsid w:val="61A88EA1"/>
    <w:rsid w:val="61AB4841"/>
    <w:rsid w:val="61BAE406"/>
    <w:rsid w:val="61CB44FC"/>
    <w:rsid w:val="61CD0F01"/>
    <w:rsid w:val="61D5C71A"/>
    <w:rsid w:val="61E0675A"/>
    <w:rsid w:val="62020A6C"/>
    <w:rsid w:val="620256AE"/>
    <w:rsid w:val="620672F4"/>
    <w:rsid w:val="620A8D0C"/>
    <w:rsid w:val="6217E32A"/>
    <w:rsid w:val="621850F2"/>
    <w:rsid w:val="622224FC"/>
    <w:rsid w:val="623EAA4F"/>
    <w:rsid w:val="6252F420"/>
    <w:rsid w:val="625B0902"/>
    <w:rsid w:val="6264CC9D"/>
    <w:rsid w:val="62707D00"/>
    <w:rsid w:val="6276B465"/>
    <w:rsid w:val="6277BEE2"/>
    <w:rsid w:val="62793E04"/>
    <w:rsid w:val="62885478"/>
    <w:rsid w:val="628F5044"/>
    <w:rsid w:val="62ACBCC6"/>
    <w:rsid w:val="62AE7D1D"/>
    <w:rsid w:val="62B5068B"/>
    <w:rsid w:val="62CEE72C"/>
    <w:rsid w:val="62E3DF69"/>
    <w:rsid w:val="62F8FD83"/>
    <w:rsid w:val="62FE0D89"/>
    <w:rsid w:val="62FF8CA5"/>
    <w:rsid w:val="62FFCA2C"/>
    <w:rsid w:val="6309B554"/>
    <w:rsid w:val="631577E8"/>
    <w:rsid w:val="63169F0C"/>
    <w:rsid w:val="631E22F4"/>
    <w:rsid w:val="6321886F"/>
    <w:rsid w:val="63362E4A"/>
    <w:rsid w:val="633EE678"/>
    <w:rsid w:val="633F823B"/>
    <w:rsid w:val="634FAF22"/>
    <w:rsid w:val="63540A68"/>
    <w:rsid w:val="635D107E"/>
    <w:rsid w:val="63614361"/>
    <w:rsid w:val="6379D171"/>
    <w:rsid w:val="6382076F"/>
    <w:rsid w:val="63820CF0"/>
    <w:rsid w:val="638356AD"/>
    <w:rsid w:val="6388E543"/>
    <w:rsid w:val="63901A98"/>
    <w:rsid w:val="639AE929"/>
    <w:rsid w:val="63AB6920"/>
    <w:rsid w:val="63B0FE42"/>
    <w:rsid w:val="63B3703C"/>
    <w:rsid w:val="63DBE402"/>
    <w:rsid w:val="63DC1C8A"/>
    <w:rsid w:val="63DF4D5C"/>
    <w:rsid w:val="63E78630"/>
    <w:rsid w:val="63F60CD6"/>
    <w:rsid w:val="6400026B"/>
    <w:rsid w:val="640A76A9"/>
    <w:rsid w:val="640B2469"/>
    <w:rsid w:val="640C6C23"/>
    <w:rsid w:val="640CFAD6"/>
    <w:rsid w:val="642D5294"/>
    <w:rsid w:val="642E0273"/>
    <w:rsid w:val="643A38CD"/>
    <w:rsid w:val="64430E4E"/>
    <w:rsid w:val="6444304D"/>
    <w:rsid w:val="644B9FAD"/>
    <w:rsid w:val="644CBB13"/>
    <w:rsid w:val="644CF960"/>
    <w:rsid w:val="64553D76"/>
    <w:rsid w:val="64854410"/>
    <w:rsid w:val="648B3117"/>
    <w:rsid w:val="648BB4C7"/>
    <w:rsid w:val="648F81C7"/>
    <w:rsid w:val="6497C8DB"/>
    <w:rsid w:val="649A9828"/>
    <w:rsid w:val="649BF012"/>
    <w:rsid w:val="64AF1B42"/>
    <w:rsid w:val="64BA6BB4"/>
    <w:rsid w:val="64CB0683"/>
    <w:rsid w:val="64CEF5FE"/>
    <w:rsid w:val="64D30D22"/>
    <w:rsid w:val="64D4D5B1"/>
    <w:rsid w:val="64DEE512"/>
    <w:rsid w:val="64E316EA"/>
    <w:rsid w:val="64E40721"/>
    <w:rsid w:val="64ED7372"/>
    <w:rsid w:val="64F25230"/>
    <w:rsid w:val="64FB8018"/>
    <w:rsid w:val="650567C3"/>
    <w:rsid w:val="650BE466"/>
    <w:rsid w:val="651A9E06"/>
    <w:rsid w:val="65223582"/>
    <w:rsid w:val="6522A6BB"/>
    <w:rsid w:val="6522B47D"/>
    <w:rsid w:val="65246CDB"/>
    <w:rsid w:val="6538094C"/>
    <w:rsid w:val="654D3BAE"/>
    <w:rsid w:val="65557828"/>
    <w:rsid w:val="65587651"/>
    <w:rsid w:val="656162AC"/>
    <w:rsid w:val="6564EF1D"/>
    <w:rsid w:val="656841B1"/>
    <w:rsid w:val="656CBA2E"/>
    <w:rsid w:val="656E3340"/>
    <w:rsid w:val="65709030"/>
    <w:rsid w:val="6572C183"/>
    <w:rsid w:val="6577BC26"/>
    <w:rsid w:val="6584DB15"/>
    <w:rsid w:val="659319BD"/>
    <w:rsid w:val="659D2836"/>
    <w:rsid w:val="65B22927"/>
    <w:rsid w:val="65C3B239"/>
    <w:rsid w:val="65C899B3"/>
    <w:rsid w:val="65CDF741"/>
    <w:rsid w:val="65D503AC"/>
    <w:rsid w:val="65DB424F"/>
    <w:rsid w:val="65DE4594"/>
    <w:rsid w:val="65E7BC0B"/>
    <w:rsid w:val="65E98F52"/>
    <w:rsid w:val="65EF904F"/>
    <w:rsid w:val="65FB2371"/>
    <w:rsid w:val="6602A562"/>
    <w:rsid w:val="660AC68E"/>
    <w:rsid w:val="661C9303"/>
    <w:rsid w:val="66274D1F"/>
    <w:rsid w:val="6631CC73"/>
    <w:rsid w:val="664F3AB3"/>
    <w:rsid w:val="6651DDF0"/>
    <w:rsid w:val="66580B4B"/>
    <w:rsid w:val="665B4064"/>
    <w:rsid w:val="66662D5C"/>
    <w:rsid w:val="66691A24"/>
    <w:rsid w:val="666FE529"/>
    <w:rsid w:val="6671F2BB"/>
    <w:rsid w:val="6681A5D0"/>
    <w:rsid w:val="66A6E722"/>
    <w:rsid w:val="66B4FB19"/>
    <w:rsid w:val="66C17410"/>
    <w:rsid w:val="66C274CF"/>
    <w:rsid w:val="66C46E0D"/>
    <w:rsid w:val="66C87098"/>
    <w:rsid w:val="66D1C06E"/>
    <w:rsid w:val="66D3E2AF"/>
    <w:rsid w:val="66E01722"/>
    <w:rsid w:val="66E14BBB"/>
    <w:rsid w:val="66E9E547"/>
    <w:rsid w:val="66F6CC9E"/>
    <w:rsid w:val="66F99D52"/>
    <w:rsid w:val="67099FE2"/>
    <w:rsid w:val="6737E706"/>
    <w:rsid w:val="673D9152"/>
    <w:rsid w:val="6742ACCA"/>
    <w:rsid w:val="674817C1"/>
    <w:rsid w:val="67490F0F"/>
    <w:rsid w:val="674BAF12"/>
    <w:rsid w:val="6750F6B9"/>
    <w:rsid w:val="67550063"/>
    <w:rsid w:val="677BA4E2"/>
    <w:rsid w:val="678529E1"/>
    <w:rsid w:val="678D84D3"/>
    <w:rsid w:val="67960038"/>
    <w:rsid w:val="6797A15F"/>
    <w:rsid w:val="67A4515C"/>
    <w:rsid w:val="67AF8F05"/>
    <w:rsid w:val="67AFB0B9"/>
    <w:rsid w:val="67B22069"/>
    <w:rsid w:val="67B95DF6"/>
    <w:rsid w:val="67BE188E"/>
    <w:rsid w:val="67DA71CE"/>
    <w:rsid w:val="67DC3FDE"/>
    <w:rsid w:val="67E07290"/>
    <w:rsid w:val="67E67C4A"/>
    <w:rsid w:val="67E93A09"/>
    <w:rsid w:val="67E99F42"/>
    <w:rsid w:val="67EE6017"/>
    <w:rsid w:val="680DDE95"/>
    <w:rsid w:val="6813862A"/>
    <w:rsid w:val="6816AEE4"/>
    <w:rsid w:val="681FE30E"/>
    <w:rsid w:val="6820F273"/>
    <w:rsid w:val="6828C72F"/>
    <w:rsid w:val="6828EB4C"/>
    <w:rsid w:val="682A0842"/>
    <w:rsid w:val="683C32CA"/>
    <w:rsid w:val="68415689"/>
    <w:rsid w:val="68428F41"/>
    <w:rsid w:val="684EEA85"/>
    <w:rsid w:val="684F1603"/>
    <w:rsid w:val="6855A908"/>
    <w:rsid w:val="685815F4"/>
    <w:rsid w:val="6865B05E"/>
    <w:rsid w:val="68671FDD"/>
    <w:rsid w:val="686955BD"/>
    <w:rsid w:val="686C79C5"/>
    <w:rsid w:val="688BD624"/>
    <w:rsid w:val="6896F313"/>
    <w:rsid w:val="68A46909"/>
    <w:rsid w:val="68AE7E04"/>
    <w:rsid w:val="68B425A2"/>
    <w:rsid w:val="68B6BE0C"/>
    <w:rsid w:val="68BB5EF2"/>
    <w:rsid w:val="68BC0F00"/>
    <w:rsid w:val="68C40B43"/>
    <w:rsid w:val="68C583CD"/>
    <w:rsid w:val="68CB5794"/>
    <w:rsid w:val="68D0CB37"/>
    <w:rsid w:val="68EB0637"/>
    <w:rsid w:val="68EEB7B3"/>
    <w:rsid w:val="68F44C54"/>
    <w:rsid w:val="68F4828F"/>
    <w:rsid w:val="6902CE41"/>
    <w:rsid w:val="690B70B9"/>
    <w:rsid w:val="6915A702"/>
    <w:rsid w:val="6929B0DB"/>
    <w:rsid w:val="692A0A04"/>
    <w:rsid w:val="692C63E7"/>
    <w:rsid w:val="692CE222"/>
    <w:rsid w:val="6933EF8E"/>
    <w:rsid w:val="69361B48"/>
    <w:rsid w:val="693CCFF2"/>
    <w:rsid w:val="693CEABD"/>
    <w:rsid w:val="694C15C1"/>
    <w:rsid w:val="694C98A2"/>
    <w:rsid w:val="695909D4"/>
    <w:rsid w:val="695C55F7"/>
    <w:rsid w:val="69620F5A"/>
    <w:rsid w:val="6967A4A3"/>
    <w:rsid w:val="696A5A1F"/>
    <w:rsid w:val="6972EC8F"/>
    <w:rsid w:val="6980C353"/>
    <w:rsid w:val="69862B8D"/>
    <w:rsid w:val="69CBBE3D"/>
    <w:rsid w:val="69D63EBD"/>
    <w:rsid w:val="69DC736B"/>
    <w:rsid w:val="69E985CF"/>
    <w:rsid w:val="69ECC7C3"/>
    <w:rsid w:val="69F642A0"/>
    <w:rsid w:val="6A0F7AA0"/>
    <w:rsid w:val="6A121988"/>
    <w:rsid w:val="6A14F6C4"/>
    <w:rsid w:val="6A19CCD5"/>
    <w:rsid w:val="6A1A3FCE"/>
    <w:rsid w:val="6A1FA25A"/>
    <w:rsid w:val="6A285F01"/>
    <w:rsid w:val="6A50F3AD"/>
    <w:rsid w:val="6A514213"/>
    <w:rsid w:val="6A55E11B"/>
    <w:rsid w:val="6A6394A3"/>
    <w:rsid w:val="6A73115F"/>
    <w:rsid w:val="6A7DD501"/>
    <w:rsid w:val="6A8A8CF0"/>
    <w:rsid w:val="6A8AE794"/>
    <w:rsid w:val="6A8C7113"/>
    <w:rsid w:val="6A8F013D"/>
    <w:rsid w:val="6A9442ED"/>
    <w:rsid w:val="6A9A596B"/>
    <w:rsid w:val="6AA59969"/>
    <w:rsid w:val="6AAF1147"/>
    <w:rsid w:val="6AB78D03"/>
    <w:rsid w:val="6AC63AED"/>
    <w:rsid w:val="6AC66CD0"/>
    <w:rsid w:val="6AC72551"/>
    <w:rsid w:val="6AE9405B"/>
    <w:rsid w:val="6AEA1C2B"/>
    <w:rsid w:val="6AF48DAA"/>
    <w:rsid w:val="6B05FDBB"/>
    <w:rsid w:val="6B14119F"/>
    <w:rsid w:val="6B20631C"/>
    <w:rsid w:val="6B2C5EB8"/>
    <w:rsid w:val="6B2DC95F"/>
    <w:rsid w:val="6B310679"/>
    <w:rsid w:val="6B46D2C6"/>
    <w:rsid w:val="6B5821D6"/>
    <w:rsid w:val="6B598124"/>
    <w:rsid w:val="6B5CD826"/>
    <w:rsid w:val="6B6FA133"/>
    <w:rsid w:val="6B7F29B1"/>
    <w:rsid w:val="6B81510D"/>
    <w:rsid w:val="6B892460"/>
    <w:rsid w:val="6B8F6F27"/>
    <w:rsid w:val="6B96143D"/>
    <w:rsid w:val="6BA36C8F"/>
    <w:rsid w:val="6BABAE25"/>
    <w:rsid w:val="6BB52B42"/>
    <w:rsid w:val="6BB8E34F"/>
    <w:rsid w:val="6BD5B80E"/>
    <w:rsid w:val="6BD866E7"/>
    <w:rsid w:val="6BE10941"/>
    <w:rsid w:val="6BE1143D"/>
    <w:rsid w:val="6BE19F01"/>
    <w:rsid w:val="6BF373EF"/>
    <w:rsid w:val="6BFA85BB"/>
    <w:rsid w:val="6C056D15"/>
    <w:rsid w:val="6C09618C"/>
    <w:rsid w:val="6C0E3FED"/>
    <w:rsid w:val="6C1288A1"/>
    <w:rsid w:val="6C13BDFF"/>
    <w:rsid w:val="6C150A13"/>
    <w:rsid w:val="6C18DB1F"/>
    <w:rsid w:val="6C20DA9E"/>
    <w:rsid w:val="6C2636FA"/>
    <w:rsid w:val="6C35FA63"/>
    <w:rsid w:val="6C3F0167"/>
    <w:rsid w:val="6C44F76E"/>
    <w:rsid w:val="6C46A23B"/>
    <w:rsid w:val="6C47B197"/>
    <w:rsid w:val="6C63E42B"/>
    <w:rsid w:val="6C6ED8F7"/>
    <w:rsid w:val="6C7EA8BA"/>
    <w:rsid w:val="6C910A74"/>
    <w:rsid w:val="6C9A9553"/>
    <w:rsid w:val="6C9F62E4"/>
    <w:rsid w:val="6CA038A8"/>
    <w:rsid w:val="6CA43B3C"/>
    <w:rsid w:val="6CA45B35"/>
    <w:rsid w:val="6CA69262"/>
    <w:rsid w:val="6CB1333B"/>
    <w:rsid w:val="6CB64412"/>
    <w:rsid w:val="6CBA163D"/>
    <w:rsid w:val="6CC263CD"/>
    <w:rsid w:val="6CC4B669"/>
    <w:rsid w:val="6CC647E0"/>
    <w:rsid w:val="6CD033B8"/>
    <w:rsid w:val="6CD2A0B0"/>
    <w:rsid w:val="6CE51F4C"/>
    <w:rsid w:val="6CE99D70"/>
    <w:rsid w:val="6CF259DE"/>
    <w:rsid w:val="6CF87D4D"/>
    <w:rsid w:val="6CFDAEF4"/>
    <w:rsid w:val="6CFEE1C4"/>
    <w:rsid w:val="6D12C2F1"/>
    <w:rsid w:val="6D14754D"/>
    <w:rsid w:val="6D184AB5"/>
    <w:rsid w:val="6D1EC32A"/>
    <w:rsid w:val="6D209CE0"/>
    <w:rsid w:val="6D27D9B2"/>
    <w:rsid w:val="6D31639B"/>
    <w:rsid w:val="6D34AC64"/>
    <w:rsid w:val="6D4537F7"/>
    <w:rsid w:val="6D54F22E"/>
    <w:rsid w:val="6D5CCE45"/>
    <w:rsid w:val="6D5EE18B"/>
    <w:rsid w:val="6D66F870"/>
    <w:rsid w:val="6D67C2DD"/>
    <w:rsid w:val="6D7DDBC1"/>
    <w:rsid w:val="6D7E49BD"/>
    <w:rsid w:val="6D83D4D8"/>
    <w:rsid w:val="6D98AEA5"/>
    <w:rsid w:val="6DA8CF94"/>
    <w:rsid w:val="6DBB532F"/>
    <w:rsid w:val="6DC09273"/>
    <w:rsid w:val="6DCC40BD"/>
    <w:rsid w:val="6DD30CB2"/>
    <w:rsid w:val="6DD39488"/>
    <w:rsid w:val="6DDCA66D"/>
    <w:rsid w:val="6DDDF82A"/>
    <w:rsid w:val="6DF3790C"/>
    <w:rsid w:val="6DFCB655"/>
    <w:rsid w:val="6E099EDE"/>
    <w:rsid w:val="6E18182C"/>
    <w:rsid w:val="6E274DE7"/>
    <w:rsid w:val="6E2BF31B"/>
    <w:rsid w:val="6E2D4178"/>
    <w:rsid w:val="6E2DC728"/>
    <w:rsid w:val="6E2E48B1"/>
    <w:rsid w:val="6E2EC792"/>
    <w:rsid w:val="6E473FCB"/>
    <w:rsid w:val="6E482649"/>
    <w:rsid w:val="6E4883CC"/>
    <w:rsid w:val="6E4D804D"/>
    <w:rsid w:val="6E56026B"/>
    <w:rsid w:val="6E5627CB"/>
    <w:rsid w:val="6E58A258"/>
    <w:rsid w:val="6E6145A9"/>
    <w:rsid w:val="6E61A7FE"/>
    <w:rsid w:val="6E67DDD0"/>
    <w:rsid w:val="6E77F000"/>
    <w:rsid w:val="6E7A241B"/>
    <w:rsid w:val="6E85DEC6"/>
    <w:rsid w:val="6E8A307D"/>
    <w:rsid w:val="6E8F718D"/>
    <w:rsid w:val="6E9B4FC3"/>
    <w:rsid w:val="6E9BE527"/>
    <w:rsid w:val="6EA386B4"/>
    <w:rsid w:val="6EA7C3EE"/>
    <w:rsid w:val="6ECA84D7"/>
    <w:rsid w:val="6ED8DCAF"/>
    <w:rsid w:val="6EE9603F"/>
    <w:rsid w:val="6EEB8B39"/>
    <w:rsid w:val="6EF695F9"/>
    <w:rsid w:val="6EF98FAA"/>
    <w:rsid w:val="6EFA21A4"/>
    <w:rsid w:val="6F0215E5"/>
    <w:rsid w:val="6F0536E2"/>
    <w:rsid w:val="6F07CE45"/>
    <w:rsid w:val="6F0BD01E"/>
    <w:rsid w:val="6F0CA5EA"/>
    <w:rsid w:val="6F1D4169"/>
    <w:rsid w:val="6F35D0BC"/>
    <w:rsid w:val="6F3776F6"/>
    <w:rsid w:val="6F40480E"/>
    <w:rsid w:val="6F434A43"/>
    <w:rsid w:val="6F494146"/>
    <w:rsid w:val="6F56862E"/>
    <w:rsid w:val="6F59C899"/>
    <w:rsid w:val="6F61D951"/>
    <w:rsid w:val="6F6D8CA9"/>
    <w:rsid w:val="6F72B023"/>
    <w:rsid w:val="6F7969A1"/>
    <w:rsid w:val="6F7C8082"/>
    <w:rsid w:val="6F8252B0"/>
    <w:rsid w:val="6F862536"/>
    <w:rsid w:val="6F897D3E"/>
    <w:rsid w:val="6F905D33"/>
    <w:rsid w:val="6F9DE36E"/>
    <w:rsid w:val="6FA0E39D"/>
    <w:rsid w:val="6FA7B6AF"/>
    <w:rsid w:val="6FB080F3"/>
    <w:rsid w:val="6FB888E2"/>
    <w:rsid w:val="6FC0672D"/>
    <w:rsid w:val="6FC17694"/>
    <w:rsid w:val="6FD37FA9"/>
    <w:rsid w:val="6FD3D357"/>
    <w:rsid w:val="6FE195EB"/>
    <w:rsid w:val="6FF3ED17"/>
    <w:rsid w:val="6FF41EB1"/>
    <w:rsid w:val="6FF5550C"/>
    <w:rsid w:val="6FF56457"/>
    <w:rsid w:val="70014B67"/>
    <w:rsid w:val="70062DB2"/>
    <w:rsid w:val="70078665"/>
    <w:rsid w:val="70096F34"/>
    <w:rsid w:val="7015FB9D"/>
    <w:rsid w:val="70164ABD"/>
    <w:rsid w:val="701950F8"/>
    <w:rsid w:val="702AB6C0"/>
    <w:rsid w:val="703698B3"/>
    <w:rsid w:val="704B9457"/>
    <w:rsid w:val="704FC1F9"/>
    <w:rsid w:val="705D603D"/>
    <w:rsid w:val="70617629"/>
    <w:rsid w:val="70623ECC"/>
    <w:rsid w:val="7062607A"/>
    <w:rsid w:val="7062BDB2"/>
    <w:rsid w:val="70632B3D"/>
    <w:rsid w:val="70660E57"/>
    <w:rsid w:val="70674F0C"/>
    <w:rsid w:val="706D25BD"/>
    <w:rsid w:val="70810F03"/>
    <w:rsid w:val="7083BE62"/>
    <w:rsid w:val="708539C9"/>
    <w:rsid w:val="708C408B"/>
    <w:rsid w:val="709C114C"/>
    <w:rsid w:val="70AC0E42"/>
    <w:rsid w:val="70AE97F9"/>
    <w:rsid w:val="70B8560D"/>
    <w:rsid w:val="70BD736B"/>
    <w:rsid w:val="70D181DB"/>
    <w:rsid w:val="70DD3D6C"/>
    <w:rsid w:val="70E44155"/>
    <w:rsid w:val="70EE06FE"/>
    <w:rsid w:val="71003062"/>
    <w:rsid w:val="7106067E"/>
    <w:rsid w:val="710F6B6D"/>
    <w:rsid w:val="711026FD"/>
    <w:rsid w:val="71133696"/>
    <w:rsid w:val="711DD2A0"/>
    <w:rsid w:val="711DE34C"/>
    <w:rsid w:val="712562D0"/>
    <w:rsid w:val="712ADD55"/>
    <w:rsid w:val="712C8664"/>
    <w:rsid w:val="712F3C32"/>
    <w:rsid w:val="713956BA"/>
    <w:rsid w:val="714F2174"/>
    <w:rsid w:val="71571C23"/>
    <w:rsid w:val="71607B6B"/>
    <w:rsid w:val="71618EA1"/>
    <w:rsid w:val="7179BCCE"/>
    <w:rsid w:val="718752E8"/>
    <w:rsid w:val="71890959"/>
    <w:rsid w:val="718BD04E"/>
    <w:rsid w:val="71967B9B"/>
    <w:rsid w:val="7196F898"/>
    <w:rsid w:val="719CDDC3"/>
    <w:rsid w:val="71A11BC2"/>
    <w:rsid w:val="71C2068D"/>
    <w:rsid w:val="71C3E7E3"/>
    <w:rsid w:val="71CEF6FC"/>
    <w:rsid w:val="71EC7E1A"/>
    <w:rsid w:val="71EE1324"/>
    <w:rsid w:val="71EE40C5"/>
    <w:rsid w:val="71EEB45C"/>
    <w:rsid w:val="71F0E428"/>
    <w:rsid w:val="71FA34D5"/>
    <w:rsid w:val="71FB3714"/>
    <w:rsid w:val="71FD8B16"/>
    <w:rsid w:val="7201D12F"/>
    <w:rsid w:val="720E5925"/>
    <w:rsid w:val="720E9C34"/>
    <w:rsid w:val="721795A4"/>
    <w:rsid w:val="72196660"/>
    <w:rsid w:val="721A61BF"/>
    <w:rsid w:val="721B844B"/>
    <w:rsid w:val="722AC3E3"/>
    <w:rsid w:val="72412882"/>
    <w:rsid w:val="72534A20"/>
    <w:rsid w:val="726C2667"/>
    <w:rsid w:val="72734115"/>
    <w:rsid w:val="7277EADD"/>
    <w:rsid w:val="7278F129"/>
    <w:rsid w:val="72881D01"/>
    <w:rsid w:val="728AD79D"/>
    <w:rsid w:val="729D3185"/>
    <w:rsid w:val="729EDFC0"/>
    <w:rsid w:val="72B520E8"/>
    <w:rsid w:val="72B6EAE3"/>
    <w:rsid w:val="72C5CDB9"/>
    <w:rsid w:val="72CBDE3D"/>
    <w:rsid w:val="72E963C9"/>
    <w:rsid w:val="72F4AA99"/>
    <w:rsid w:val="730583F4"/>
    <w:rsid w:val="7305B642"/>
    <w:rsid w:val="7315D78A"/>
    <w:rsid w:val="73197EFC"/>
    <w:rsid w:val="73219C85"/>
    <w:rsid w:val="732EAFF7"/>
    <w:rsid w:val="73359FD7"/>
    <w:rsid w:val="733F47A2"/>
    <w:rsid w:val="733FC614"/>
    <w:rsid w:val="73494C96"/>
    <w:rsid w:val="7363775B"/>
    <w:rsid w:val="737B085A"/>
    <w:rsid w:val="73859AD6"/>
    <w:rsid w:val="738E06BB"/>
    <w:rsid w:val="7390BF61"/>
    <w:rsid w:val="7392AB0F"/>
    <w:rsid w:val="73956427"/>
    <w:rsid w:val="7396FCA3"/>
    <w:rsid w:val="739928DC"/>
    <w:rsid w:val="73A8FE3E"/>
    <w:rsid w:val="73AAFD02"/>
    <w:rsid w:val="73AFB76F"/>
    <w:rsid w:val="73B0AFBE"/>
    <w:rsid w:val="73B3D54C"/>
    <w:rsid w:val="73B4F170"/>
    <w:rsid w:val="73B74503"/>
    <w:rsid w:val="73C141EA"/>
    <w:rsid w:val="73CD380E"/>
    <w:rsid w:val="73D8911B"/>
    <w:rsid w:val="73DBC435"/>
    <w:rsid w:val="73ECBCCA"/>
    <w:rsid w:val="73ED3B2F"/>
    <w:rsid w:val="73F8D387"/>
    <w:rsid w:val="7402915D"/>
    <w:rsid w:val="741E0F97"/>
    <w:rsid w:val="741F2B8E"/>
    <w:rsid w:val="74262257"/>
    <w:rsid w:val="74289F26"/>
    <w:rsid w:val="742B7C50"/>
    <w:rsid w:val="742C46AA"/>
    <w:rsid w:val="74359124"/>
    <w:rsid w:val="743653C2"/>
    <w:rsid w:val="743B4D04"/>
    <w:rsid w:val="74436748"/>
    <w:rsid w:val="7443F1B3"/>
    <w:rsid w:val="744F65DC"/>
    <w:rsid w:val="74536D94"/>
    <w:rsid w:val="7456B4F6"/>
    <w:rsid w:val="745C51DC"/>
    <w:rsid w:val="746075BB"/>
    <w:rsid w:val="74607D3C"/>
    <w:rsid w:val="74624859"/>
    <w:rsid w:val="74637EA2"/>
    <w:rsid w:val="74665D7F"/>
    <w:rsid w:val="7467DA26"/>
    <w:rsid w:val="74682E21"/>
    <w:rsid w:val="7468E949"/>
    <w:rsid w:val="746A3856"/>
    <w:rsid w:val="746E06B8"/>
    <w:rsid w:val="746F4D43"/>
    <w:rsid w:val="7478F786"/>
    <w:rsid w:val="74A1F539"/>
    <w:rsid w:val="74A27D12"/>
    <w:rsid w:val="74AC8843"/>
    <w:rsid w:val="74B77F1A"/>
    <w:rsid w:val="74C47AC4"/>
    <w:rsid w:val="74CE8B1A"/>
    <w:rsid w:val="74D0345D"/>
    <w:rsid w:val="74DB6598"/>
    <w:rsid w:val="74E1DD57"/>
    <w:rsid w:val="74E3C4B0"/>
    <w:rsid w:val="74F05EDD"/>
    <w:rsid w:val="7503B769"/>
    <w:rsid w:val="75043B3E"/>
    <w:rsid w:val="750880DB"/>
    <w:rsid w:val="750E608D"/>
    <w:rsid w:val="75134CE9"/>
    <w:rsid w:val="751F6F93"/>
    <w:rsid w:val="75352B7E"/>
    <w:rsid w:val="75378B50"/>
    <w:rsid w:val="75472E99"/>
    <w:rsid w:val="75539355"/>
    <w:rsid w:val="75567844"/>
    <w:rsid w:val="755B27A0"/>
    <w:rsid w:val="75676E89"/>
    <w:rsid w:val="7575A4E0"/>
    <w:rsid w:val="758D4042"/>
    <w:rsid w:val="758E6B98"/>
    <w:rsid w:val="75956241"/>
    <w:rsid w:val="75976A60"/>
    <w:rsid w:val="75980051"/>
    <w:rsid w:val="759C5655"/>
    <w:rsid w:val="75A10D19"/>
    <w:rsid w:val="75A37669"/>
    <w:rsid w:val="75AA53EB"/>
    <w:rsid w:val="75AD9A2E"/>
    <w:rsid w:val="75AE379F"/>
    <w:rsid w:val="75B03B0A"/>
    <w:rsid w:val="75B9E633"/>
    <w:rsid w:val="75BFD2F2"/>
    <w:rsid w:val="75C0929A"/>
    <w:rsid w:val="75C29367"/>
    <w:rsid w:val="75C6441D"/>
    <w:rsid w:val="75CE1E0D"/>
    <w:rsid w:val="75D03269"/>
    <w:rsid w:val="75D6B941"/>
    <w:rsid w:val="75E2CC7F"/>
    <w:rsid w:val="75E51021"/>
    <w:rsid w:val="75E6E4B0"/>
    <w:rsid w:val="75ED73EE"/>
    <w:rsid w:val="75EEE941"/>
    <w:rsid w:val="75F38B92"/>
    <w:rsid w:val="75F8AF06"/>
    <w:rsid w:val="7604D85A"/>
    <w:rsid w:val="76060745"/>
    <w:rsid w:val="76131B38"/>
    <w:rsid w:val="76186D33"/>
    <w:rsid w:val="762A2547"/>
    <w:rsid w:val="76308A89"/>
    <w:rsid w:val="7637E78B"/>
    <w:rsid w:val="763AD86A"/>
    <w:rsid w:val="763E0EDC"/>
    <w:rsid w:val="764281A3"/>
    <w:rsid w:val="76434955"/>
    <w:rsid w:val="7658F24B"/>
    <w:rsid w:val="7658F3FA"/>
    <w:rsid w:val="765E7703"/>
    <w:rsid w:val="76873D7D"/>
    <w:rsid w:val="76930E51"/>
    <w:rsid w:val="76968FBD"/>
    <w:rsid w:val="76A4BBB4"/>
    <w:rsid w:val="76AA485A"/>
    <w:rsid w:val="76B77ECE"/>
    <w:rsid w:val="76B8E248"/>
    <w:rsid w:val="76C31230"/>
    <w:rsid w:val="76D462DF"/>
    <w:rsid w:val="76DFBC3A"/>
    <w:rsid w:val="76E41EF8"/>
    <w:rsid w:val="76EA68C7"/>
    <w:rsid w:val="76F119BA"/>
    <w:rsid w:val="76FA0EC4"/>
    <w:rsid w:val="770AA16A"/>
    <w:rsid w:val="7719FEE2"/>
    <w:rsid w:val="772635DF"/>
    <w:rsid w:val="772984FF"/>
    <w:rsid w:val="773B96BA"/>
    <w:rsid w:val="77443E96"/>
    <w:rsid w:val="77484A69"/>
    <w:rsid w:val="77524DE4"/>
    <w:rsid w:val="7755E694"/>
    <w:rsid w:val="77592683"/>
    <w:rsid w:val="775B9742"/>
    <w:rsid w:val="775BD1E2"/>
    <w:rsid w:val="775DF833"/>
    <w:rsid w:val="7762830F"/>
    <w:rsid w:val="7766B0EA"/>
    <w:rsid w:val="776BD747"/>
    <w:rsid w:val="776C227A"/>
    <w:rsid w:val="776D4C5C"/>
    <w:rsid w:val="77729D94"/>
    <w:rsid w:val="777874DB"/>
    <w:rsid w:val="777F3EB4"/>
    <w:rsid w:val="7784C912"/>
    <w:rsid w:val="7784D3E5"/>
    <w:rsid w:val="778596EC"/>
    <w:rsid w:val="77956BBC"/>
    <w:rsid w:val="77A2AEA4"/>
    <w:rsid w:val="77AC5D70"/>
    <w:rsid w:val="77B0A565"/>
    <w:rsid w:val="77B5ED3C"/>
    <w:rsid w:val="77BAB845"/>
    <w:rsid w:val="77BF0753"/>
    <w:rsid w:val="77C482DB"/>
    <w:rsid w:val="77E75149"/>
    <w:rsid w:val="77EB789B"/>
    <w:rsid w:val="77FBF8EA"/>
    <w:rsid w:val="78090D73"/>
    <w:rsid w:val="78181E3A"/>
    <w:rsid w:val="781E4478"/>
    <w:rsid w:val="7829D6DC"/>
    <w:rsid w:val="783A3936"/>
    <w:rsid w:val="783BE232"/>
    <w:rsid w:val="7847DE75"/>
    <w:rsid w:val="784A2D4C"/>
    <w:rsid w:val="784C8E92"/>
    <w:rsid w:val="7851BEF9"/>
    <w:rsid w:val="7854C480"/>
    <w:rsid w:val="7857EB21"/>
    <w:rsid w:val="785A3165"/>
    <w:rsid w:val="785A3BA4"/>
    <w:rsid w:val="7864D963"/>
    <w:rsid w:val="78677E43"/>
    <w:rsid w:val="78678457"/>
    <w:rsid w:val="78740AD3"/>
    <w:rsid w:val="78754CD2"/>
    <w:rsid w:val="78761FDD"/>
    <w:rsid w:val="7889548E"/>
    <w:rsid w:val="788FFA61"/>
    <w:rsid w:val="7893877B"/>
    <w:rsid w:val="7896B27E"/>
    <w:rsid w:val="7897EC34"/>
    <w:rsid w:val="789916CD"/>
    <w:rsid w:val="78994AF8"/>
    <w:rsid w:val="789B9EF9"/>
    <w:rsid w:val="789C2EA5"/>
    <w:rsid w:val="789F337E"/>
    <w:rsid w:val="78C3B75E"/>
    <w:rsid w:val="78C47205"/>
    <w:rsid w:val="78D9BA08"/>
    <w:rsid w:val="78DD2578"/>
    <w:rsid w:val="78ECEE34"/>
    <w:rsid w:val="78F260DE"/>
    <w:rsid w:val="78FB8A93"/>
    <w:rsid w:val="790C58EA"/>
    <w:rsid w:val="790E7F93"/>
    <w:rsid w:val="791F5FC7"/>
    <w:rsid w:val="79203D60"/>
    <w:rsid w:val="792295C5"/>
    <w:rsid w:val="7922EEBD"/>
    <w:rsid w:val="792DF30A"/>
    <w:rsid w:val="792E0B99"/>
    <w:rsid w:val="793068C2"/>
    <w:rsid w:val="793139F8"/>
    <w:rsid w:val="7932FCB5"/>
    <w:rsid w:val="793B1AF1"/>
    <w:rsid w:val="7943F96B"/>
    <w:rsid w:val="79492BFD"/>
    <w:rsid w:val="794C4681"/>
    <w:rsid w:val="7953EFA3"/>
    <w:rsid w:val="7955F3A9"/>
    <w:rsid w:val="795B1CAA"/>
    <w:rsid w:val="7965372C"/>
    <w:rsid w:val="796C7451"/>
    <w:rsid w:val="796CDB0E"/>
    <w:rsid w:val="79721DC4"/>
    <w:rsid w:val="7972EC73"/>
    <w:rsid w:val="797572AA"/>
    <w:rsid w:val="797C02E9"/>
    <w:rsid w:val="797DF56D"/>
    <w:rsid w:val="797F78D9"/>
    <w:rsid w:val="79834461"/>
    <w:rsid w:val="79945588"/>
    <w:rsid w:val="79A4D047"/>
    <w:rsid w:val="79AA9B56"/>
    <w:rsid w:val="79AD7086"/>
    <w:rsid w:val="79BF08C6"/>
    <w:rsid w:val="79C8A751"/>
    <w:rsid w:val="79CDCC6E"/>
    <w:rsid w:val="79D132C8"/>
    <w:rsid w:val="79DB0C6F"/>
    <w:rsid w:val="79E6ABEF"/>
    <w:rsid w:val="79EB3B3F"/>
    <w:rsid w:val="79FD8AD2"/>
    <w:rsid w:val="7A005F0C"/>
    <w:rsid w:val="7A00E72A"/>
    <w:rsid w:val="7A08BF4F"/>
    <w:rsid w:val="7A1769C8"/>
    <w:rsid w:val="7A19D3AE"/>
    <w:rsid w:val="7A2E1585"/>
    <w:rsid w:val="7A3AE456"/>
    <w:rsid w:val="7A3C0DF7"/>
    <w:rsid w:val="7A3D9135"/>
    <w:rsid w:val="7A530385"/>
    <w:rsid w:val="7A6668AA"/>
    <w:rsid w:val="7A80823F"/>
    <w:rsid w:val="7A925792"/>
    <w:rsid w:val="7A95A53E"/>
    <w:rsid w:val="7A97108F"/>
    <w:rsid w:val="7A9A0D65"/>
    <w:rsid w:val="7AB5A56E"/>
    <w:rsid w:val="7ABFAF65"/>
    <w:rsid w:val="7AD54465"/>
    <w:rsid w:val="7AD7EBB7"/>
    <w:rsid w:val="7ADE6D36"/>
    <w:rsid w:val="7ADF1A50"/>
    <w:rsid w:val="7AE26DAB"/>
    <w:rsid w:val="7AEEC87C"/>
    <w:rsid w:val="7B04365E"/>
    <w:rsid w:val="7B21E2C8"/>
    <w:rsid w:val="7B279F81"/>
    <w:rsid w:val="7B3FE68A"/>
    <w:rsid w:val="7B41D579"/>
    <w:rsid w:val="7B4AE6AC"/>
    <w:rsid w:val="7B588621"/>
    <w:rsid w:val="7B5EC496"/>
    <w:rsid w:val="7B603B70"/>
    <w:rsid w:val="7B632023"/>
    <w:rsid w:val="7B6BEF4A"/>
    <w:rsid w:val="7B6F3CF7"/>
    <w:rsid w:val="7B6FF4C8"/>
    <w:rsid w:val="7B707003"/>
    <w:rsid w:val="7B7412EC"/>
    <w:rsid w:val="7B7EF033"/>
    <w:rsid w:val="7B8A3427"/>
    <w:rsid w:val="7B97F427"/>
    <w:rsid w:val="7B9FDE49"/>
    <w:rsid w:val="7BA22F6E"/>
    <w:rsid w:val="7BA81347"/>
    <w:rsid w:val="7BA95E42"/>
    <w:rsid w:val="7BAA2204"/>
    <w:rsid w:val="7BC6E430"/>
    <w:rsid w:val="7BDBB734"/>
    <w:rsid w:val="7BE160E0"/>
    <w:rsid w:val="7BE36E31"/>
    <w:rsid w:val="7BE6BAE2"/>
    <w:rsid w:val="7BF4A779"/>
    <w:rsid w:val="7C0597B3"/>
    <w:rsid w:val="7C1B084A"/>
    <w:rsid w:val="7C34E7CE"/>
    <w:rsid w:val="7C416DE6"/>
    <w:rsid w:val="7C4356B4"/>
    <w:rsid w:val="7C43878D"/>
    <w:rsid w:val="7C4FD6FA"/>
    <w:rsid w:val="7C54CF10"/>
    <w:rsid w:val="7C56BC19"/>
    <w:rsid w:val="7C5741BC"/>
    <w:rsid w:val="7C63EA09"/>
    <w:rsid w:val="7C652A65"/>
    <w:rsid w:val="7C67A844"/>
    <w:rsid w:val="7C88C8A0"/>
    <w:rsid w:val="7CA97E70"/>
    <w:rsid w:val="7CB689CA"/>
    <w:rsid w:val="7CBF7458"/>
    <w:rsid w:val="7CC1AF37"/>
    <w:rsid w:val="7CCE5E76"/>
    <w:rsid w:val="7CD2FB7F"/>
    <w:rsid w:val="7CD49819"/>
    <w:rsid w:val="7CD85443"/>
    <w:rsid w:val="7CDA1ECA"/>
    <w:rsid w:val="7CDE08CF"/>
    <w:rsid w:val="7CDFC01B"/>
    <w:rsid w:val="7CE23087"/>
    <w:rsid w:val="7CF2EAB6"/>
    <w:rsid w:val="7CF9886B"/>
    <w:rsid w:val="7CFA2C31"/>
    <w:rsid w:val="7CFCE868"/>
    <w:rsid w:val="7D0B699B"/>
    <w:rsid w:val="7D0B7599"/>
    <w:rsid w:val="7D0E0ACD"/>
    <w:rsid w:val="7D18E30B"/>
    <w:rsid w:val="7D28D51B"/>
    <w:rsid w:val="7D2A247E"/>
    <w:rsid w:val="7D2F1E5E"/>
    <w:rsid w:val="7D3342C9"/>
    <w:rsid w:val="7D358CAC"/>
    <w:rsid w:val="7D3CA87E"/>
    <w:rsid w:val="7D404736"/>
    <w:rsid w:val="7D4563B1"/>
    <w:rsid w:val="7D465CD0"/>
    <w:rsid w:val="7D4E9356"/>
    <w:rsid w:val="7D74916A"/>
    <w:rsid w:val="7D7DD78B"/>
    <w:rsid w:val="7D8178E6"/>
    <w:rsid w:val="7D852701"/>
    <w:rsid w:val="7D853A45"/>
    <w:rsid w:val="7D8ECE08"/>
    <w:rsid w:val="7D90B769"/>
    <w:rsid w:val="7D95F615"/>
    <w:rsid w:val="7D992D99"/>
    <w:rsid w:val="7DB36A5B"/>
    <w:rsid w:val="7DB79D8B"/>
    <w:rsid w:val="7DB809AA"/>
    <w:rsid w:val="7DC644F7"/>
    <w:rsid w:val="7DC6E055"/>
    <w:rsid w:val="7DC74CC4"/>
    <w:rsid w:val="7DDFCADC"/>
    <w:rsid w:val="7DE4B4B0"/>
    <w:rsid w:val="7DEDBF16"/>
    <w:rsid w:val="7DF3314F"/>
    <w:rsid w:val="7DF6859F"/>
    <w:rsid w:val="7E077160"/>
    <w:rsid w:val="7E089E68"/>
    <w:rsid w:val="7E0CCF92"/>
    <w:rsid w:val="7E118DD5"/>
    <w:rsid w:val="7E1266A5"/>
    <w:rsid w:val="7E163243"/>
    <w:rsid w:val="7E180ACD"/>
    <w:rsid w:val="7E28B09E"/>
    <w:rsid w:val="7E2D451C"/>
    <w:rsid w:val="7E30755D"/>
    <w:rsid w:val="7E312091"/>
    <w:rsid w:val="7E3F6BF5"/>
    <w:rsid w:val="7E43F91C"/>
    <w:rsid w:val="7E470967"/>
    <w:rsid w:val="7E4752B9"/>
    <w:rsid w:val="7E62FC6A"/>
    <w:rsid w:val="7E65048E"/>
    <w:rsid w:val="7E782422"/>
    <w:rsid w:val="7E7B8562"/>
    <w:rsid w:val="7E7FA3AB"/>
    <w:rsid w:val="7E834039"/>
    <w:rsid w:val="7E88D6D3"/>
    <w:rsid w:val="7E8C37D5"/>
    <w:rsid w:val="7E99C3D2"/>
    <w:rsid w:val="7EA6A7EB"/>
    <w:rsid w:val="7EABDE95"/>
    <w:rsid w:val="7EBD990B"/>
    <w:rsid w:val="7EC08465"/>
    <w:rsid w:val="7EC4F730"/>
    <w:rsid w:val="7EC628E0"/>
    <w:rsid w:val="7ED05E9F"/>
    <w:rsid w:val="7ED18325"/>
    <w:rsid w:val="7ED608ED"/>
    <w:rsid w:val="7ED7C10B"/>
    <w:rsid w:val="7EDB9615"/>
    <w:rsid w:val="7EDC9522"/>
    <w:rsid w:val="7EE63D25"/>
    <w:rsid w:val="7EE7A4AD"/>
    <w:rsid w:val="7EEFCD05"/>
    <w:rsid w:val="7EF1F27D"/>
    <w:rsid w:val="7EF6AEB2"/>
    <w:rsid w:val="7EF82BC8"/>
    <w:rsid w:val="7F11B77D"/>
    <w:rsid w:val="7F13E804"/>
    <w:rsid w:val="7F20BD3D"/>
    <w:rsid w:val="7F224991"/>
    <w:rsid w:val="7F244595"/>
    <w:rsid w:val="7F29EE37"/>
    <w:rsid w:val="7F2AEF33"/>
    <w:rsid w:val="7F2BD5D0"/>
    <w:rsid w:val="7F4FB845"/>
    <w:rsid w:val="7F56C30B"/>
    <w:rsid w:val="7F5812E6"/>
    <w:rsid w:val="7F709256"/>
    <w:rsid w:val="7F7E36AC"/>
    <w:rsid w:val="7F827F77"/>
    <w:rsid w:val="7F94AAD9"/>
    <w:rsid w:val="7F963850"/>
    <w:rsid w:val="7F9D0D4F"/>
    <w:rsid w:val="7F9E0B3C"/>
    <w:rsid w:val="7FA25FC2"/>
    <w:rsid w:val="7FB907A4"/>
    <w:rsid w:val="7FBAA66E"/>
    <w:rsid w:val="7FBBE412"/>
    <w:rsid w:val="7FCBBCC9"/>
    <w:rsid w:val="7FCDFCEC"/>
    <w:rsid w:val="7FD246F6"/>
    <w:rsid w:val="7FEB9DBA"/>
    <w:rsid w:val="7FF5708B"/>
    <w:rsid w:val="7FFE77B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DD20CD9"/>
  <w15:chartTrackingRefBased/>
  <w15:docId w15:val="{3CDCE246-D1BC-4053-A411-23862DD6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B2"/>
  </w:style>
  <w:style w:type="paragraph" w:styleId="Ttulo1">
    <w:name w:val="heading 1"/>
    <w:basedOn w:val="Normal"/>
    <w:next w:val="Normal"/>
    <w:uiPriority w:val="9"/>
    <w:qFormat/>
    <w:rsid w:val="00DE1B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unhideWhenUsed/>
    <w:qFormat/>
    <w:rsid w:val="00DE1B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DE1B6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DE1B6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DE1B6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DE1B6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DE1B6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DE1B6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DE1B6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itleChar1">
    <w:name w:val="Title Char1"/>
    <w:basedOn w:val="Fontepargpadro"/>
    <w:uiPriority w:val="10"/>
    <w:rsid w:val="0070310F"/>
    <w:rPr>
      <w:rFonts w:asciiTheme="majorHAnsi" w:eastAsiaTheme="majorEastAsia" w:hAnsiTheme="majorHAnsi" w:cstheme="majorBidi"/>
      <w:spacing w:val="-10"/>
      <w:kern w:val="28"/>
      <w:sz w:val="56"/>
      <w:szCs w:val="56"/>
    </w:rPr>
  </w:style>
  <w:style w:type="character" w:customStyle="1" w:styleId="SubtitleChar1">
    <w:name w:val="Subtitle Char1"/>
    <w:basedOn w:val="Fontepargpadro"/>
    <w:uiPriority w:val="11"/>
    <w:rsid w:val="0070310F"/>
    <w:rPr>
      <w:rFonts w:eastAsiaTheme="majorEastAsia" w:cstheme="majorBidi"/>
      <w:color w:val="595959" w:themeColor="text1" w:themeTint="A6"/>
      <w:spacing w:val="15"/>
      <w:sz w:val="28"/>
      <w:szCs w:val="28"/>
    </w:rPr>
  </w:style>
  <w:style w:type="character" w:customStyle="1" w:styleId="QuoteChar1">
    <w:name w:val="Quote Char1"/>
    <w:basedOn w:val="Fontepargpadro"/>
    <w:uiPriority w:val="29"/>
    <w:rsid w:val="0070310F"/>
    <w:rPr>
      <w:i/>
      <w:iCs/>
      <w:color w:val="404040" w:themeColor="text1" w:themeTint="BF"/>
    </w:rPr>
  </w:style>
  <w:style w:type="character" w:customStyle="1" w:styleId="IntenseQuoteChar1">
    <w:name w:val="Intense Quote Char1"/>
    <w:basedOn w:val="Fontepargpadro"/>
    <w:uiPriority w:val="30"/>
    <w:rsid w:val="0070310F"/>
    <w:rPr>
      <w:i/>
      <w:iCs/>
      <w:color w:val="0F4761" w:themeColor="accent1" w:themeShade="BF"/>
    </w:rPr>
  </w:style>
  <w:style w:type="paragraph" w:styleId="PargrafodaLista">
    <w:name w:val="List Paragraph"/>
    <w:basedOn w:val="Normal"/>
    <w:uiPriority w:val="34"/>
    <w:qFormat/>
    <w:rsid w:val="00DE1B6A"/>
    <w:pPr>
      <w:ind w:left="720"/>
      <w:contextualSpacing/>
    </w:pPr>
  </w:style>
  <w:style w:type="character" w:styleId="nfaseIntensa">
    <w:name w:val="Intense Emphasis"/>
    <w:basedOn w:val="Fontepargpadro"/>
    <w:uiPriority w:val="21"/>
    <w:qFormat/>
    <w:rsid w:val="00DE1B6A"/>
    <w:rPr>
      <w:i/>
      <w:iCs/>
      <w:color w:val="0F4761" w:themeColor="accent1" w:themeShade="BF"/>
    </w:rPr>
  </w:style>
  <w:style w:type="character" w:styleId="RefernciaIntensa">
    <w:name w:val="Intense Reference"/>
    <w:basedOn w:val="Fontepargpadro"/>
    <w:uiPriority w:val="32"/>
    <w:qFormat/>
    <w:rsid w:val="00DE1B6A"/>
    <w:rPr>
      <w:b/>
      <w:bCs/>
      <w:smallCaps/>
      <w:color w:val="0F4761" w:themeColor="accent1" w:themeShade="BF"/>
      <w:spacing w:val="5"/>
    </w:rPr>
  </w:style>
  <w:style w:type="paragraph" w:styleId="SemEspaamento">
    <w:name w:val="No Spacing"/>
    <w:uiPriority w:val="1"/>
    <w:qFormat/>
    <w:rsid w:val="00DE1B6A"/>
    <w:pPr>
      <w:spacing w:after="0" w:line="240" w:lineRule="auto"/>
    </w:pPr>
  </w:style>
  <w:style w:type="character" w:styleId="Forte">
    <w:name w:val="Strong"/>
    <w:basedOn w:val="Fontepargpadro"/>
    <w:uiPriority w:val="22"/>
    <w:qFormat/>
    <w:rsid w:val="00DE1B6A"/>
    <w:rPr>
      <w:b/>
      <w:bCs/>
    </w:rPr>
  </w:style>
  <w:style w:type="character" w:styleId="nfase">
    <w:name w:val="Emphasis"/>
    <w:basedOn w:val="Fontepargpadro"/>
    <w:uiPriority w:val="20"/>
    <w:qFormat/>
    <w:rsid w:val="00FC3A35"/>
    <w:rPr>
      <w:i/>
      <w:iCs/>
    </w:rPr>
  </w:style>
  <w:style w:type="character" w:customStyle="1" w:styleId="Heading1Char">
    <w:name w:val="Heading 1 Char"/>
    <w:basedOn w:val="Fontepargpadro"/>
    <w:uiPriority w:val="9"/>
    <w:rsid w:val="00B771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Fontepargpadro"/>
    <w:uiPriority w:val="9"/>
    <w:rsid w:val="00B771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Fontepargpadro"/>
    <w:uiPriority w:val="9"/>
    <w:semiHidden/>
    <w:rsid w:val="00B7712F"/>
    <w:rPr>
      <w:rFonts w:eastAsiaTheme="majorEastAsia" w:cstheme="majorBidi"/>
      <w:color w:val="0F4761" w:themeColor="accent1" w:themeShade="BF"/>
      <w:sz w:val="28"/>
      <w:szCs w:val="28"/>
    </w:rPr>
  </w:style>
  <w:style w:type="character" w:customStyle="1" w:styleId="Heading4Char">
    <w:name w:val="Heading 4 Char"/>
    <w:basedOn w:val="Fontepargpadro"/>
    <w:uiPriority w:val="9"/>
    <w:semiHidden/>
    <w:rsid w:val="00B7712F"/>
    <w:rPr>
      <w:rFonts w:eastAsiaTheme="majorEastAsia" w:cstheme="majorBidi"/>
      <w:i/>
      <w:iCs/>
      <w:color w:val="0F4761" w:themeColor="accent1" w:themeShade="BF"/>
    </w:rPr>
  </w:style>
  <w:style w:type="character" w:customStyle="1" w:styleId="Heading5Char">
    <w:name w:val="Heading 5 Char"/>
    <w:basedOn w:val="Fontepargpadro"/>
    <w:uiPriority w:val="9"/>
    <w:semiHidden/>
    <w:rsid w:val="00B7712F"/>
    <w:rPr>
      <w:rFonts w:eastAsiaTheme="majorEastAsia" w:cstheme="majorBidi"/>
      <w:color w:val="0F4761" w:themeColor="accent1" w:themeShade="BF"/>
    </w:rPr>
  </w:style>
  <w:style w:type="character" w:customStyle="1" w:styleId="Heading6Char">
    <w:name w:val="Heading 6 Char"/>
    <w:basedOn w:val="Fontepargpadro"/>
    <w:uiPriority w:val="9"/>
    <w:semiHidden/>
    <w:rsid w:val="00B7712F"/>
    <w:rPr>
      <w:rFonts w:eastAsiaTheme="majorEastAsia" w:cstheme="majorBidi"/>
      <w:i/>
      <w:iCs/>
      <w:color w:val="595959" w:themeColor="text1" w:themeTint="A6"/>
    </w:rPr>
  </w:style>
  <w:style w:type="character" w:customStyle="1" w:styleId="Heading7Char">
    <w:name w:val="Heading 7 Char"/>
    <w:basedOn w:val="Fontepargpadro"/>
    <w:uiPriority w:val="9"/>
    <w:semiHidden/>
    <w:rsid w:val="00B7712F"/>
    <w:rPr>
      <w:rFonts w:eastAsiaTheme="majorEastAsia" w:cstheme="majorBidi"/>
      <w:color w:val="595959" w:themeColor="text1" w:themeTint="A6"/>
    </w:rPr>
  </w:style>
  <w:style w:type="character" w:customStyle="1" w:styleId="Heading8Char">
    <w:name w:val="Heading 8 Char"/>
    <w:basedOn w:val="Fontepargpadro"/>
    <w:uiPriority w:val="9"/>
    <w:semiHidden/>
    <w:rsid w:val="00B7712F"/>
    <w:rPr>
      <w:rFonts w:eastAsiaTheme="majorEastAsia" w:cstheme="majorBidi"/>
      <w:i/>
      <w:iCs/>
      <w:color w:val="272727" w:themeColor="text1" w:themeTint="D8"/>
    </w:rPr>
  </w:style>
  <w:style w:type="character" w:customStyle="1" w:styleId="Heading9Char">
    <w:name w:val="Heading 9 Char"/>
    <w:basedOn w:val="Fontepargpadro"/>
    <w:uiPriority w:val="9"/>
    <w:semiHidden/>
    <w:rsid w:val="00B7712F"/>
    <w:rPr>
      <w:rFonts w:eastAsiaTheme="majorEastAsia" w:cstheme="majorBidi"/>
      <w:color w:val="272727" w:themeColor="text1" w:themeTint="D8"/>
    </w:rPr>
  </w:style>
  <w:style w:type="paragraph" w:styleId="Ttulo">
    <w:name w:val="Title"/>
    <w:basedOn w:val="Normal"/>
    <w:next w:val="Normal"/>
    <w:link w:val="TtuloChar"/>
    <w:uiPriority w:val="10"/>
    <w:qFormat/>
    <w:rsid w:val="006224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2249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032AC"/>
    <w:rPr>
      <w:rFonts w:ascii="Times New Roman" w:hAnsi="Times New Roman" w:cs="Times New Roman"/>
      <w:sz w:val="24"/>
      <w:szCs w:val="24"/>
    </w:rPr>
  </w:style>
  <w:style w:type="paragraph" w:styleId="Subttulo">
    <w:name w:val="Subtitle"/>
    <w:basedOn w:val="Normal"/>
    <w:next w:val="Normal"/>
    <w:link w:val="SubttuloChar"/>
    <w:uiPriority w:val="11"/>
    <w:qFormat/>
    <w:rsid w:val="00FF073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FF073A"/>
    <w:rPr>
      <w:rFonts w:eastAsiaTheme="minorEastAsia"/>
      <w:color w:val="5A5A5A" w:themeColor="text1" w:themeTint="A5"/>
      <w:spacing w:val="15"/>
    </w:rPr>
  </w:style>
  <w:style w:type="character" w:styleId="TextodoEspaoReservado">
    <w:name w:val="Placeholder Text"/>
    <w:basedOn w:val="Fontepargpadro"/>
    <w:uiPriority w:val="99"/>
    <w:semiHidden/>
    <w:rsid w:val="00B62418"/>
    <w:rPr>
      <w:color w:val="666666"/>
    </w:rPr>
  </w:style>
  <w:style w:type="paragraph" w:styleId="Cabealho">
    <w:name w:val="header"/>
    <w:basedOn w:val="Normal"/>
    <w:link w:val="CabealhoChar"/>
    <w:uiPriority w:val="99"/>
    <w:unhideWhenUsed/>
    <w:rsid w:val="0038001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01E"/>
  </w:style>
  <w:style w:type="paragraph" w:styleId="Rodap">
    <w:name w:val="footer"/>
    <w:basedOn w:val="Normal"/>
    <w:link w:val="RodapChar"/>
    <w:uiPriority w:val="99"/>
    <w:unhideWhenUsed/>
    <w:rsid w:val="0038001E"/>
    <w:pPr>
      <w:tabs>
        <w:tab w:val="center" w:pos="4252"/>
        <w:tab w:val="right" w:pos="8504"/>
      </w:tabs>
      <w:spacing w:after="0" w:line="240" w:lineRule="auto"/>
    </w:pPr>
  </w:style>
  <w:style w:type="character" w:customStyle="1" w:styleId="RodapChar">
    <w:name w:val="Rodapé Char"/>
    <w:basedOn w:val="Fontepargpadro"/>
    <w:link w:val="Rodap"/>
    <w:uiPriority w:val="99"/>
    <w:rsid w:val="0038001E"/>
  </w:style>
  <w:style w:type="table" w:styleId="Tabelacomgrade">
    <w:name w:val="Table Grid"/>
    <w:basedOn w:val="Tabelanormal"/>
    <w:uiPriority w:val="59"/>
    <w:rsid w:val="003800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o">
    <w:name w:val="Revision"/>
    <w:hidden/>
    <w:uiPriority w:val="99"/>
    <w:semiHidden/>
    <w:rsid w:val="00C75EC9"/>
    <w:pPr>
      <w:spacing w:after="0" w:line="240" w:lineRule="auto"/>
    </w:pPr>
  </w:style>
  <w:style w:type="paragraph" w:styleId="CabealhodoSumrio">
    <w:name w:val="TOC Heading"/>
    <w:basedOn w:val="Ttulo1"/>
    <w:next w:val="Normal"/>
    <w:uiPriority w:val="39"/>
    <w:unhideWhenUsed/>
    <w:qFormat/>
    <w:rsid w:val="0096261D"/>
    <w:pPr>
      <w:spacing w:before="240" w:after="0"/>
      <w:outlineLvl w:val="9"/>
    </w:pPr>
    <w:rPr>
      <w:kern w:val="0"/>
      <w:sz w:val="32"/>
      <w:szCs w:val="32"/>
      <w:lang w:eastAsia="pt-BR"/>
      <w14:ligatures w14:val="none"/>
    </w:rPr>
  </w:style>
  <w:style w:type="paragraph" w:styleId="Textodenotaderodap">
    <w:name w:val="footnote text"/>
    <w:basedOn w:val="Normal"/>
    <w:link w:val="TextodenotaderodapChar"/>
    <w:uiPriority w:val="99"/>
    <w:semiHidden/>
    <w:unhideWhenUsed/>
    <w:rsid w:val="0096261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6261D"/>
    <w:rPr>
      <w:sz w:val="20"/>
      <w:szCs w:val="20"/>
    </w:rPr>
  </w:style>
  <w:style w:type="character" w:styleId="Refdenotaderodap">
    <w:name w:val="footnote reference"/>
    <w:basedOn w:val="Fontepargpadro"/>
    <w:uiPriority w:val="99"/>
    <w:semiHidden/>
    <w:unhideWhenUsed/>
    <w:rsid w:val="0096261D"/>
    <w:rPr>
      <w:vertAlign w:val="superscript"/>
    </w:rPr>
  </w:style>
  <w:style w:type="paragraph" w:customStyle="1" w:styleId="TituloUmaGuerradoAmanha">
    <w:name w:val="Titulo Uma Guerra do Amanha"/>
    <w:basedOn w:val="Normal"/>
    <w:link w:val="TituloUmaGuerradoAmanhaChar"/>
    <w:qFormat/>
    <w:rsid w:val="00161487"/>
    <w:pPr>
      <w:jc w:val="center"/>
    </w:pPr>
    <w:rPr>
      <w:rFonts w:asciiTheme="majorHAnsi" w:hAnsiTheme="majorHAnsi"/>
      <w:b/>
      <w:bCs/>
      <w:sz w:val="56"/>
      <w:szCs w:val="56"/>
    </w:rPr>
  </w:style>
  <w:style w:type="character" w:customStyle="1" w:styleId="TituloUmaGuerradoAmanhaChar">
    <w:name w:val="Titulo Uma Guerra do Amanha Char"/>
    <w:basedOn w:val="Fontepargpadro"/>
    <w:link w:val="TituloUmaGuerradoAmanha"/>
    <w:rsid w:val="00161487"/>
    <w:rPr>
      <w:rFonts w:asciiTheme="majorHAnsi" w:hAnsiTheme="majorHAnsi"/>
      <w:b/>
      <w:bCs/>
      <w:sz w:val="56"/>
      <w:szCs w:val="56"/>
    </w:rPr>
  </w:style>
  <w:style w:type="paragraph" w:styleId="Sumrio2">
    <w:name w:val="toc 2"/>
    <w:basedOn w:val="Normal"/>
    <w:next w:val="Normal"/>
    <w:autoRedefine/>
    <w:uiPriority w:val="39"/>
    <w:unhideWhenUsed/>
    <w:rsid w:val="00161487"/>
    <w:pPr>
      <w:spacing w:after="100"/>
      <w:ind w:left="220"/>
    </w:pPr>
    <w:rPr>
      <w:rFonts w:eastAsiaTheme="minorEastAsia" w:cs="Times New Roman"/>
      <w:kern w:val="0"/>
      <w:lang w:eastAsia="pt-BR"/>
      <w14:ligatures w14:val="none"/>
    </w:rPr>
  </w:style>
  <w:style w:type="paragraph" w:styleId="Sumrio1">
    <w:name w:val="toc 1"/>
    <w:basedOn w:val="Normal"/>
    <w:next w:val="Normal"/>
    <w:autoRedefine/>
    <w:uiPriority w:val="39"/>
    <w:unhideWhenUsed/>
    <w:rsid w:val="00161487"/>
    <w:pPr>
      <w:spacing w:after="100"/>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161487"/>
    <w:pPr>
      <w:spacing w:after="100"/>
      <w:ind w:left="440"/>
    </w:pPr>
    <w:rPr>
      <w:rFonts w:eastAsiaTheme="minorEastAsia" w:cs="Times New Roman"/>
      <w:kern w:val="0"/>
      <w:lang w:eastAsia="pt-BR"/>
      <w14:ligatures w14:val="none"/>
    </w:rPr>
  </w:style>
  <w:style w:type="character" w:styleId="Hyperlink">
    <w:name w:val="Hyperlink"/>
    <w:basedOn w:val="Fontepargpadro"/>
    <w:uiPriority w:val="99"/>
    <w:unhideWhenUsed/>
    <w:rsid w:val="00060BA1"/>
    <w:rPr>
      <w:color w:val="467886" w:themeColor="hyperlink"/>
      <w:u w:val="single"/>
    </w:rPr>
  </w:style>
  <w:style w:type="character" w:styleId="HiperlinkVisitado">
    <w:name w:val="FollowedHyperlink"/>
    <w:basedOn w:val="Fontepargpadro"/>
    <w:uiPriority w:val="99"/>
    <w:semiHidden/>
    <w:unhideWhenUsed/>
    <w:rsid w:val="00452A9E"/>
    <w:rPr>
      <w:color w:val="96607D" w:themeColor="followedHyperlink"/>
      <w:u w:val="single"/>
    </w:rPr>
  </w:style>
  <w:style w:type="character" w:styleId="MenoPendente">
    <w:name w:val="Unresolved Mention"/>
    <w:basedOn w:val="Fontepargpadro"/>
    <w:uiPriority w:val="99"/>
    <w:semiHidden/>
    <w:unhideWhenUsed/>
    <w:rsid w:val="00452A9E"/>
    <w:rPr>
      <w:color w:val="605E5C"/>
      <w:shd w:val="clear" w:color="auto" w:fill="E1DFDD"/>
    </w:rPr>
  </w:style>
  <w:style w:type="paragraph" w:customStyle="1" w:styleId="Estilo1">
    <w:name w:val="Estilo1"/>
    <w:basedOn w:val="Ttulo"/>
    <w:link w:val="Estilo1Char"/>
    <w:qFormat/>
    <w:rsid w:val="00452A9E"/>
    <w:pPr>
      <w:jc w:val="center"/>
      <w:outlineLvl w:val="1"/>
    </w:pPr>
    <w:rPr>
      <w:b/>
      <w:bCs/>
      <w:sz w:val="96"/>
      <w:szCs w:val="96"/>
    </w:rPr>
  </w:style>
  <w:style w:type="character" w:customStyle="1" w:styleId="Estilo1Char">
    <w:name w:val="Estilo1 Char"/>
    <w:basedOn w:val="TtuloChar"/>
    <w:link w:val="Estilo1"/>
    <w:rsid w:val="00452A9E"/>
    <w:rPr>
      <w:rFonts w:asciiTheme="majorHAnsi" w:eastAsiaTheme="majorEastAsia" w:hAnsiTheme="majorHAnsi" w:cstheme="majorBidi"/>
      <w:b/>
      <w:bCs/>
      <w:spacing w:val="-10"/>
      <w:kern w:val="28"/>
      <w:sz w:val="96"/>
      <w:szCs w:val="96"/>
    </w:rPr>
  </w:style>
  <w:style w:type="paragraph" w:customStyle="1" w:styleId="Estilo2">
    <w:name w:val="Estilo2"/>
    <w:basedOn w:val="Normal"/>
    <w:link w:val="Estilo2Char"/>
    <w:qFormat/>
    <w:rsid w:val="00452A9E"/>
    <w:pPr>
      <w:jc w:val="both"/>
    </w:pPr>
    <w:rPr>
      <w:rFonts w:ascii="Palatino Linotype" w:eastAsiaTheme="minorEastAsia" w:hAnsi="Palatino Linotype"/>
    </w:rPr>
  </w:style>
  <w:style w:type="character" w:customStyle="1" w:styleId="Estilo2Char">
    <w:name w:val="Estilo2 Char"/>
    <w:basedOn w:val="Fontepargpadro"/>
    <w:link w:val="Estilo2"/>
    <w:rsid w:val="00452A9E"/>
    <w:rPr>
      <w:rFonts w:ascii="Palatino Linotype" w:eastAsiaTheme="minorEastAsia"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89857">
      <w:bodyDiv w:val="1"/>
      <w:marLeft w:val="0"/>
      <w:marRight w:val="0"/>
      <w:marTop w:val="0"/>
      <w:marBottom w:val="0"/>
      <w:divBdr>
        <w:top w:val="none" w:sz="0" w:space="0" w:color="auto"/>
        <w:left w:val="none" w:sz="0" w:space="0" w:color="auto"/>
        <w:bottom w:val="none" w:sz="0" w:space="0" w:color="auto"/>
        <w:right w:val="none" w:sz="0" w:space="0" w:color="auto"/>
      </w:divBdr>
    </w:div>
    <w:div w:id="192231147">
      <w:bodyDiv w:val="1"/>
      <w:marLeft w:val="0"/>
      <w:marRight w:val="0"/>
      <w:marTop w:val="0"/>
      <w:marBottom w:val="0"/>
      <w:divBdr>
        <w:top w:val="none" w:sz="0" w:space="0" w:color="auto"/>
        <w:left w:val="none" w:sz="0" w:space="0" w:color="auto"/>
        <w:bottom w:val="none" w:sz="0" w:space="0" w:color="auto"/>
        <w:right w:val="none" w:sz="0" w:space="0" w:color="auto"/>
      </w:divBdr>
    </w:div>
    <w:div w:id="233664666">
      <w:bodyDiv w:val="1"/>
      <w:marLeft w:val="0"/>
      <w:marRight w:val="0"/>
      <w:marTop w:val="0"/>
      <w:marBottom w:val="0"/>
      <w:divBdr>
        <w:top w:val="none" w:sz="0" w:space="0" w:color="auto"/>
        <w:left w:val="none" w:sz="0" w:space="0" w:color="auto"/>
        <w:bottom w:val="none" w:sz="0" w:space="0" w:color="auto"/>
        <w:right w:val="none" w:sz="0" w:space="0" w:color="auto"/>
      </w:divBdr>
    </w:div>
    <w:div w:id="372079555">
      <w:bodyDiv w:val="1"/>
      <w:marLeft w:val="0"/>
      <w:marRight w:val="0"/>
      <w:marTop w:val="0"/>
      <w:marBottom w:val="0"/>
      <w:divBdr>
        <w:top w:val="none" w:sz="0" w:space="0" w:color="auto"/>
        <w:left w:val="none" w:sz="0" w:space="0" w:color="auto"/>
        <w:bottom w:val="none" w:sz="0" w:space="0" w:color="auto"/>
        <w:right w:val="none" w:sz="0" w:space="0" w:color="auto"/>
      </w:divBdr>
    </w:div>
    <w:div w:id="433552263">
      <w:bodyDiv w:val="1"/>
      <w:marLeft w:val="0"/>
      <w:marRight w:val="0"/>
      <w:marTop w:val="0"/>
      <w:marBottom w:val="0"/>
      <w:divBdr>
        <w:top w:val="none" w:sz="0" w:space="0" w:color="auto"/>
        <w:left w:val="none" w:sz="0" w:space="0" w:color="auto"/>
        <w:bottom w:val="none" w:sz="0" w:space="0" w:color="auto"/>
        <w:right w:val="none" w:sz="0" w:space="0" w:color="auto"/>
      </w:divBdr>
    </w:div>
    <w:div w:id="532614567">
      <w:bodyDiv w:val="1"/>
      <w:marLeft w:val="0"/>
      <w:marRight w:val="0"/>
      <w:marTop w:val="0"/>
      <w:marBottom w:val="0"/>
      <w:divBdr>
        <w:top w:val="none" w:sz="0" w:space="0" w:color="auto"/>
        <w:left w:val="none" w:sz="0" w:space="0" w:color="auto"/>
        <w:bottom w:val="none" w:sz="0" w:space="0" w:color="auto"/>
        <w:right w:val="none" w:sz="0" w:space="0" w:color="auto"/>
      </w:divBdr>
    </w:div>
    <w:div w:id="569118629">
      <w:bodyDiv w:val="1"/>
      <w:marLeft w:val="0"/>
      <w:marRight w:val="0"/>
      <w:marTop w:val="0"/>
      <w:marBottom w:val="0"/>
      <w:divBdr>
        <w:top w:val="none" w:sz="0" w:space="0" w:color="auto"/>
        <w:left w:val="none" w:sz="0" w:space="0" w:color="auto"/>
        <w:bottom w:val="none" w:sz="0" w:space="0" w:color="auto"/>
        <w:right w:val="none" w:sz="0" w:space="0" w:color="auto"/>
      </w:divBdr>
    </w:div>
    <w:div w:id="596325081">
      <w:bodyDiv w:val="1"/>
      <w:marLeft w:val="0"/>
      <w:marRight w:val="0"/>
      <w:marTop w:val="0"/>
      <w:marBottom w:val="0"/>
      <w:divBdr>
        <w:top w:val="none" w:sz="0" w:space="0" w:color="auto"/>
        <w:left w:val="none" w:sz="0" w:space="0" w:color="auto"/>
        <w:bottom w:val="none" w:sz="0" w:space="0" w:color="auto"/>
        <w:right w:val="none" w:sz="0" w:space="0" w:color="auto"/>
      </w:divBdr>
    </w:div>
    <w:div w:id="688456657">
      <w:bodyDiv w:val="1"/>
      <w:marLeft w:val="0"/>
      <w:marRight w:val="0"/>
      <w:marTop w:val="0"/>
      <w:marBottom w:val="0"/>
      <w:divBdr>
        <w:top w:val="none" w:sz="0" w:space="0" w:color="auto"/>
        <w:left w:val="none" w:sz="0" w:space="0" w:color="auto"/>
        <w:bottom w:val="none" w:sz="0" w:space="0" w:color="auto"/>
        <w:right w:val="none" w:sz="0" w:space="0" w:color="auto"/>
      </w:divBdr>
      <w:divsChild>
        <w:div w:id="6297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662226">
      <w:bodyDiv w:val="1"/>
      <w:marLeft w:val="0"/>
      <w:marRight w:val="0"/>
      <w:marTop w:val="0"/>
      <w:marBottom w:val="0"/>
      <w:divBdr>
        <w:top w:val="none" w:sz="0" w:space="0" w:color="auto"/>
        <w:left w:val="none" w:sz="0" w:space="0" w:color="auto"/>
        <w:bottom w:val="none" w:sz="0" w:space="0" w:color="auto"/>
        <w:right w:val="none" w:sz="0" w:space="0" w:color="auto"/>
      </w:divBdr>
    </w:div>
    <w:div w:id="774983534">
      <w:bodyDiv w:val="1"/>
      <w:marLeft w:val="0"/>
      <w:marRight w:val="0"/>
      <w:marTop w:val="0"/>
      <w:marBottom w:val="0"/>
      <w:divBdr>
        <w:top w:val="none" w:sz="0" w:space="0" w:color="auto"/>
        <w:left w:val="none" w:sz="0" w:space="0" w:color="auto"/>
        <w:bottom w:val="none" w:sz="0" w:space="0" w:color="auto"/>
        <w:right w:val="none" w:sz="0" w:space="0" w:color="auto"/>
      </w:divBdr>
    </w:div>
    <w:div w:id="903375602">
      <w:bodyDiv w:val="1"/>
      <w:marLeft w:val="0"/>
      <w:marRight w:val="0"/>
      <w:marTop w:val="0"/>
      <w:marBottom w:val="0"/>
      <w:divBdr>
        <w:top w:val="none" w:sz="0" w:space="0" w:color="auto"/>
        <w:left w:val="none" w:sz="0" w:space="0" w:color="auto"/>
        <w:bottom w:val="none" w:sz="0" w:space="0" w:color="auto"/>
        <w:right w:val="none" w:sz="0" w:space="0" w:color="auto"/>
      </w:divBdr>
    </w:div>
    <w:div w:id="919217267">
      <w:bodyDiv w:val="1"/>
      <w:marLeft w:val="0"/>
      <w:marRight w:val="0"/>
      <w:marTop w:val="0"/>
      <w:marBottom w:val="0"/>
      <w:divBdr>
        <w:top w:val="none" w:sz="0" w:space="0" w:color="auto"/>
        <w:left w:val="none" w:sz="0" w:space="0" w:color="auto"/>
        <w:bottom w:val="none" w:sz="0" w:space="0" w:color="auto"/>
        <w:right w:val="none" w:sz="0" w:space="0" w:color="auto"/>
      </w:divBdr>
      <w:divsChild>
        <w:div w:id="1645816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0354161">
      <w:bodyDiv w:val="1"/>
      <w:marLeft w:val="0"/>
      <w:marRight w:val="0"/>
      <w:marTop w:val="0"/>
      <w:marBottom w:val="0"/>
      <w:divBdr>
        <w:top w:val="none" w:sz="0" w:space="0" w:color="auto"/>
        <w:left w:val="none" w:sz="0" w:space="0" w:color="auto"/>
        <w:bottom w:val="none" w:sz="0" w:space="0" w:color="auto"/>
        <w:right w:val="none" w:sz="0" w:space="0" w:color="auto"/>
      </w:divBdr>
    </w:div>
    <w:div w:id="1050760506">
      <w:bodyDiv w:val="1"/>
      <w:marLeft w:val="0"/>
      <w:marRight w:val="0"/>
      <w:marTop w:val="0"/>
      <w:marBottom w:val="0"/>
      <w:divBdr>
        <w:top w:val="none" w:sz="0" w:space="0" w:color="auto"/>
        <w:left w:val="none" w:sz="0" w:space="0" w:color="auto"/>
        <w:bottom w:val="none" w:sz="0" w:space="0" w:color="auto"/>
        <w:right w:val="none" w:sz="0" w:space="0" w:color="auto"/>
      </w:divBdr>
    </w:div>
    <w:div w:id="1052971642">
      <w:bodyDiv w:val="1"/>
      <w:marLeft w:val="0"/>
      <w:marRight w:val="0"/>
      <w:marTop w:val="0"/>
      <w:marBottom w:val="0"/>
      <w:divBdr>
        <w:top w:val="none" w:sz="0" w:space="0" w:color="auto"/>
        <w:left w:val="none" w:sz="0" w:space="0" w:color="auto"/>
        <w:bottom w:val="none" w:sz="0" w:space="0" w:color="auto"/>
        <w:right w:val="none" w:sz="0" w:space="0" w:color="auto"/>
      </w:divBdr>
    </w:div>
    <w:div w:id="1101876024">
      <w:bodyDiv w:val="1"/>
      <w:marLeft w:val="0"/>
      <w:marRight w:val="0"/>
      <w:marTop w:val="0"/>
      <w:marBottom w:val="0"/>
      <w:divBdr>
        <w:top w:val="none" w:sz="0" w:space="0" w:color="auto"/>
        <w:left w:val="none" w:sz="0" w:space="0" w:color="auto"/>
        <w:bottom w:val="none" w:sz="0" w:space="0" w:color="auto"/>
        <w:right w:val="none" w:sz="0" w:space="0" w:color="auto"/>
      </w:divBdr>
    </w:div>
    <w:div w:id="1248154577">
      <w:bodyDiv w:val="1"/>
      <w:marLeft w:val="0"/>
      <w:marRight w:val="0"/>
      <w:marTop w:val="0"/>
      <w:marBottom w:val="0"/>
      <w:divBdr>
        <w:top w:val="none" w:sz="0" w:space="0" w:color="auto"/>
        <w:left w:val="none" w:sz="0" w:space="0" w:color="auto"/>
        <w:bottom w:val="none" w:sz="0" w:space="0" w:color="auto"/>
        <w:right w:val="none" w:sz="0" w:space="0" w:color="auto"/>
      </w:divBdr>
    </w:div>
    <w:div w:id="1531917734">
      <w:bodyDiv w:val="1"/>
      <w:marLeft w:val="0"/>
      <w:marRight w:val="0"/>
      <w:marTop w:val="0"/>
      <w:marBottom w:val="0"/>
      <w:divBdr>
        <w:top w:val="none" w:sz="0" w:space="0" w:color="auto"/>
        <w:left w:val="none" w:sz="0" w:space="0" w:color="auto"/>
        <w:bottom w:val="none" w:sz="0" w:space="0" w:color="auto"/>
        <w:right w:val="none" w:sz="0" w:space="0" w:color="auto"/>
      </w:divBdr>
      <w:divsChild>
        <w:div w:id="91164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513668">
      <w:bodyDiv w:val="1"/>
      <w:marLeft w:val="0"/>
      <w:marRight w:val="0"/>
      <w:marTop w:val="0"/>
      <w:marBottom w:val="0"/>
      <w:divBdr>
        <w:top w:val="none" w:sz="0" w:space="0" w:color="auto"/>
        <w:left w:val="none" w:sz="0" w:space="0" w:color="auto"/>
        <w:bottom w:val="none" w:sz="0" w:space="0" w:color="auto"/>
        <w:right w:val="none" w:sz="0" w:space="0" w:color="auto"/>
      </w:divBdr>
    </w:div>
    <w:div w:id="1596326249">
      <w:bodyDiv w:val="1"/>
      <w:marLeft w:val="0"/>
      <w:marRight w:val="0"/>
      <w:marTop w:val="0"/>
      <w:marBottom w:val="0"/>
      <w:divBdr>
        <w:top w:val="none" w:sz="0" w:space="0" w:color="auto"/>
        <w:left w:val="none" w:sz="0" w:space="0" w:color="auto"/>
        <w:bottom w:val="none" w:sz="0" w:space="0" w:color="auto"/>
        <w:right w:val="none" w:sz="0" w:space="0" w:color="auto"/>
      </w:divBdr>
    </w:div>
    <w:div w:id="1605456510">
      <w:bodyDiv w:val="1"/>
      <w:marLeft w:val="0"/>
      <w:marRight w:val="0"/>
      <w:marTop w:val="0"/>
      <w:marBottom w:val="0"/>
      <w:divBdr>
        <w:top w:val="none" w:sz="0" w:space="0" w:color="auto"/>
        <w:left w:val="none" w:sz="0" w:space="0" w:color="auto"/>
        <w:bottom w:val="none" w:sz="0" w:space="0" w:color="auto"/>
        <w:right w:val="none" w:sz="0" w:space="0" w:color="auto"/>
      </w:divBdr>
    </w:div>
    <w:div w:id="1647079807">
      <w:bodyDiv w:val="1"/>
      <w:marLeft w:val="0"/>
      <w:marRight w:val="0"/>
      <w:marTop w:val="0"/>
      <w:marBottom w:val="0"/>
      <w:divBdr>
        <w:top w:val="none" w:sz="0" w:space="0" w:color="auto"/>
        <w:left w:val="none" w:sz="0" w:space="0" w:color="auto"/>
        <w:bottom w:val="none" w:sz="0" w:space="0" w:color="auto"/>
        <w:right w:val="none" w:sz="0" w:space="0" w:color="auto"/>
      </w:divBdr>
    </w:div>
    <w:div w:id="1804032609">
      <w:bodyDiv w:val="1"/>
      <w:marLeft w:val="0"/>
      <w:marRight w:val="0"/>
      <w:marTop w:val="0"/>
      <w:marBottom w:val="0"/>
      <w:divBdr>
        <w:top w:val="none" w:sz="0" w:space="0" w:color="auto"/>
        <w:left w:val="none" w:sz="0" w:space="0" w:color="auto"/>
        <w:bottom w:val="none" w:sz="0" w:space="0" w:color="auto"/>
        <w:right w:val="none" w:sz="0" w:space="0" w:color="auto"/>
      </w:divBdr>
    </w:div>
    <w:div w:id="1903566340">
      <w:bodyDiv w:val="1"/>
      <w:marLeft w:val="0"/>
      <w:marRight w:val="0"/>
      <w:marTop w:val="0"/>
      <w:marBottom w:val="0"/>
      <w:divBdr>
        <w:top w:val="none" w:sz="0" w:space="0" w:color="auto"/>
        <w:left w:val="none" w:sz="0" w:space="0" w:color="auto"/>
        <w:bottom w:val="none" w:sz="0" w:space="0" w:color="auto"/>
        <w:right w:val="none" w:sz="0" w:space="0" w:color="auto"/>
      </w:divBdr>
      <w:divsChild>
        <w:div w:id="98698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5430">
      <w:bodyDiv w:val="1"/>
      <w:marLeft w:val="0"/>
      <w:marRight w:val="0"/>
      <w:marTop w:val="0"/>
      <w:marBottom w:val="0"/>
      <w:divBdr>
        <w:top w:val="none" w:sz="0" w:space="0" w:color="auto"/>
        <w:left w:val="none" w:sz="0" w:space="0" w:color="auto"/>
        <w:bottom w:val="none" w:sz="0" w:space="0" w:color="auto"/>
        <w:right w:val="none" w:sz="0" w:space="0" w:color="auto"/>
      </w:divBdr>
    </w:div>
    <w:div w:id="1994797227">
      <w:bodyDiv w:val="1"/>
      <w:marLeft w:val="0"/>
      <w:marRight w:val="0"/>
      <w:marTop w:val="0"/>
      <w:marBottom w:val="0"/>
      <w:divBdr>
        <w:top w:val="none" w:sz="0" w:space="0" w:color="auto"/>
        <w:left w:val="none" w:sz="0" w:space="0" w:color="auto"/>
        <w:bottom w:val="none" w:sz="0" w:space="0" w:color="auto"/>
        <w:right w:val="none" w:sz="0" w:space="0" w:color="auto"/>
      </w:divBdr>
    </w:div>
    <w:div w:id="2061977006">
      <w:bodyDiv w:val="1"/>
      <w:marLeft w:val="0"/>
      <w:marRight w:val="0"/>
      <w:marTop w:val="0"/>
      <w:marBottom w:val="0"/>
      <w:divBdr>
        <w:top w:val="none" w:sz="0" w:space="0" w:color="auto"/>
        <w:left w:val="none" w:sz="0" w:space="0" w:color="auto"/>
        <w:bottom w:val="none" w:sz="0" w:space="0" w:color="auto"/>
        <w:right w:val="none" w:sz="0" w:space="0" w:color="auto"/>
      </w:divBdr>
    </w:div>
    <w:div w:id="2074306844">
      <w:bodyDiv w:val="1"/>
      <w:marLeft w:val="0"/>
      <w:marRight w:val="0"/>
      <w:marTop w:val="0"/>
      <w:marBottom w:val="0"/>
      <w:divBdr>
        <w:top w:val="none" w:sz="0" w:space="0" w:color="auto"/>
        <w:left w:val="none" w:sz="0" w:space="0" w:color="auto"/>
        <w:bottom w:val="none" w:sz="0" w:space="0" w:color="auto"/>
        <w:right w:val="none" w:sz="0" w:space="0" w:color="auto"/>
      </w:divBdr>
    </w:div>
    <w:div w:id="208144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MayaDawn16@classe3.com"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6.xml"/><Relationship Id="rId28" Type="http://schemas.microsoft.com/office/2020/10/relationships/intelligence" Target="intelligence2.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toredTranscription xmlns="http://schemas.microsoft.com/office/transcription/2022">{"storageType":"DocumentXmlStorage","descriptor":{"transcription":{"transcriptSegments":[{"text":"E aí, Vitor, descobriu como disco? Fotografaram a mensagem da casa maior América?","language":"pt","start":0.8099999999999999,"end":6.409999999999999,"speakerId":0}],"speakerNames":[null]},"audioOneDriveItem":{"driveId":"ab7b076855643fba","itemId":"AB7B076855643FBA!1797472"}}}</storedTranscription>
</file>

<file path=customXml/itemProps1.xml><?xml version="1.0" encoding="utf-8"?>
<ds:datastoreItem xmlns:ds="http://schemas.openxmlformats.org/officeDocument/2006/customXml" ds:itemID="{BA76F22E-187C-4A36-812E-9A87CD7314D2}">
  <ds:schemaRefs>
    <ds:schemaRef ds:uri="http://schemas.openxmlformats.org/officeDocument/2006/bibliography"/>
  </ds:schemaRefs>
</ds:datastoreItem>
</file>

<file path=customXml/itemProps2.xml><?xml version="1.0" encoding="utf-8"?>
<ds:datastoreItem xmlns:ds="http://schemas.openxmlformats.org/officeDocument/2006/customXml" ds:itemID="{342B6026-BD90-4565-A9FA-C2161FC0EB9C}">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27110</Words>
  <Characters>146394</Characters>
  <Application>Microsoft Office Word</Application>
  <DocSecurity>0</DocSecurity>
  <Lines>1219</Lines>
  <Paragraphs>346</Paragraphs>
  <ScaleCrop>false</ScaleCrop>
  <Company/>
  <LinksUpToDate>false</LinksUpToDate>
  <CharactersWithSpaces>173158</CharactersWithSpaces>
  <SharedDoc>false</SharedDoc>
  <HLinks>
    <vt:vector size="132" baseType="variant">
      <vt:variant>
        <vt:i4>1376305</vt:i4>
      </vt:variant>
      <vt:variant>
        <vt:i4>128</vt:i4>
      </vt:variant>
      <vt:variant>
        <vt:i4>0</vt:i4>
      </vt:variant>
      <vt:variant>
        <vt:i4>5</vt:i4>
      </vt:variant>
      <vt:variant>
        <vt:lpwstr/>
      </vt:variant>
      <vt:variant>
        <vt:lpwstr>_Toc196033584</vt:lpwstr>
      </vt:variant>
      <vt:variant>
        <vt:i4>1376305</vt:i4>
      </vt:variant>
      <vt:variant>
        <vt:i4>122</vt:i4>
      </vt:variant>
      <vt:variant>
        <vt:i4>0</vt:i4>
      </vt:variant>
      <vt:variant>
        <vt:i4>5</vt:i4>
      </vt:variant>
      <vt:variant>
        <vt:lpwstr/>
      </vt:variant>
      <vt:variant>
        <vt:lpwstr>_Toc196033583</vt:lpwstr>
      </vt:variant>
      <vt:variant>
        <vt:i4>1376305</vt:i4>
      </vt:variant>
      <vt:variant>
        <vt:i4>116</vt:i4>
      </vt:variant>
      <vt:variant>
        <vt:i4>0</vt:i4>
      </vt:variant>
      <vt:variant>
        <vt:i4>5</vt:i4>
      </vt:variant>
      <vt:variant>
        <vt:lpwstr/>
      </vt:variant>
      <vt:variant>
        <vt:lpwstr>_Toc196033582</vt:lpwstr>
      </vt:variant>
      <vt:variant>
        <vt:i4>1376305</vt:i4>
      </vt:variant>
      <vt:variant>
        <vt:i4>110</vt:i4>
      </vt:variant>
      <vt:variant>
        <vt:i4>0</vt:i4>
      </vt:variant>
      <vt:variant>
        <vt:i4>5</vt:i4>
      </vt:variant>
      <vt:variant>
        <vt:lpwstr/>
      </vt:variant>
      <vt:variant>
        <vt:lpwstr>_Toc196033581</vt:lpwstr>
      </vt:variant>
      <vt:variant>
        <vt:i4>1376305</vt:i4>
      </vt:variant>
      <vt:variant>
        <vt:i4>104</vt:i4>
      </vt:variant>
      <vt:variant>
        <vt:i4>0</vt:i4>
      </vt:variant>
      <vt:variant>
        <vt:i4>5</vt:i4>
      </vt:variant>
      <vt:variant>
        <vt:lpwstr/>
      </vt:variant>
      <vt:variant>
        <vt:lpwstr>_Toc196033580</vt:lpwstr>
      </vt:variant>
      <vt:variant>
        <vt:i4>1703985</vt:i4>
      </vt:variant>
      <vt:variant>
        <vt:i4>98</vt:i4>
      </vt:variant>
      <vt:variant>
        <vt:i4>0</vt:i4>
      </vt:variant>
      <vt:variant>
        <vt:i4>5</vt:i4>
      </vt:variant>
      <vt:variant>
        <vt:lpwstr/>
      </vt:variant>
      <vt:variant>
        <vt:lpwstr>_Toc196033579</vt:lpwstr>
      </vt:variant>
      <vt:variant>
        <vt:i4>1703985</vt:i4>
      </vt:variant>
      <vt:variant>
        <vt:i4>92</vt:i4>
      </vt:variant>
      <vt:variant>
        <vt:i4>0</vt:i4>
      </vt:variant>
      <vt:variant>
        <vt:i4>5</vt:i4>
      </vt:variant>
      <vt:variant>
        <vt:lpwstr/>
      </vt:variant>
      <vt:variant>
        <vt:lpwstr>_Toc196033578</vt:lpwstr>
      </vt:variant>
      <vt:variant>
        <vt:i4>1703985</vt:i4>
      </vt:variant>
      <vt:variant>
        <vt:i4>86</vt:i4>
      </vt:variant>
      <vt:variant>
        <vt:i4>0</vt:i4>
      </vt:variant>
      <vt:variant>
        <vt:i4>5</vt:i4>
      </vt:variant>
      <vt:variant>
        <vt:lpwstr/>
      </vt:variant>
      <vt:variant>
        <vt:lpwstr>_Toc196033577</vt:lpwstr>
      </vt:variant>
      <vt:variant>
        <vt:i4>1703985</vt:i4>
      </vt:variant>
      <vt:variant>
        <vt:i4>80</vt:i4>
      </vt:variant>
      <vt:variant>
        <vt:i4>0</vt:i4>
      </vt:variant>
      <vt:variant>
        <vt:i4>5</vt:i4>
      </vt:variant>
      <vt:variant>
        <vt:lpwstr/>
      </vt:variant>
      <vt:variant>
        <vt:lpwstr>_Toc196033576</vt:lpwstr>
      </vt:variant>
      <vt:variant>
        <vt:i4>1703985</vt:i4>
      </vt:variant>
      <vt:variant>
        <vt:i4>74</vt:i4>
      </vt:variant>
      <vt:variant>
        <vt:i4>0</vt:i4>
      </vt:variant>
      <vt:variant>
        <vt:i4>5</vt:i4>
      </vt:variant>
      <vt:variant>
        <vt:lpwstr/>
      </vt:variant>
      <vt:variant>
        <vt:lpwstr>_Toc196033575</vt:lpwstr>
      </vt:variant>
      <vt:variant>
        <vt:i4>1703985</vt:i4>
      </vt:variant>
      <vt:variant>
        <vt:i4>68</vt:i4>
      </vt:variant>
      <vt:variant>
        <vt:i4>0</vt:i4>
      </vt:variant>
      <vt:variant>
        <vt:i4>5</vt:i4>
      </vt:variant>
      <vt:variant>
        <vt:lpwstr/>
      </vt:variant>
      <vt:variant>
        <vt:lpwstr>_Toc196033574</vt:lpwstr>
      </vt:variant>
      <vt:variant>
        <vt:i4>1703985</vt:i4>
      </vt:variant>
      <vt:variant>
        <vt:i4>62</vt:i4>
      </vt:variant>
      <vt:variant>
        <vt:i4>0</vt:i4>
      </vt:variant>
      <vt:variant>
        <vt:i4>5</vt:i4>
      </vt:variant>
      <vt:variant>
        <vt:lpwstr/>
      </vt:variant>
      <vt:variant>
        <vt:lpwstr>_Toc196033573</vt:lpwstr>
      </vt:variant>
      <vt:variant>
        <vt:i4>1703985</vt:i4>
      </vt:variant>
      <vt:variant>
        <vt:i4>56</vt:i4>
      </vt:variant>
      <vt:variant>
        <vt:i4>0</vt:i4>
      </vt:variant>
      <vt:variant>
        <vt:i4>5</vt:i4>
      </vt:variant>
      <vt:variant>
        <vt:lpwstr/>
      </vt:variant>
      <vt:variant>
        <vt:lpwstr>_Toc196033572</vt:lpwstr>
      </vt:variant>
      <vt:variant>
        <vt:i4>1703985</vt:i4>
      </vt:variant>
      <vt:variant>
        <vt:i4>50</vt:i4>
      </vt:variant>
      <vt:variant>
        <vt:i4>0</vt:i4>
      </vt:variant>
      <vt:variant>
        <vt:i4>5</vt:i4>
      </vt:variant>
      <vt:variant>
        <vt:lpwstr/>
      </vt:variant>
      <vt:variant>
        <vt:lpwstr>_Toc196033571</vt:lpwstr>
      </vt:variant>
      <vt:variant>
        <vt:i4>1703985</vt:i4>
      </vt:variant>
      <vt:variant>
        <vt:i4>44</vt:i4>
      </vt:variant>
      <vt:variant>
        <vt:i4>0</vt:i4>
      </vt:variant>
      <vt:variant>
        <vt:i4>5</vt:i4>
      </vt:variant>
      <vt:variant>
        <vt:lpwstr/>
      </vt:variant>
      <vt:variant>
        <vt:lpwstr>_Toc196033570</vt:lpwstr>
      </vt:variant>
      <vt:variant>
        <vt:i4>1769521</vt:i4>
      </vt:variant>
      <vt:variant>
        <vt:i4>38</vt:i4>
      </vt:variant>
      <vt:variant>
        <vt:i4>0</vt:i4>
      </vt:variant>
      <vt:variant>
        <vt:i4>5</vt:i4>
      </vt:variant>
      <vt:variant>
        <vt:lpwstr/>
      </vt:variant>
      <vt:variant>
        <vt:lpwstr>_Toc196033569</vt:lpwstr>
      </vt:variant>
      <vt:variant>
        <vt:i4>1769521</vt:i4>
      </vt:variant>
      <vt:variant>
        <vt:i4>32</vt:i4>
      </vt:variant>
      <vt:variant>
        <vt:i4>0</vt:i4>
      </vt:variant>
      <vt:variant>
        <vt:i4>5</vt:i4>
      </vt:variant>
      <vt:variant>
        <vt:lpwstr/>
      </vt:variant>
      <vt:variant>
        <vt:lpwstr>_Toc196033568</vt:lpwstr>
      </vt:variant>
      <vt:variant>
        <vt:i4>1769521</vt:i4>
      </vt:variant>
      <vt:variant>
        <vt:i4>26</vt:i4>
      </vt:variant>
      <vt:variant>
        <vt:i4>0</vt:i4>
      </vt:variant>
      <vt:variant>
        <vt:i4>5</vt:i4>
      </vt:variant>
      <vt:variant>
        <vt:lpwstr/>
      </vt:variant>
      <vt:variant>
        <vt:lpwstr>_Toc196033567</vt:lpwstr>
      </vt:variant>
      <vt:variant>
        <vt:i4>1769521</vt:i4>
      </vt:variant>
      <vt:variant>
        <vt:i4>20</vt:i4>
      </vt:variant>
      <vt:variant>
        <vt:i4>0</vt:i4>
      </vt:variant>
      <vt:variant>
        <vt:i4>5</vt:i4>
      </vt:variant>
      <vt:variant>
        <vt:lpwstr/>
      </vt:variant>
      <vt:variant>
        <vt:lpwstr>_Toc196033566</vt:lpwstr>
      </vt:variant>
      <vt:variant>
        <vt:i4>1769521</vt:i4>
      </vt:variant>
      <vt:variant>
        <vt:i4>14</vt:i4>
      </vt:variant>
      <vt:variant>
        <vt:i4>0</vt:i4>
      </vt:variant>
      <vt:variant>
        <vt:i4>5</vt:i4>
      </vt:variant>
      <vt:variant>
        <vt:lpwstr/>
      </vt:variant>
      <vt:variant>
        <vt:lpwstr>_Toc196033565</vt:lpwstr>
      </vt:variant>
      <vt:variant>
        <vt:i4>1769521</vt:i4>
      </vt:variant>
      <vt:variant>
        <vt:i4>8</vt:i4>
      </vt:variant>
      <vt:variant>
        <vt:i4>0</vt:i4>
      </vt:variant>
      <vt:variant>
        <vt:i4>5</vt:i4>
      </vt:variant>
      <vt:variant>
        <vt:lpwstr/>
      </vt:variant>
      <vt:variant>
        <vt:lpwstr>_Toc196033564</vt:lpwstr>
      </vt:variant>
      <vt:variant>
        <vt:i4>1769521</vt:i4>
      </vt:variant>
      <vt:variant>
        <vt:i4>2</vt:i4>
      </vt:variant>
      <vt:variant>
        <vt:i4>0</vt:i4>
      </vt:variant>
      <vt:variant>
        <vt:i4>5</vt:i4>
      </vt:variant>
      <vt:variant>
        <vt:lpwstr/>
      </vt:variant>
      <vt:variant>
        <vt:lpwstr>_Toc196033563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Fabiana Camargo</dc:creator>
  <cp:keywords/>
  <dc:description/>
  <cp:lastModifiedBy>Fabiana Camargo</cp:lastModifiedBy>
  <cp:revision>2</cp:revision>
  <cp:lastPrinted>2025-04-17T17:11:00Z</cp:lastPrinted>
  <dcterms:created xsi:type="dcterms:W3CDTF">2025-07-05T01:51:00Z</dcterms:created>
  <dcterms:modified xsi:type="dcterms:W3CDTF">2025-07-05T01:51:00Z</dcterms:modified>
</cp:coreProperties>
</file>